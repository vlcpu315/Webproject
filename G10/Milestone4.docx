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EF57" w14:textId="77777777" w:rsidR="00CE1FD6" w:rsidRDefault="00CE1FD6" w:rsidP="006D5B8A">
      <w:pPr>
        <w:widowControl/>
        <w:jc w:val="left"/>
        <w:rPr>
          <w:rFonts w:ascii="Times New Roman" w:eastAsia="SimSun" w:hAnsi="Times New Roman" w:cs="Times New Roman"/>
          <w:b/>
          <w:bCs/>
          <w:color w:val="000000"/>
          <w:kern w:val="0"/>
          <w:sz w:val="36"/>
          <w:szCs w:val="36"/>
        </w:rPr>
      </w:pPr>
    </w:p>
    <w:p w14:paraId="4CCF029B" w14:textId="77777777" w:rsidR="00CE1FD6" w:rsidRDefault="00CE1FD6" w:rsidP="006D5B8A">
      <w:pPr>
        <w:widowControl/>
        <w:jc w:val="left"/>
        <w:rPr>
          <w:rFonts w:ascii="Times New Roman" w:eastAsia="SimSun" w:hAnsi="Times New Roman" w:cs="Times New Roman"/>
          <w:b/>
          <w:bCs/>
          <w:color w:val="000000"/>
          <w:kern w:val="0"/>
          <w:sz w:val="36"/>
          <w:szCs w:val="36"/>
        </w:rPr>
      </w:pPr>
    </w:p>
    <w:p w14:paraId="72BA6025" w14:textId="77777777" w:rsidR="00CE1FD6" w:rsidRDefault="00CE1FD6" w:rsidP="006D5B8A">
      <w:pPr>
        <w:widowControl/>
        <w:jc w:val="left"/>
        <w:rPr>
          <w:rFonts w:ascii="Times New Roman" w:eastAsia="SimSun" w:hAnsi="Times New Roman" w:cs="Times New Roman"/>
          <w:b/>
          <w:bCs/>
          <w:color w:val="000000"/>
          <w:kern w:val="0"/>
          <w:sz w:val="36"/>
          <w:szCs w:val="36"/>
        </w:rPr>
      </w:pPr>
    </w:p>
    <w:p w14:paraId="0D3644BF" w14:textId="77777777" w:rsidR="00CE1FD6" w:rsidRDefault="00CE1FD6" w:rsidP="00CE1FD6">
      <w:pPr>
        <w:widowControl/>
        <w:jc w:val="left"/>
        <w:rPr>
          <w:rFonts w:ascii="Times New Roman" w:eastAsia="SimSun" w:hAnsi="Times New Roman" w:cs="Times New Roman"/>
          <w:b/>
          <w:bCs/>
          <w:color w:val="000000"/>
          <w:kern w:val="0"/>
          <w:sz w:val="36"/>
          <w:szCs w:val="36"/>
        </w:rPr>
      </w:pPr>
    </w:p>
    <w:p w14:paraId="3A7843D8" w14:textId="77777777" w:rsidR="00CE1FD6" w:rsidRDefault="00CE1FD6" w:rsidP="00CE1FD6">
      <w:pPr>
        <w:widowControl/>
        <w:jc w:val="left"/>
        <w:rPr>
          <w:rFonts w:ascii="Times New Roman" w:eastAsia="SimSun" w:hAnsi="Times New Roman" w:cs="Times New Roman"/>
          <w:b/>
          <w:bCs/>
          <w:color w:val="000000"/>
          <w:kern w:val="0"/>
          <w:sz w:val="36"/>
          <w:szCs w:val="36"/>
        </w:rPr>
      </w:pPr>
    </w:p>
    <w:p w14:paraId="084011DF" w14:textId="77777777" w:rsidR="00CE1FD6" w:rsidRDefault="00CE1FD6" w:rsidP="00CE1FD6">
      <w:pPr>
        <w:widowControl/>
        <w:jc w:val="left"/>
        <w:rPr>
          <w:rFonts w:ascii="Times New Roman" w:eastAsia="SimSun" w:hAnsi="Times New Roman" w:cs="Times New Roman"/>
          <w:b/>
          <w:bCs/>
          <w:color w:val="000000"/>
          <w:kern w:val="0"/>
          <w:sz w:val="36"/>
          <w:szCs w:val="36"/>
        </w:rPr>
      </w:pPr>
    </w:p>
    <w:p w14:paraId="342B5E20" w14:textId="77777777" w:rsidR="00CE1FD6" w:rsidRDefault="00CE1FD6" w:rsidP="00CE1FD6">
      <w:pPr>
        <w:widowControl/>
        <w:jc w:val="left"/>
        <w:rPr>
          <w:rFonts w:ascii="Times New Roman" w:eastAsia="SimSun" w:hAnsi="Times New Roman" w:cs="Times New Roman"/>
          <w:b/>
          <w:bCs/>
          <w:color w:val="000000"/>
          <w:kern w:val="0"/>
          <w:sz w:val="36"/>
          <w:szCs w:val="36"/>
        </w:rPr>
      </w:pPr>
    </w:p>
    <w:p w14:paraId="12FB9F28" w14:textId="794D65FA" w:rsidR="00CE1FD6" w:rsidRPr="0075499A" w:rsidRDefault="00CE1FD6" w:rsidP="00A20B74">
      <w:pPr>
        <w:pStyle w:val="Title"/>
        <w:jc w:val="center"/>
        <w:rPr>
          <w:rPrChange w:id="1" w:author="Yijia Cheng" w:date="2017-03-21T12:16:00Z">
            <w:rPr>
              <w:rFonts w:eastAsia="SimSun" w:cs="Times New Roman"/>
              <w:b/>
              <w:bCs/>
              <w:color w:val="000000"/>
              <w:kern w:val="0"/>
              <w:sz w:val="36"/>
              <w:szCs w:val="36"/>
            </w:rPr>
          </w:rPrChange>
        </w:rPr>
      </w:pPr>
      <w:r w:rsidRPr="0075499A">
        <w:rPr>
          <w:rPrChange w:id="2" w:author="Yijia Cheng" w:date="2017-03-21T12:16:00Z">
            <w:rPr>
              <w:rFonts w:eastAsia="SimSun" w:cs="Times New Roman"/>
              <w:b/>
              <w:bCs/>
              <w:color w:val="000000"/>
              <w:spacing w:val="0"/>
              <w:kern w:val="0"/>
              <w:sz w:val="36"/>
              <w:szCs w:val="36"/>
            </w:rPr>
          </w:rPrChange>
        </w:rPr>
        <w:t xml:space="preserve">Milestone </w:t>
      </w:r>
      <w:r w:rsidR="00A20B74">
        <w:t>4</w:t>
      </w:r>
    </w:p>
    <w:p w14:paraId="290F6B5D" w14:textId="3247801A" w:rsidR="00CE1FD6" w:rsidRPr="0075499A" w:rsidRDefault="00CE1FD6" w:rsidP="00A20B74">
      <w:pPr>
        <w:pStyle w:val="Title"/>
        <w:jc w:val="center"/>
        <w:rPr>
          <w:rPrChange w:id="3" w:author="Yijia Cheng" w:date="2017-03-21T12:16:00Z">
            <w:rPr>
              <w:rFonts w:eastAsia="SimSun" w:cs="Times New Roman"/>
              <w:b/>
              <w:bCs/>
              <w:color w:val="000000"/>
              <w:kern w:val="0"/>
              <w:sz w:val="36"/>
              <w:szCs w:val="36"/>
            </w:rPr>
          </w:rPrChange>
        </w:rPr>
      </w:pPr>
      <w:r w:rsidRPr="0075499A">
        <w:rPr>
          <w:rPrChange w:id="4" w:author="Yijia Cheng" w:date="2017-03-21T12:16:00Z">
            <w:rPr>
              <w:rFonts w:eastAsia="SimSun" w:cs="Times New Roman"/>
              <w:b/>
              <w:bCs/>
              <w:color w:val="000000"/>
              <w:spacing w:val="0"/>
              <w:kern w:val="0"/>
              <w:sz w:val="36"/>
              <w:szCs w:val="36"/>
            </w:rPr>
          </w:rPrChange>
        </w:rPr>
        <w:t xml:space="preserve">Deployed </w:t>
      </w:r>
      <w:r w:rsidR="00547493" w:rsidRPr="0075499A">
        <w:rPr>
          <w:rPrChange w:id="5" w:author="Yijia Cheng" w:date="2017-03-21T12:16:00Z">
            <w:rPr/>
          </w:rPrChange>
        </w:rPr>
        <w:t>JavaScript</w:t>
      </w:r>
      <w:bookmarkStart w:id="6" w:name="_GoBack"/>
      <w:bookmarkEnd w:id="6"/>
      <w:r w:rsidRPr="0075499A">
        <w:rPr>
          <w:rPrChange w:id="7" w:author="Yijia Cheng" w:date="2017-03-21T12:16:00Z">
            <w:rPr>
              <w:rFonts w:eastAsia="SimSun" w:cs="Times New Roman"/>
              <w:b/>
              <w:bCs/>
              <w:color w:val="000000"/>
              <w:spacing w:val="0"/>
              <w:kern w:val="0"/>
              <w:sz w:val="36"/>
              <w:szCs w:val="36"/>
            </w:rPr>
          </w:rPrChange>
        </w:rPr>
        <w:t>-enabled site – validated, tested</w:t>
      </w:r>
    </w:p>
    <w:p w14:paraId="1E54B498" w14:textId="17672847" w:rsidR="00CE1FD6" w:rsidRPr="002C43B8" w:rsidRDefault="00CE1FD6">
      <w:pPr>
        <w:jc w:val="center"/>
        <w:rPr>
          <w:rFonts w:ascii="Times New Roman" w:hAnsi="Times New Roman" w:cs="Times New Roman"/>
          <w:sz w:val="32"/>
          <w:szCs w:val="32"/>
          <w:rPrChange w:id="8" w:author="Yijia Cheng" w:date="2017-03-21T13:09:00Z">
            <w:rPr>
              <w:rFonts w:ascii="Times New Roman" w:eastAsia="SimSun" w:hAnsi="Times New Roman" w:cs="Times New Roman"/>
              <w:b/>
              <w:bCs/>
              <w:color w:val="000000"/>
              <w:kern w:val="0"/>
              <w:sz w:val="36"/>
              <w:szCs w:val="36"/>
            </w:rPr>
          </w:rPrChange>
        </w:rPr>
        <w:pPrChange w:id="9" w:author="Yijia Cheng" w:date="2017-03-21T11:57:00Z">
          <w:pPr>
            <w:widowControl/>
            <w:jc w:val="left"/>
          </w:pPr>
        </w:pPrChange>
      </w:pPr>
      <w:r w:rsidRPr="002C43B8">
        <w:rPr>
          <w:rFonts w:ascii="Times New Roman" w:hAnsi="Times New Roman" w:cs="Times New Roman"/>
          <w:sz w:val="32"/>
          <w:szCs w:val="32"/>
          <w:rPrChange w:id="10" w:author="Yijia Cheng" w:date="2017-03-21T13:09:00Z">
            <w:rPr>
              <w:rFonts w:ascii="Times New Roman" w:eastAsia="SimSun" w:hAnsi="Times New Roman" w:cs="Times New Roman"/>
              <w:b/>
              <w:bCs/>
              <w:color w:val="000000"/>
              <w:kern w:val="0"/>
              <w:sz w:val="36"/>
              <w:szCs w:val="36"/>
            </w:rPr>
          </w:rPrChange>
        </w:rPr>
        <w:t>Chen, Chang (Victor)</w:t>
      </w:r>
    </w:p>
    <w:p w14:paraId="6B80DBAB" w14:textId="2D9DDC0F" w:rsidR="00CE1FD6" w:rsidRPr="002C43B8" w:rsidRDefault="00CE1FD6">
      <w:pPr>
        <w:jc w:val="center"/>
        <w:rPr>
          <w:rFonts w:ascii="Times New Roman" w:hAnsi="Times New Roman" w:cs="Times New Roman"/>
          <w:sz w:val="32"/>
          <w:szCs w:val="32"/>
          <w:rPrChange w:id="11" w:author="Yijia Cheng" w:date="2017-03-21T13:09:00Z">
            <w:rPr>
              <w:rFonts w:ascii="Times New Roman" w:eastAsia="SimSun" w:hAnsi="Times New Roman" w:cs="Times New Roman"/>
              <w:b/>
              <w:bCs/>
              <w:color w:val="000000"/>
              <w:kern w:val="0"/>
              <w:sz w:val="36"/>
              <w:szCs w:val="36"/>
            </w:rPr>
          </w:rPrChange>
        </w:rPr>
        <w:pPrChange w:id="12" w:author="Yijia Cheng" w:date="2017-03-21T11:57:00Z">
          <w:pPr>
            <w:widowControl/>
            <w:jc w:val="left"/>
          </w:pPr>
        </w:pPrChange>
      </w:pPr>
      <w:r w:rsidRPr="002C43B8">
        <w:rPr>
          <w:rFonts w:ascii="Times New Roman" w:hAnsi="Times New Roman" w:cs="Times New Roman"/>
          <w:sz w:val="32"/>
          <w:szCs w:val="32"/>
          <w:rPrChange w:id="13" w:author="Yijia Cheng" w:date="2017-03-21T13:09:00Z">
            <w:rPr>
              <w:rFonts w:ascii="Times New Roman" w:eastAsia="SimSun" w:hAnsi="Times New Roman" w:cs="Times New Roman"/>
              <w:b/>
              <w:bCs/>
              <w:color w:val="000000"/>
              <w:kern w:val="0"/>
              <w:sz w:val="36"/>
              <w:szCs w:val="36"/>
            </w:rPr>
          </w:rPrChange>
        </w:rPr>
        <w:t>Cheng, Yijia (Grace)</w:t>
      </w:r>
    </w:p>
    <w:p w14:paraId="1C0FE4E2" w14:textId="1881C322" w:rsidR="00CE1FD6" w:rsidRPr="002C43B8" w:rsidRDefault="00CE1FD6">
      <w:pPr>
        <w:jc w:val="center"/>
        <w:rPr>
          <w:rFonts w:ascii="Times New Roman" w:hAnsi="Times New Roman" w:cs="Times New Roman"/>
          <w:sz w:val="32"/>
          <w:szCs w:val="32"/>
          <w:rPrChange w:id="14" w:author="Yijia Cheng" w:date="2017-03-21T13:09:00Z">
            <w:rPr>
              <w:rFonts w:ascii="Times New Roman" w:eastAsia="SimSun" w:hAnsi="Times New Roman" w:cs="Times New Roman"/>
              <w:b/>
              <w:bCs/>
              <w:color w:val="000000"/>
              <w:kern w:val="0"/>
              <w:sz w:val="36"/>
              <w:szCs w:val="36"/>
            </w:rPr>
          </w:rPrChange>
        </w:rPr>
        <w:pPrChange w:id="15" w:author="Yijia Cheng" w:date="2017-03-21T11:57:00Z">
          <w:pPr>
            <w:widowControl/>
            <w:jc w:val="left"/>
          </w:pPr>
        </w:pPrChange>
      </w:pPr>
      <w:r w:rsidRPr="002C43B8">
        <w:rPr>
          <w:rFonts w:ascii="Times New Roman" w:hAnsi="Times New Roman" w:cs="Times New Roman"/>
          <w:sz w:val="32"/>
          <w:szCs w:val="32"/>
          <w:rPrChange w:id="16" w:author="Yijia Cheng" w:date="2017-03-21T13:09:00Z">
            <w:rPr>
              <w:rFonts w:ascii="Times New Roman" w:eastAsia="SimSun" w:hAnsi="Times New Roman" w:cs="Times New Roman"/>
              <w:b/>
              <w:bCs/>
              <w:color w:val="000000"/>
              <w:kern w:val="0"/>
              <w:sz w:val="36"/>
              <w:szCs w:val="36"/>
            </w:rPr>
          </w:rPrChange>
        </w:rPr>
        <w:t>Jiang, Jianhui (Samuel)</w:t>
      </w:r>
    </w:p>
    <w:p w14:paraId="45279CD6" w14:textId="04049A69" w:rsidR="00CE1FD6" w:rsidRPr="002C43B8" w:rsidRDefault="00CE1FD6">
      <w:pPr>
        <w:jc w:val="center"/>
        <w:rPr>
          <w:rFonts w:ascii="Times New Roman" w:hAnsi="Times New Roman" w:cs="Times New Roman"/>
          <w:sz w:val="32"/>
          <w:szCs w:val="32"/>
          <w:rPrChange w:id="17" w:author="Yijia Cheng" w:date="2017-03-21T13:09:00Z">
            <w:rPr>
              <w:rFonts w:ascii="Times New Roman" w:eastAsia="SimSun" w:hAnsi="Times New Roman" w:cs="Times New Roman"/>
              <w:b/>
              <w:bCs/>
              <w:color w:val="000000"/>
              <w:kern w:val="0"/>
              <w:sz w:val="36"/>
              <w:szCs w:val="36"/>
            </w:rPr>
          </w:rPrChange>
        </w:rPr>
        <w:pPrChange w:id="18" w:author="Yijia Cheng" w:date="2017-03-21T11:57:00Z">
          <w:pPr>
            <w:widowControl/>
            <w:jc w:val="left"/>
          </w:pPr>
        </w:pPrChange>
      </w:pPr>
      <w:r w:rsidRPr="002C43B8">
        <w:rPr>
          <w:rFonts w:ascii="Times New Roman" w:hAnsi="Times New Roman" w:cs="Times New Roman"/>
          <w:sz w:val="32"/>
          <w:szCs w:val="32"/>
          <w:rPrChange w:id="19" w:author="Yijia Cheng" w:date="2017-03-21T13:09:00Z">
            <w:rPr>
              <w:rFonts w:ascii="Times New Roman" w:eastAsia="SimSun" w:hAnsi="Times New Roman" w:cs="Times New Roman"/>
              <w:b/>
              <w:bCs/>
              <w:color w:val="000000"/>
              <w:kern w:val="0"/>
              <w:sz w:val="36"/>
              <w:szCs w:val="36"/>
            </w:rPr>
          </w:rPrChange>
        </w:rPr>
        <w:t>Wang, Zibo (Bob)</w:t>
      </w:r>
    </w:p>
    <w:p w14:paraId="55E08C70" w14:textId="77777777" w:rsidR="008B1601" w:rsidRDefault="008B1601" w:rsidP="006D5B8A">
      <w:pPr>
        <w:widowControl/>
        <w:jc w:val="left"/>
        <w:rPr>
          <w:rFonts w:ascii="Times New Roman" w:eastAsia="SimSun" w:hAnsi="Times New Roman" w:cs="Times New Roman"/>
          <w:b/>
          <w:bCs/>
          <w:color w:val="000000"/>
          <w:kern w:val="0"/>
          <w:sz w:val="36"/>
          <w:szCs w:val="36"/>
        </w:rPr>
      </w:pPr>
    </w:p>
    <w:p w14:paraId="400495A6" w14:textId="77777777" w:rsidR="008B1601" w:rsidRDefault="008B1601" w:rsidP="006D5B8A">
      <w:pPr>
        <w:widowControl/>
        <w:jc w:val="left"/>
        <w:rPr>
          <w:rFonts w:ascii="Times New Roman" w:eastAsia="SimSun" w:hAnsi="Times New Roman" w:cs="Times New Roman"/>
          <w:b/>
          <w:bCs/>
          <w:color w:val="000000"/>
          <w:kern w:val="0"/>
          <w:sz w:val="36"/>
          <w:szCs w:val="36"/>
        </w:rPr>
      </w:pPr>
    </w:p>
    <w:p w14:paraId="3156AB6F" w14:textId="77777777" w:rsidR="008B1601" w:rsidRDefault="008B1601" w:rsidP="006D5B8A">
      <w:pPr>
        <w:widowControl/>
        <w:jc w:val="left"/>
        <w:rPr>
          <w:rFonts w:ascii="Times New Roman" w:eastAsia="SimSun" w:hAnsi="Times New Roman" w:cs="Times New Roman"/>
          <w:b/>
          <w:bCs/>
          <w:color w:val="000000"/>
          <w:kern w:val="0"/>
          <w:sz w:val="36"/>
          <w:szCs w:val="36"/>
        </w:rPr>
      </w:pPr>
    </w:p>
    <w:p w14:paraId="4D468E41" w14:textId="47F5F7C0" w:rsidR="008B1601" w:rsidRDefault="008B1601" w:rsidP="006D5B8A">
      <w:pPr>
        <w:widowControl/>
        <w:jc w:val="left"/>
        <w:rPr>
          <w:ins w:id="20" w:author="Yijia Cheng" w:date="2017-03-21T11:51:00Z"/>
        </w:rPr>
      </w:pPr>
    </w:p>
    <w:p w14:paraId="4E4DED18" w14:textId="0F9D949D" w:rsidR="005D1D89" w:rsidRDefault="005D1D89" w:rsidP="006D5B8A">
      <w:pPr>
        <w:widowControl/>
        <w:jc w:val="left"/>
        <w:rPr>
          <w:ins w:id="21" w:author="Yijia Cheng" w:date="2017-03-21T11:51:00Z"/>
        </w:rPr>
      </w:pPr>
    </w:p>
    <w:p w14:paraId="2B5B07BB" w14:textId="15BF1210" w:rsidR="005D1D89" w:rsidRDefault="005D1D89" w:rsidP="006D5B8A">
      <w:pPr>
        <w:widowControl/>
        <w:jc w:val="left"/>
        <w:rPr>
          <w:ins w:id="22" w:author="Yijia Cheng" w:date="2017-03-21T11:51:00Z"/>
        </w:rPr>
      </w:pPr>
    </w:p>
    <w:p w14:paraId="5E249BF2" w14:textId="61B0097C" w:rsidR="005D1D89" w:rsidRDefault="005D1D89" w:rsidP="006D5B8A">
      <w:pPr>
        <w:widowControl/>
        <w:jc w:val="left"/>
        <w:rPr>
          <w:ins w:id="23" w:author="Yijia Cheng" w:date="2017-03-21T11:51:00Z"/>
        </w:rPr>
      </w:pPr>
    </w:p>
    <w:p w14:paraId="3968D3A8" w14:textId="2ACAE798" w:rsidR="005D1D89" w:rsidRDefault="005D1D89" w:rsidP="006D5B8A">
      <w:pPr>
        <w:widowControl/>
        <w:jc w:val="left"/>
        <w:rPr>
          <w:ins w:id="24" w:author="Yijia Cheng" w:date="2017-03-21T11:51:00Z"/>
        </w:rPr>
      </w:pPr>
    </w:p>
    <w:p w14:paraId="45236E63" w14:textId="0F537D5C" w:rsidR="005D1D89" w:rsidRDefault="005D1D89" w:rsidP="006D5B8A">
      <w:pPr>
        <w:widowControl/>
        <w:jc w:val="left"/>
        <w:rPr>
          <w:ins w:id="25" w:author="Yijia Cheng" w:date="2017-03-21T11:51:00Z"/>
        </w:rPr>
      </w:pPr>
    </w:p>
    <w:p w14:paraId="10FCE680" w14:textId="711DAEAB" w:rsidR="005D1D89" w:rsidRDefault="005D1D89" w:rsidP="006D5B8A">
      <w:pPr>
        <w:widowControl/>
        <w:jc w:val="left"/>
        <w:rPr>
          <w:ins w:id="26" w:author="Yijia Cheng" w:date="2017-03-21T11:51:00Z"/>
        </w:rPr>
      </w:pPr>
    </w:p>
    <w:p w14:paraId="1AC2CF6F" w14:textId="3A955538" w:rsidR="005D1D89" w:rsidRDefault="005D1D89" w:rsidP="006D5B8A">
      <w:pPr>
        <w:widowControl/>
        <w:jc w:val="left"/>
        <w:rPr>
          <w:ins w:id="27" w:author="Yijia Cheng" w:date="2017-03-21T11:51:00Z"/>
        </w:rPr>
      </w:pPr>
    </w:p>
    <w:p w14:paraId="0DF313F2" w14:textId="73661FC7" w:rsidR="00A80C62" w:rsidRDefault="00A80C62" w:rsidP="006D5B8A">
      <w:pPr>
        <w:widowControl/>
        <w:jc w:val="left"/>
        <w:rPr>
          <w:ins w:id="28" w:author="Yijia Cheng" w:date="2017-03-21T11:51:00Z"/>
          <w:rFonts w:ascii="Times New Roman" w:eastAsia="SimSun" w:hAnsi="Times New Roman" w:cs="Times New Roman"/>
          <w:b/>
          <w:bCs/>
          <w:color w:val="000000"/>
          <w:kern w:val="0"/>
          <w:sz w:val="36"/>
          <w:szCs w:val="36"/>
        </w:rPr>
      </w:pPr>
    </w:p>
    <w:p w14:paraId="2FDE1CFD" w14:textId="75E77598" w:rsidR="004F24CC" w:rsidRDefault="00A80C62">
      <w:pPr>
        <w:widowControl/>
        <w:jc w:val="left"/>
        <w:rPr>
          <w:ins w:id="29" w:author="Yijia Cheng" w:date="2017-03-21T12:15:00Z"/>
          <w:rFonts w:ascii="Times New Roman" w:eastAsia="SimSun" w:hAnsi="Times New Roman" w:cs="Times New Roman"/>
          <w:b/>
          <w:bCs/>
          <w:color w:val="000000"/>
          <w:kern w:val="0"/>
          <w:sz w:val="36"/>
          <w:szCs w:val="36"/>
        </w:rPr>
      </w:pPr>
      <w:ins w:id="30" w:author="Yijia Cheng" w:date="2017-03-21T11:51:00Z">
        <w:r>
          <w:rPr>
            <w:rFonts w:ascii="Times New Roman" w:eastAsia="SimSun" w:hAnsi="Times New Roman" w:cs="Times New Roman"/>
            <w:b/>
            <w:bCs/>
            <w:color w:val="000000"/>
            <w:kern w:val="0"/>
            <w:sz w:val="36"/>
            <w:szCs w:val="36"/>
          </w:rPr>
          <w:br w:type="page"/>
        </w:r>
      </w:ins>
    </w:p>
    <w:p w14:paraId="6A6A4C9E" w14:textId="77777777" w:rsidR="001A3498" w:rsidRDefault="001A3498" w:rsidP="00E41D9F">
      <w:pPr>
        <w:pStyle w:val="Heading1"/>
      </w:pPr>
    </w:p>
    <w:sdt>
      <w:sdtPr>
        <w:rPr>
          <w:rFonts w:asciiTheme="minorHAnsi" w:eastAsiaTheme="minorEastAsia" w:hAnsiTheme="minorHAnsi" w:cstheme="minorBidi"/>
          <w:b w:val="0"/>
          <w:kern w:val="2"/>
          <w:sz w:val="21"/>
          <w:szCs w:val="22"/>
          <w:lang w:eastAsia="zh-CN"/>
        </w:rPr>
        <w:id w:val="170760904"/>
        <w:docPartObj>
          <w:docPartGallery w:val="Table of Contents"/>
          <w:docPartUnique/>
        </w:docPartObj>
      </w:sdtPr>
      <w:sdtEndPr>
        <w:rPr>
          <w:bCs/>
          <w:noProof/>
        </w:rPr>
      </w:sdtEndPr>
      <w:sdtContent>
        <w:p w14:paraId="163498CF" w14:textId="5895C795" w:rsidR="005E1575" w:rsidRDefault="005E1575">
          <w:pPr>
            <w:pStyle w:val="TOCHeading"/>
          </w:pPr>
          <w:r>
            <w:t>Contents</w:t>
          </w:r>
        </w:p>
        <w:p w14:paraId="311A53A1" w14:textId="6EF203F9" w:rsidR="005E1575" w:rsidRDefault="005E1575">
          <w:pPr>
            <w:pStyle w:val="TOC1"/>
            <w:tabs>
              <w:tab w:val="right" w:leader="dot" w:pos="8296"/>
            </w:tabs>
            <w:rPr>
              <w:noProof/>
              <w:kern w:val="0"/>
              <w:sz w:val="22"/>
            </w:rPr>
          </w:pPr>
          <w:r>
            <w:fldChar w:fldCharType="begin"/>
          </w:r>
          <w:r>
            <w:instrText xml:space="preserve"> TOC \o "1-3" \h \z \u </w:instrText>
          </w:r>
          <w:r>
            <w:fldChar w:fldCharType="separate"/>
          </w:r>
          <w:hyperlink w:anchor="_Toc478063791" w:history="1">
            <w:r w:rsidRPr="00F4756A">
              <w:rPr>
                <w:rStyle w:val="Hyperlink"/>
                <w:noProof/>
              </w:rPr>
              <w:t>Milestone 4</w:t>
            </w:r>
            <w:r>
              <w:rPr>
                <w:noProof/>
                <w:webHidden/>
              </w:rPr>
              <w:tab/>
            </w:r>
            <w:r>
              <w:rPr>
                <w:noProof/>
                <w:webHidden/>
              </w:rPr>
              <w:fldChar w:fldCharType="begin"/>
            </w:r>
            <w:r>
              <w:rPr>
                <w:noProof/>
                <w:webHidden/>
              </w:rPr>
              <w:instrText xml:space="preserve"> PAGEREF _Toc478063791 \h </w:instrText>
            </w:r>
            <w:r>
              <w:rPr>
                <w:noProof/>
                <w:webHidden/>
              </w:rPr>
            </w:r>
            <w:r>
              <w:rPr>
                <w:noProof/>
                <w:webHidden/>
              </w:rPr>
              <w:fldChar w:fldCharType="separate"/>
            </w:r>
            <w:r>
              <w:rPr>
                <w:noProof/>
                <w:webHidden/>
              </w:rPr>
              <w:t>3</w:t>
            </w:r>
            <w:r>
              <w:rPr>
                <w:noProof/>
                <w:webHidden/>
              </w:rPr>
              <w:fldChar w:fldCharType="end"/>
            </w:r>
          </w:hyperlink>
        </w:p>
        <w:p w14:paraId="5A070318" w14:textId="78ECB448" w:rsidR="005E1575" w:rsidRDefault="00537E02">
          <w:pPr>
            <w:pStyle w:val="TOC2"/>
            <w:tabs>
              <w:tab w:val="right" w:leader="dot" w:pos="8296"/>
            </w:tabs>
            <w:rPr>
              <w:rFonts w:cstheme="minorBidi"/>
              <w:noProof/>
              <w:lang w:eastAsia="zh-CN"/>
            </w:rPr>
          </w:pPr>
          <w:hyperlink w:anchor="_Toc478063792" w:history="1">
            <w:r w:rsidR="005E1575" w:rsidRPr="00F4756A">
              <w:rPr>
                <w:rStyle w:val="Hyperlink"/>
                <w:noProof/>
              </w:rPr>
              <w:t>Define validation requirements</w:t>
            </w:r>
            <w:r w:rsidR="005E1575">
              <w:rPr>
                <w:noProof/>
                <w:webHidden/>
              </w:rPr>
              <w:tab/>
            </w:r>
            <w:r w:rsidR="005E1575">
              <w:rPr>
                <w:noProof/>
                <w:webHidden/>
              </w:rPr>
              <w:fldChar w:fldCharType="begin"/>
            </w:r>
            <w:r w:rsidR="005E1575">
              <w:rPr>
                <w:noProof/>
                <w:webHidden/>
              </w:rPr>
              <w:instrText xml:space="preserve"> PAGEREF _Toc478063792 \h </w:instrText>
            </w:r>
            <w:r w:rsidR="005E1575">
              <w:rPr>
                <w:noProof/>
                <w:webHidden/>
              </w:rPr>
            </w:r>
            <w:r w:rsidR="005E1575">
              <w:rPr>
                <w:noProof/>
                <w:webHidden/>
              </w:rPr>
              <w:fldChar w:fldCharType="separate"/>
            </w:r>
            <w:r w:rsidR="005E1575">
              <w:rPr>
                <w:noProof/>
                <w:webHidden/>
              </w:rPr>
              <w:t>3</w:t>
            </w:r>
            <w:r w:rsidR="005E1575">
              <w:rPr>
                <w:noProof/>
                <w:webHidden/>
              </w:rPr>
              <w:fldChar w:fldCharType="end"/>
            </w:r>
          </w:hyperlink>
        </w:p>
        <w:p w14:paraId="5A0E895F" w14:textId="21EAA3E7" w:rsidR="005E1575" w:rsidRDefault="00537E02">
          <w:pPr>
            <w:pStyle w:val="TOC2"/>
            <w:tabs>
              <w:tab w:val="right" w:leader="dot" w:pos="8296"/>
            </w:tabs>
            <w:rPr>
              <w:rFonts w:cstheme="minorBidi"/>
              <w:noProof/>
              <w:lang w:eastAsia="zh-CN"/>
            </w:rPr>
          </w:pPr>
          <w:hyperlink w:anchor="_Toc478063793" w:history="1">
            <w:r w:rsidR="005E1575" w:rsidRPr="00F4756A">
              <w:rPr>
                <w:rStyle w:val="Hyperlink"/>
                <w:noProof/>
              </w:rPr>
              <w:t>Implement validation requirements</w:t>
            </w:r>
            <w:r w:rsidR="005E1575">
              <w:rPr>
                <w:noProof/>
                <w:webHidden/>
              </w:rPr>
              <w:tab/>
            </w:r>
            <w:r w:rsidR="005E1575">
              <w:rPr>
                <w:noProof/>
                <w:webHidden/>
              </w:rPr>
              <w:fldChar w:fldCharType="begin"/>
            </w:r>
            <w:r w:rsidR="005E1575">
              <w:rPr>
                <w:noProof/>
                <w:webHidden/>
              </w:rPr>
              <w:instrText xml:space="preserve"> PAGEREF _Toc478063793 \h </w:instrText>
            </w:r>
            <w:r w:rsidR="005E1575">
              <w:rPr>
                <w:noProof/>
                <w:webHidden/>
              </w:rPr>
            </w:r>
            <w:r w:rsidR="005E1575">
              <w:rPr>
                <w:noProof/>
                <w:webHidden/>
              </w:rPr>
              <w:fldChar w:fldCharType="separate"/>
            </w:r>
            <w:r w:rsidR="005E1575">
              <w:rPr>
                <w:noProof/>
                <w:webHidden/>
              </w:rPr>
              <w:t>3</w:t>
            </w:r>
            <w:r w:rsidR="005E1575">
              <w:rPr>
                <w:noProof/>
                <w:webHidden/>
              </w:rPr>
              <w:fldChar w:fldCharType="end"/>
            </w:r>
          </w:hyperlink>
        </w:p>
        <w:p w14:paraId="7AB8D4FB" w14:textId="2C4849AD" w:rsidR="005E1575" w:rsidRDefault="00537E02">
          <w:pPr>
            <w:pStyle w:val="TOC2"/>
            <w:tabs>
              <w:tab w:val="right" w:leader="dot" w:pos="8296"/>
            </w:tabs>
            <w:rPr>
              <w:rFonts w:cstheme="minorBidi"/>
              <w:noProof/>
              <w:lang w:eastAsia="zh-CN"/>
            </w:rPr>
          </w:pPr>
          <w:hyperlink w:anchor="_Toc478063794" w:history="1">
            <w:r w:rsidR="005E1575" w:rsidRPr="00F4756A">
              <w:rPr>
                <w:rStyle w:val="Hyperlink"/>
                <w:noProof/>
              </w:rPr>
              <w:t>Test form</w:t>
            </w:r>
            <w:r w:rsidR="005E1575">
              <w:rPr>
                <w:noProof/>
                <w:webHidden/>
              </w:rPr>
              <w:tab/>
            </w:r>
            <w:r w:rsidR="005E1575">
              <w:rPr>
                <w:noProof/>
                <w:webHidden/>
              </w:rPr>
              <w:fldChar w:fldCharType="begin"/>
            </w:r>
            <w:r w:rsidR="005E1575">
              <w:rPr>
                <w:noProof/>
                <w:webHidden/>
              </w:rPr>
              <w:instrText xml:space="preserve"> PAGEREF _Toc478063794 \h </w:instrText>
            </w:r>
            <w:r w:rsidR="005E1575">
              <w:rPr>
                <w:noProof/>
                <w:webHidden/>
              </w:rPr>
            </w:r>
            <w:r w:rsidR="005E1575">
              <w:rPr>
                <w:noProof/>
                <w:webHidden/>
              </w:rPr>
              <w:fldChar w:fldCharType="separate"/>
            </w:r>
            <w:r w:rsidR="005E1575">
              <w:rPr>
                <w:noProof/>
                <w:webHidden/>
              </w:rPr>
              <w:t>3</w:t>
            </w:r>
            <w:r w:rsidR="005E1575">
              <w:rPr>
                <w:noProof/>
                <w:webHidden/>
              </w:rPr>
              <w:fldChar w:fldCharType="end"/>
            </w:r>
          </w:hyperlink>
        </w:p>
        <w:p w14:paraId="1FCF885D" w14:textId="7AAD7C5A" w:rsidR="005E1575" w:rsidRDefault="00537E02">
          <w:pPr>
            <w:pStyle w:val="TOC2"/>
            <w:tabs>
              <w:tab w:val="right" w:leader="dot" w:pos="8296"/>
            </w:tabs>
            <w:rPr>
              <w:rFonts w:cstheme="minorBidi"/>
              <w:noProof/>
              <w:lang w:eastAsia="zh-CN"/>
            </w:rPr>
          </w:pPr>
          <w:hyperlink w:anchor="_Toc478063795" w:history="1">
            <w:r w:rsidR="005E1575" w:rsidRPr="00F4756A">
              <w:rPr>
                <w:rStyle w:val="Hyperlink"/>
                <w:noProof/>
              </w:rPr>
              <w:t>JavaScript or jQuery third party widget</w:t>
            </w:r>
            <w:r w:rsidR="005E1575">
              <w:rPr>
                <w:noProof/>
                <w:webHidden/>
              </w:rPr>
              <w:tab/>
            </w:r>
            <w:r w:rsidR="005E1575">
              <w:rPr>
                <w:noProof/>
                <w:webHidden/>
              </w:rPr>
              <w:fldChar w:fldCharType="begin"/>
            </w:r>
            <w:r w:rsidR="005E1575">
              <w:rPr>
                <w:noProof/>
                <w:webHidden/>
              </w:rPr>
              <w:instrText xml:space="preserve"> PAGEREF _Toc478063795 \h </w:instrText>
            </w:r>
            <w:r w:rsidR="005E1575">
              <w:rPr>
                <w:noProof/>
                <w:webHidden/>
              </w:rPr>
            </w:r>
            <w:r w:rsidR="005E1575">
              <w:rPr>
                <w:noProof/>
                <w:webHidden/>
              </w:rPr>
              <w:fldChar w:fldCharType="separate"/>
            </w:r>
            <w:r w:rsidR="005E1575">
              <w:rPr>
                <w:noProof/>
                <w:webHidden/>
              </w:rPr>
              <w:t>5</w:t>
            </w:r>
            <w:r w:rsidR="005E1575">
              <w:rPr>
                <w:noProof/>
                <w:webHidden/>
              </w:rPr>
              <w:fldChar w:fldCharType="end"/>
            </w:r>
          </w:hyperlink>
        </w:p>
        <w:p w14:paraId="77AF0FE7" w14:textId="1F921613" w:rsidR="005E1575" w:rsidRDefault="00537E02">
          <w:pPr>
            <w:pStyle w:val="TOC2"/>
            <w:tabs>
              <w:tab w:val="right" w:leader="dot" w:pos="8296"/>
            </w:tabs>
            <w:rPr>
              <w:rFonts w:cstheme="minorBidi"/>
              <w:noProof/>
              <w:lang w:eastAsia="zh-CN"/>
            </w:rPr>
          </w:pPr>
          <w:hyperlink w:anchor="_Toc478063796" w:history="1">
            <w:r w:rsidR="005E1575" w:rsidRPr="00F4756A">
              <w:rPr>
                <w:rStyle w:val="Hyperlink"/>
                <w:noProof/>
              </w:rPr>
              <w:t>Testing with JavaScript disabled</w:t>
            </w:r>
            <w:r w:rsidR="005E1575">
              <w:rPr>
                <w:noProof/>
                <w:webHidden/>
              </w:rPr>
              <w:tab/>
            </w:r>
            <w:r w:rsidR="005E1575">
              <w:rPr>
                <w:noProof/>
                <w:webHidden/>
              </w:rPr>
              <w:fldChar w:fldCharType="begin"/>
            </w:r>
            <w:r w:rsidR="005E1575">
              <w:rPr>
                <w:noProof/>
                <w:webHidden/>
              </w:rPr>
              <w:instrText xml:space="preserve"> PAGEREF _Toc478063796 \h </w:instrText>
            </w:r>
            <w:r w:rsidR="005E1575">
              <w:rPr>
                <w:noProof/>
                <w:webHidden/>
              </w:rPr>
            </w:r>
            <w:r w:rsidR="005E1575">
              <w:rPr>
                <w:noProof/>
                <w:webHidden/>
              </w:rPr>
              <w:fldChar w:fldCharType="separate"/>
            </w:r>
            <w:r w:rsidR="005E1575">
              <w:rPr>
                <w:noProof/>
                <w:webHidden/>
              </w:rPr>
              <w:t>5</w:t>
            </w:r>
            <w:r w:rsidR="005E1575">
              <w:rPr>
                <w:noProof/>
                <w:webHidden/>
              </w:rPr>
              <w:fldChar w:fldCharType="end"/>
            </w:r>
          </w:hyperlink>
        </w:p>
        <w:p w14:paraId="120212FF" w14:textId="5BCC3B30" w:rsidR="005E1575" w:rsidRDefault="00537E02">
          <w:pPr>
            <w:pStyle w:val="TOC2"/>
            <w:tabs>
              <w:tab w:val="right" w:leader="dot" w:pos="8296"/>
            </w:tabs>
            <w:rPr>
              <w:rFonts w:cstheme="minorBidi"/>
              <w:noProof/>
              <w:lang w:eastAsia="zh-CN"/>
            </w:rPr>
          </w:pPr>
          <w:hyperlink w:anchor="_Toc478063797" w:history="1">
            <w:r w:rsidR="005E1575" w:rsidRPr="00F4756A">
              <w:rPr>
                <w:rStyle w:val="Hyperlink"/>
                <w:noProof/>
              </w:rPr>
              <w:t>Publish site and test</w:t>
            </w:r>
            <w:r w:rsidR="005E1575">
              <w:rPr>
                <w:noProof/>
                <w:webHidden/>
              </w:rPr>
              <w:tab/>
            </w:r>
            <w:r w:rsidR="005E1575">
              <w:rPr>
                <w:noProof/>
                <w:webHidden/>
              </w:rPr>
              <w:fldChar w:fldCharType="begin"/>
            </w:r>
            <w:r w:rsidR="005E1575">
              <w:rPr>
                <w:noProof/>
                <w:webHidden/>
              </w:rPr>
              <w:instrText xml:space="preserve"> PAGEREF _Toc478063797 \h </w:instrText>
            </w:r>
            <w:r w:rsidR="005E1575">
              <w:rPr>
                <w:noProof/>
                <w:webHidden/>
              </w:rPr>
            </w:r>
            <w:r w:rsidR="005E1575">
              <w:rPr>
                <w:noProof/>
                <w:webHidden/>
              </w:rPr>
              <w:fldChar w:fldCharType="separate"/>
            </w:r>
            <w:r w:rsidR="005E1575">
              <w:rPr>
                <w:noProof/>
                <w:webHidden/>
              </w:rPr>
              <w:t>5</w:t>
            </w:r>
            <w:r w:rsidR="005E1575">
              <w:rPr>
                <w:noProof/>
                <w:webHidden/>
              </w:rPr>
              <w:fldChar w:fldCharType="end"/>
            </w:r>
          </w:hyperlink>
        </w:p>
        <w:p w14:paraId="749F80B3" w14:textId="596FB127" w:rsidR="005E1575" w:rsidRDefault="00537E02">
          <w:pPr>
            <w:pStyle w:val="TOC1"/>
            <w:tabs>
              <w:tab w:val="right" w:leader="dot" w:pos="8296"/>
            </w:tabs>
            <w:rPr>
              <w:noProof/>
              <w:kern w:val="0"/>
              <w:sz w:val="22"/>
            </w:rPr>
          </w:pPr>
          <w:hyperlink w:anchor="_Toc478063798" w:history="1">
            <w:r w:rsidR="005E1575" w:rsidRPr="00F4756A">
              <w:rPr>
                <w:rStyle w:val="Hyperlink"/>
                <w:noProof/>
              </w:rPr>
              <w:t>Appendix</w:t>
            </w:r>
            <w:r w:rsidR="005E1575">
              <w:rPr>
                <w:noProof/>
                <w:webHidden/>
              </w:rPr>
              <w:tab/>
            </w:r>
            <w:r w:rsidR="005E1575">
              <w:rPr>
                <w:noProof/>
                <w:webHidden/>
              </w:rPr>
              <w:fldChar w:fldCharType="begin"/>
            </w:r>
            <w:r w:rsidR="005E1575">
              <w:rPr>
                <w:noProof/>
                <w:webHidden/>
              </w:rPr>
              <w:instrText xml:space="preserve"> PAGEREF _Toc478063798 \h </w:instrText>
            </w:r>
            <w:r w:rsidR="005E1575">
              <w:rPr>
                <w:noProof/>
                <w:webHidden/>
              </w:rPr>
            </w:r>
            <w:r w:rsidR="005E1575">
              <w:rPr>
                <w:noProof/>
                <w:webHidden/>
              </w:rPr>
              <w:fldChar w:fldCharType="separate"/>
            </w:r>
            <w:r w:rsidR="005E1575">
              <w:rPr>
                <w:noProof/>
                <w:webHidden/>
              </w:rPr>
              <w:t>6</w:t>
            </w:r>
            <w:r w:rsidR="005E1575">
              <w:rPr>
                <w:noProof/>
                <w:webHidden/>
              </w:rPr>
              <w:fldChar w:fldCharType="end"/>
            </w:r>
          </w:hyperlink>
        </w:p>
        <w:p w14:paraId="2619387B" w14:textId="348B29F4" w:rsidR="005E1575" w:rsidRDefault="00537E02">
          <w:pPr>
            <w:pStyle w:val="TOC2"/>
            <w:tabs>
              <w:tab w:val="right" w:leader="dot" w:pos="8296"/>
            </w:tabs>
            <w:rPr>
              <w:rFonts w:cstheme="minorBidi"/>
              <w:noProof/>
              <w:lang w:eastAsia="zh-CN"/>
            </w:rPr>
          </w:pPr>
          <w:hyperlink w:anchor="_Toc478063799" w:history="1">
            <w:r w:rsidR="005E1575" w:rsidRPr="00F4756A">
              <w:rPr>
                <w:rStyle w:val="Hyperlink"/>
                <w:noProof/>
              </w:rPr>
              <w:t>Milestone 1</w:t>
            </w:r>
            <w:r w:rsidR="005E1575">
              <w:rPr>
                <w:noProof/>
                <w:webHidden/>
              </w:rPr>
              <w:tab/>
            </w:r>
            <w:r w:rsidR="005E1575">
              <w:rPr>
                <w:noProof/>
                <w:webHidden/>
              </w:rPr>
              <w:fldChar w:fldCharType="begin"/>
            </w:r>
            <w:r w:rsidR="005E1575">
              <w:rPr>
                <w:noProof/>
                <w:webHidden/>
              </w:rPr>
              <w:instrText xml:space="preserve"> PAGEREF _Toc478063799 \h </w:instrText>
            </w:r>
            <w:r w:rsidR="005E1575">
              <w:rPr>
                <w:noProof/>
                <w:webHidden/>
              </w:rPr>
            </w:r>
            <w:r w:rsidR="005E1575">
              <w:rPr>
                <w:noProof/>
                <w:webHidden/>
              </w:rPr>
              <w:fldChar w:fldCharType="separate"/>
            </w:r>
            <w:r w:rsidR="005E1575">
              <w:rPr>
                <w:noProof/>
                <w:webHidden/>
              </w:rPr>
              <w:t>6</w:t>
            </w:r>
            <w:r w:rsidR="005E1575">
              <w:rPr>
                <w:noProof/>
                <w:webHidden/>
              </w:rPr>
              <w:fldChar w:fldCharType="end"/>
            </w:r>
          </w:hyperlink>
        </w:p>
        <w:p w14:paraId="30989E6D" w14:textId="0303EBB2" w:rsidR="005E1575" w:rsidRDefault="00537E02">
          <w:pPr>
            <w:pStyle w:val="TOC3"/>
            <w:tabs>
              <w:tab w:val="right" w:leader="dot" w:pos="8296"/>
            </w:tabs>
            <w:rPr>
              <w:rFonts w:cstheme="minorBidi"/>
              <w:noProof/>
              <w:lang w:eastAsia="zh-CN"/>
            </w:rPr>
          </w:pPr>
          <w:hyperlink w:anchor="_Toc478063800" w:history="1">
            <w:r w:rsidR="005E1575" w:rsidRPr="00F4756A">
              <w:rPr>
                <w:rStyle w:val="Hyperlink"/>
                <w:noProof/>
              </w:rPr>
              <w:t>Topic</w:t>
            </w:r>
            <w:r w:rsidR="005E1575">
              <w:rPr>
                <w:noProof/>
                <w:webHidden/>
              </w:rPr>
              <w:tab/>
            </w:r>
            <w:r w:rsidR="005E1575">
              <w:rPr>
                <w:noProof/>
                <w:webHidden/>
              </w:rPr>
              <w:fldChar w:fldCharType="begin"/>
            </w:r>
            <w:r w:rsidR="005E1575">
              <w:rPr>
                <w:noProof/>
                <w:webHidden/>
              </w:rPr>
              <w:instrText xml:space="preserve"> PAGEREF _Toc478063800 \h </w:instrText>
            </w:r>
            <w:r w:rsidR="005E1575">
              <w:rPr>
                <w:noProof/>
                <w:webHidden/>
              </w:rPr>
            </w:r>
            <w:r w:rsidR="005E1575">
              <w:rPr>
                <w:noProof/>
                <w:webHidden/>
              </w:rPr>
              <w:fldChar w:fldCharType="separate"/>
            </w:r>
            <w:r w:rsidR="005E1575">
              <w:rPr>
                <w:noProof/>
                <w:webHidden/>
              </w:rPr>
              <w:t>6</w:t>
            </w:r>
            <w:r w:rsidR="005E1575">
              <w:rPr>
                <w:noProof/>
                <w:webHidden/>
              </w:rPr>
              <w:fldChar w:fldCharType="end"/>
            </w:r>
          </w:hyperlink>
        </w:p>
        <w:p w14:paraId="6A0289F8" w14:textId="68047A87" w:rsidR="005E1575" w:rsidRDefault="00537E02">
          <w:pPr>
            <w:pStyle w:val="TOC3"/>
            <w:tabs>
              <w:tab w:val="right" w:leader="dot" w:pos="8296"/>
            </w:tabs>
            <w:rPr>
              <w:rFonts w:cstheme="minorBidi"/>
              <w:noProof/>
              <w:lang w:eastAsia="zh-CN"/>
            </w:rPr>
          </w:pPr>
          <w:hyperlink w:anchor="_Toc478063801" w:history="1">
            <w:r w:rsidR="005E1575" w:rsidRPr="00F4756A">
              <w:rPr>
                <w:rStyle w:val="Hyperlink"/>
                <w:noProof/>
              </w:rPr>
              <w:t>Functional requirements</w:t>
            </w:r>
            <w:r w:rsidR="005E1575">
              <w:rPr>
                <w:noProof/>
                <w:webHidden/>
              </w:rPr>
              <w:tab/>
            </w:r>
            <w:r w:rsidR="005E1575">
              <w:rPr>
                <w:noProof/>
                <w:webHidden/>
              </w:rPr>
              <w:fldChar w:fldCharType="begin"/>
            </w:r>
            <w:r w:rsidR="005E1575">
              <w:rPr>
                <w:noProof/>
                <w:webHidden/>
              </w:rPr>
              <w:instrText xml:space="preserve"> PAGEREF _Toc478063801 \h </w:instrText>
            </w:r>
            <w:r w:rsidR="005E1575">
              <w:rPr>
                <w:noProof/>
                <w:webHidden/>
              </w:rPr>
            </w:r>
            <w:r w:rsidR="005E1575">
              <w:rPr>
                <w:noProof/>
                <w:webHidden/>
              </w:rPr>
              <w:fldChar w:fldCharType="separate"/>
            </w:r>
            <w:r w:rsidR="005E1575">
              <w:rPr>
                <w:noProof/>
                <w:webHidden/>
              </w:rPr>
              <w:t>7</w:t>
            </w:r>
            <w:r w:rsidR="005E1575">
              <w:rPr>
                <w:noProof/>
                <w:webHidden/>
              </w:rPr>
              <w:fldChar w:fldCharType="end"/>
            </w:r>
          </w:hyperlink>
        </w:p>
        <w:p w14:paraId="7E73EF25" w14:textId="7FE1ADAF" w:rsidR="005E1575" w:rsidRDefault="00537E02">
          <w:pPr>
            <w:pStyle w:val="TOC3"/>
            <w:tabs>
              <w:tab w:val="right" w:leader="dot" w:pos="8296"/>
            </w:tabs>
            <w:rPr>
              <w:rFonts w:cstheme="minorBidi"/>
              <w:noProof/>
              <w:lang w:eastAsia="zh-CN"/>
            </w:rPr>
          </w:pPr>
          <w:hyperlink w:anchor="_Toc478063802" w:history="1">
            <w:r w:rsidR="005E1575" w:rsidRPr="00F4756A">
              <w:rPr>
                <w:rStyle w:val="Hyperlink"/>
                <w:noProof/>
              </w:rPr>
              <w:t>Work Plan</w:t>
            </w:r>
            <w:r w:rsidR="005E1575">
              <w:rPr>
                <w:noProof/>
                <w:webHidden/>
              </w:rPr>
              <w:tab/>
            </w:r>
            <w:r w:rsidR="005E1575">
              <w:rPr>
                <w:noProof/>
                <w:webHidden/>
              </w:rPr>
              <w:fldChar w:fldCharType="begin"/>
            </w:r>
            <w:r w:rsidR="005E1575">
              <w:rPr>
                <w:noProof/>
                <w:webHidden/>
              </w:rPr>
              <w:instrText xml:space="preserve"> PAGEREF _Toc478063802 \h </w:instrText>
            </w:r>
            <w:r w:rsidR="005E1575">
              <w:rPr>
                <w:noProof/>
                <w:webHidden/>
              </w:rPr>
            </w:r>
            <w:r w:rsidR="005E1575">
              <w:rPr>
                <w:noProof/>
                <w:webHidden/>
              </w:rPr>
              <w:fldChar w:fldCharType="separate"/>
            </w:r>
            <w:r w:rsidR="005E1575">
              <w:rPr>
                <w:noProof/>
                <w:webHidden/>
              </w:rPr>
              <w:t>7</w:t>
            </w:r>
            <w:r w:rsidR="005E1575">
              <w:rPr>
                <w:noProof/>
                <w:webHidden/>
              </w:rPr>
              <w:fldChar w:fldCharType="end"/>
            </w:r>
          </w:hyperlink>
        </w:p>
        <w:p w14:paraId="40AA488A" w14:textId="22279C7A" w:rsidR="005E1575" w:rsidRDefault="00537E02">
          <w:pPr>
            <w:pStyle w:val="TOC2"/>
            <w:tabs>
              <w:tab w:val="right" w:leader="dot" w:pos="8296"/>
            </w:tabs>
            <w:rPr>
              <w:rFonts w:cstheme="minorBidi"/>
              <w:noProof/>
              <w:lang w:eastAsia="zh-CN"/>
            </w:rPr>
          </w:pPr>
          <w:hyperlink w:anchor="_Toc478063803" w:history="1">
            <w:r w:rsidR="005E1575" w:rsidRPr="00F4756A">
              <w:rPr>
                <w:rStyle w:val="Hyperlink"/>
                <w:noProof/>
              </w:rPr>
              <w:t>Milestone 2</w:t>
            </w:r>
            <w:r w:rsidR="005E1575">
              <w:rPr>
                <w:noProof/>
                <w:webHidden/>
              </w:rPr>
              <w:tab/>
            </w:r>
            <w:r w:rsidR="005E1575">
              <w:rPr>
                <w:noProof/>
                <w:webHidden/>
              </w:rPr>
              <w:fldChar w:fldCharType="begin"/>
            </w:r>
            <w:r w:rsidR="005E1575">
              <w:rPr>
                <w:noProof/>
                <w:webHidden/>
              </w:rPr>
              <w:instrText xml:space="preserve"> PAGEREF _Toc478063803 \h </w:instrText>
            </w:r>
            <w:r w:rsidR="005E1575">
              <w:rPr>
                <w:noProof/>
                <w:webHidden/>
              </w:rPr>
            </w:r>
            <w:r w:rsidR="005E1575">
              <w:rPr>
                <w:noProof/>
                <w:webHidden/>
              </w:rPr>
              <w:fldChar w:fldCharType="separate"/>
            </w:r>
            <w:r w:rsidR="005E1575">
              <w:rPr>
                <w:noProof/>
                <w:webHidden/>
              </w:rPr>
              <w:t>8</w:t>
            </w:r>
            <w:r w:rsidR="005E1575">
              <w:rPr>
                <w:noProof/>
                <w:webHidden/>
              </w:rPr>
              <w:fldChar w:fldCharType="end"/>
            </w:r>
          </w:hyperlink>
        </w:p>
        <w:p w14:paraId="5FADB7C3" w14:textId="082007FF" w:rsidR="005E1575" w:rsidRDefault="00537E02">
          <w:pPr>
            <w:pStyle w:val="TOC3"/>
            <w:tabs>
              <w:tab w:val="right" w:leader="dot" w:pos="8296"/>
            </w:tabs>
            <w:rPr>
              <w:rFonts w:cstheme="minorBidi"/>
              <w:noProof/>
              <w:lang w:eastAsia="zh-CN"/>
            </w:rPr>
          </w:pPr>
          <w:hyperlink w:anchor="_Toc478063804" w:history="1">
            <w:r w:rsidR="005E1575" w:rsidRPr="00F4756A">
              <w:rPr>
                <w:rStyle w:val="Hyperlink"/>
                <w:noProof/>
              </w:rPr>
              <w:t>Sitemap</w:t>
            </w:r>
            <w:r w:rsidR="005E1575">
              <w:rPr>
                <w:noProof/>
                <w:webHidden/>
              </w:rPr>
              <w:tab/>
            </w:r>
            <w:r w:rsidR="005E1575">
              <w:rPr>
                <w:noProof/>
                <w:webHidden/>
              </w:rPr>
              <w:fldChar w:fldCharType="begin"/>
            </w:r>
            <w:r w:rsidR="005E1575">
              <w:rPr>
                <w:noProof/>
                <w:webHidden/>
              </w:rPr>
              <w:instrText xml:space="preserve"> PAGEREF _Toc478063804 \h </w:instrText>
            </w:r>
            <w:r w:rsidR="005E1575">
              <w:rPr>
                <w:noProof/>
                <w:webHidden/>
              </w:rPr>
            </w:r>
            <w:r w:rsidR="005E1575">
              <w:rPr>
                <w:noProof/>
                <w:webHidden/>
              </w:rPr>
              <w:fldChar w:fldCharType="separate"/>
            </w:r>
            <w:r w:rsidR="005E1575">
              <w:rPr>
                <w:noProof/>
                <w:webHidden/>
              </w:rPr>
              <w:t>8</w:t>
            </w:r>
            <w:r w:rsidR="005E1575">
              <w:rPr>
                <w:noProof/>
                <w:webHidden/>
              </w:rPr>
              <w:fldChar w:fldCharType="end"/>
            </w:r>
          </w:hyperlink>
        </w:p>
        <w:p w14:paraId="266FA7AE" w14:textId="0A8C9E2F" w:rsidR="005E1575" w:rsidRDefault="00537E02">
          <w:pPr>
            <w:pStyle w:val="TOC3"/>
            <w:tabs>
              <w:tab w:val="right" w:leader="dot" w:pos="8296"/>
            </w:tabs>
            <w:rPr>
              <w:rFonts w:cstheme="minorBidi"/>
              <w:noProof/>
              <w:lang w:eastAsia="zh-CN"/>
            </w:rPr>
          </w:pPr>
          <w:hyperlink w:anchor="_Toc478063805" w:history="1">
            <w:r w:rsidR="005E1575" w:rsidRPr="00F4756A">
              <w:rPr>
                <w:rStyle w:val="Hyperlink"/>
                <w:noProof/>
              </w:rPr>
              <w:t>Page layout</w:t>
            </w:r>
            <w:r w:rsidR="005E1575">
              <w:rPr>
                <w:noProof/>
                <w:webHidden/>
              </w:rPr>
              <w:tab/>
            </w:r>
            <w:r w:rsidR="005E1575">
              <w:rPr>
                <w:noProof/>
                <w:webHidden/>
              </w:rPr>
              <w:fldChar w:fldCharType="begin"/>
            </w:r>
            <w:r w:rsidR="005E1575">
              <w:rPr>
                <w:noProof/>
                <w:webHidden/>
              </w:rPr>
              <w:instrText xml:space="preserve"> PAGEREF _Toc478063805 \h </w:instrText>
            </w:r>
            <w:r w:rsidR="005E1575">
              <w:rPr>
                <w:noProof/>
                <w:webHidden/>
              </w:rPr>
            </w:r>
            <w:r w:rsidR="005E1575">
              <w:rPr>
                <w:noProof/>
                <w:webHidden/>
              </w:rPr>
              <w:fldChar w:fldCharType="separate"/>
            </w:r>
            <w:r w:rsidR="005E1575">
              <w:rPr>
                <w:noProof/>
                <w:webHidden/>
              </w:rPr>
              <w:t>9</w:t>
            </w:r>
            <w:r w:rsidR="005E1575">
              <w:rPr>
                <w:noProof/>
                <w:webHidden/>
              </w:rPr>
              <w:fldChar w:fldCharType="end"/>
            </w:r>
          </w:hyperlink>
        </w:p>
        <w:p w14:paraId="24809102" w14:textId="517152CD" w:rsidR="005E1575" w:rsidRDefault="00537E02">
          <w:pPr>
            <w:pStyle w:val="TOC3"/>
            <w:tabs>
              <w:tab w:val="right" w:leader="dot" w:pos="8296"/>
            </w:tabs>
            <w:rPr>
              <w:rFonts w:cstheme="minorBidi"/>
              <w:noProof/>
              <w:lang w:eastAsia="zh-CN"/>
            </w:rPr>
          </w:pPr>
          <w:hyperlink w:anchor="_Toc478063806" w:history="1">
            <w:r w:rsidR="005E1575" w:rsidRPr="00F4756A">
              <w:rPr>
                <w:rStyle w:val="Hyperlink"/>
                <w:noProof/>
              </w:rPr>
              <w:t>Sample of site color</w:t>
            </w:r>
            <w:r w:rsidR="005E1575">
              <w:rPr>
                <w:noProof/>
                <w:webHidden/>
              </w:rPr>
              <w:tab/>
            </w:r>
            <w:r w:rsidR="005E1575">
              <w:rPr>
                <w:noProof/>
                <w:webHidden/>
              </w:rPr>
              <w:fldChar w:fldCharType="begin"/>
            </w:r>
            <w:r w:rsidR="005E1575">
              <w:rPr>
                <w:noProof/>
                <w:webHidden/>
              </w:rPr>
              <w:instrText xml:space="preserve"> PAGEREF _Toc478063806 \h </w:instrText>
            </w:r>
            <w:r w:rsidR="005E1575">
              <w:rPr>
                <w:noProof/>
                <w:webHidden/>
              </w:rPr>
            </w:r>
            <w:r w:rsidR="005E1575">
              <w:rPr>
                <w:noProof/>
                <w:webHidden/>
              </w:rPr>
              <w:fldChar w:fldCharType="separate"/>
            </w:r>
            <w:r w:rsidR="005E1575">
              <w:rPr>
                <w:noProof/>
                <w:webHidden/>
              </w:rPr>
              <w:t>19</w:t>
            </w:r>
            <w:r w:rsidR="005E1575">
              <w:rPr>
                <w:noProof/>
                <w:webHidden/>
              </w:rPr>
              <w:fldChar w:fldCharType="end"/>
            </w:r>
          </w:hyperlink>
        </w:p>
        <w:p w14:paraId="7347C88C" w14:textId="6BCF1D12" w:rsidR="005E1575" w:rsidRDefault="00537E02">
          <w:pPr>
            <w:pStyle w:val="TOC2"/>
            <w:tabs>
              <w:tab w:val="right" w:leader="dot" w:pos="8296"/>
            </w:tabs>
            <w:rPr>
              <w:rFonts w:cstheme="minorBidi"/>
              <w:noProof/>
              <w:lang w:eastAsia="zh-CN"/>
            </w:rPr>
          </w:pPr>
          <w:hyperlink w:anchor="_Toc478063807" w:history="1">
            <w:r w:rsidR="005E1575" w:rsidRPr="00F4756A">
              <w:rPr>
                <w:rStyle w:val="Hyperlink"/>
                <w:noProof/>
              </w:rPr>
              <w:t>Milestone 3</w:t>
            </w:r>
            <w:r w:rsidR="005E1575">
              <w:rPr>
                <w:noProof/>
                <w:webHidden/>
              </w:rPr>
              <w:tab/>
            </w:r>
            <w:r w:rsidR="005E1575">
              <w:rPr>
                <w:noProof/>
                <w:webHidden/>
              </w:rPr>
              <w:fldChar w:fldCharType="begin"/>
            </w:r>
            <w:r w:rsidR="005E1575">
              <w:rPr>
                <w:noProof/>
                <w:webHidden/>
              </w:rPr>
              <w:instrText xml:space="preserve"> PAGEREF _Toc478063807 \h </w:instrText>
            </w:r>
            <w:r w:rsidR="005E1575">
              <w:rPr>
                <w:noProof/>
                <w:webHidden/>
              </w:rPr>
            </w:r>
            <w:r w:rsidR="005E1575">
              <w:rPr>
                <w:noProof/>
                <w:webHidden/>
              </w:rPr>
              <w:fldChar w:fldCharType="separate"/>
            </w:r>
            <w:r w:rsidR="005E1575">
              <w:rPr>
                <w:noProof/>
                <w:webHidden/>
              </w:rPr>
              <w:t>20</w:t>
            </w:r>
            <w:r w:rsidR="005E1575">
              <w:rPr>
                <w:noProof/>
                <w:webHidden/>
              </w:rPr>
              <w:fldChar w:fldCharType="end"/>
            </w:r>
          </w:hyperlink>
        </w:p>
        <w:p w14:paraId="23E5A65C" w14:textId="4C5EB6FE" w:rsidR="005E1575" w:rsidRDefault="00537E02">
          <w:pPr>
            <w:pStyle w:val="TOC3"/>
            <w:tabs>
              <w:tab w:val="right" w:leader="dot" w:pos="8296"/>
            </w:tabs>
            <w:rPr>
              <w:rFonts w:cstheme="minorBidi"/>
              <w:noProof/>
              <w:lang w:eastAsia="zh-CN"/>
            </w:rPr>
          </w:pPr>
          <w:hyperlink w:anchor="_Toc478063808" w:history="1">
            <w:r w:rsidR="005E1575" w:rsidRPr="00F4756A">
              <w:rPr>
                <w:rStyle w:val="Hyperlink"/>
                <w:noProof/>
              </w:rPr>
              <w:t>A/B Test</w:t>
            </w:r>
            <w:r w:rsidR="005E1575">
              <w:rPr>
                <w:noProof/>
                <w:webHidden/>
              </w:rPr>
              <w:tab/>
            </w:r>
            <w:r w:rsidR="005E1575">
              <w:rPr>
                <w:noProof/>
                <w:webHidden/>
              </w:rPr>
              <w:fldChar w:fldCharType="begin"/>
            </w:r>
            <w:r w:rsidR="005E1575">
              <w:rPr>
                <w:noProof/>
                <w:webHidden/>
              </w:rPr>
              <w:instrText xml:space="preserve"> PAGEREF _Toc478063808 \h </w:instrText>
            </w:r>
            <w:r w:rsidR="005E1575">
              <w:rPr>
                <w:noProof/>
                <w:webHidden/>
              </w:rPr>
            </w:r>
            <w:r w:rsidR="005E1575">
              <w:rPr>
                <w:noProof/>
                <w:webHidden/>
              </w:rPr>
              <w:fldChar w:fldCharType="separate"/>
            </w:r>
            <w:r w:rsidR="005E1575">
              <w:rPr>
                <w:noProof/>
                <w:webHidden/>
              </w:rPr>
              <w:t>20</w:t>
            </w:r>
            <w:r w:rsidR="005E1575">
              <w:rPr>
                <w:noProof/>
                <w:webHidden/>
              </w:rPr>
              <w:fldChar w:fldCharType="end"/>
            </w:r>
          </w:hyperlink>
        </w:p>
        <w:p w14:paraId="3C2BE8DF" w14:textId="34B7D9B2" w:rsidR="005E1575" w:rsidRDefault="00537E02">
          <w:pPr>
            <w:pStyle w:val="TOC3"/>
            <w:tabs>
              <w:tab w:val="right" w:leader="dot" w:pos="8296"/>
            </w:tabs>
            <w:rPr>
              <w:rFonts w:cstheme="minorBidi"/>
              <w:noProof/>
              <w:lang w:eastAsia="zh-CN"/>
            </w:rPr>
          </w:pPr>
          <w:hyperlink w:anchor="_Toc478063809" w:history="1">
            <w:r w:rsidR="005E1575" w:rsidRPr="00F4756A">
              <w:rPr>
                <w:rStyle w:val="Hyperlink"/>
                <w:noProof/>
              </w:rPr>
              <w:t>Still working on</w:t>
            </w:r>
            <w:r w:rsidR="005E1575">
              <w:rPr>
                <w:noProof/>
                <w:webHidden/>
              </w:rPr>
              <w:tab/>
            </w:r>
            <w:r w:rsidR="005E1575">
              <w:rPr>
                <w:noProof/>
                <w:webHidden/>
              </w:rPr>
              <w:fldChar w:fldCharType="begin"/>
            </w:r>
            <w:r w:rsidR="005E1575">
              <w:rPr>
                <w:noProof/>
                <w:webHidden/>
              </w:rPr>
              <w:instrText xml:space="preserve"> PAGEREF _Toc478063809 \h </w:instrText>
            </w:r>
            <w:r w:rsidR="005E1575">
              <w:rPr>
                <w:noProof/>
                <w:webHidden/>
              </w:rPr>
            </w:r>
            <w:r w:rsidR="005E1575">
              <w:rPr>
                <w:noProof/>
                <w:webHidden/>
              </w:rPr>
              <w:fldChar w:fldCharType="separate"/>
            </w:r>
            <w:r w:rsidR="005E1575">
              <w:rPr>
                <w:noProof/>
                <w:webHidden/>
              </w:rPr>
              <w:t>20</w:t>
            </w:r>
            <w:r w:rsidR="005E1575">
              <w:rPr>
                <w:noProof/>
                <w:webHidden/>
              </w:rPr>
              <w:fldChar w:fldCharType="end"/>
            </w:r>
          </w:hyperlink>
        </w:p>
        <w:p w14:paraId="7AD6F671" w14:textId="0C273E82" w:rsidR="005E1575" w:rsidRDefault="005E1575">
          <w:r>
            <w:rPr>
              <w:b/>
              <w:bCs/>
              <w:noProof/>
            </w:rPr>
            <w:fldChar w:fldCharType="end"/>
          </w:r>
        </w:p>
      </w:sdtContent>
    </w:sdt>
    <w:p w14:paraId="2032DE9C" w14:textId="77777777" w:rsidR="001A3498" w:rsidRDefault="001A3498">
      <w:pPr>
        <w:widowControl/>
        <w:jc w:val="left"/>
        <w:rPr>
          <w:rFonts w:ascii="Times New Roman" w:eastAsiaTheme="majorEastAsia" w:hAnsi="Times New Roman" w:cstheme="majorBidi"/>
          <w:sz w:val="40"/>
          <w:szCs w:val="32"/>
        </w:rPr>
      </w:pPr>
      <w:r>
        <w:br w:type="page"/>
      </w:r>
    </w:p>
    <w:p w14:paraId="44BD0FC6" w14:textId="77777777" w:rsidR="001A3498" w:rsidRDefault="001A3498" w:rsidP="00E41D9F">
      <w:pPr>
        <w:pStyle w:val="Heading1"/>
      </w:pPr>
      <w:bookmarkStart w:id="31" w:name="_Toc478063791"/>
      <w:r>
        <w:lastRenderedPageBreak/>
        <w:t>Milestone 4</w:t>
      </w:r>
      <w:bookmarkEnd w:id="31"/>
    </w:p>
    <w:p w14:paraId="35DBB00E" w14:textId="2E757695" w:rsidR="00A8272B" w:rsidRDefault="00DD5A20" w:rsidP="00DD5A20">
      <w:pPr>
        <w:pStyle w:val="Heading2"/>
      </w:pPr>
      <w:bookmarkStart w:id="32" w:name="_Toc478063792"/>
      <w:r w:rsidRPr="00DD5A20">
        <w:t>Define validation requirements</w:t>
      </w:r>
      <w:bookmarkEnd w:id="32"/>
    </w:p>
    <w:tbl>
      <w:tblPr>
        <w:tblStyle w:val="GridTable6Colorful-Accent1"/>
        <w:tblW w:w="0" w:type="auto"/>
        <w:tblLook w:val="04A0" w:firstRow="1" w:lastRow="0" w:firstColumn="1" w:lastColumn="0" w:noHBand="0" w:noVBand="1"/>
      </w:tblPr>
      <w:tblGrid>
        <w:gridCol w:w="2765"/>
        <w:gridCol w:w="2765"/>
        <w:gridCol w:w="2766"/>
      </w:tblGrid>
      <w:tr w:rsidR="00A8272B" w14:paraId="34315023" w14:textId="77777777" w:rsidTr="00CE6B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nil"/>
            </w:tcBorders>
          </w:tcPr>
          <w:p w14:paraId="38E494E8" w14:textId="64B830CE" w:rsidR="00A8272B" w:rsidRPr="00A8272B" w:rsidRDefault="00A8272B" w:rsidP="00A8272B">
            <w:pPr>
              <w:rPr>
                <w:u w:val="single"/>
              </w:rPr>
            </w:pPr>
            <w:r>
              <w:t xml:space="preserve">FROM on page: </w:t>
            </w:r>
            <w:r>
              <w:rPr>
                <w:u w:val="single"/>
              </w:rPr>
              <w:t>Contact</w:t>
            </w:r>
            <w:r w:rsidR="003C6B11">
              <w:rPr>
                <w:u w:val="single"/>
              </w:rPr>
              <w:t>.html</w:t>
            </w:r>
          </w:p>
        </w:tc>
      </w:tr>
      <w:tr w:rsidR="00A8272B" w14:paraId="1FB5FA73" w14:textId="77777777" w:rsidTr="00CE6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left w:val="nil"/>
              <w:bottom w:val="nil"/>
              <w:right w:val="nil"/>
            </w:tcBorders>
          </w:tcPr>
          <w:p w14:paraId="62DC2FF8" w14:textId="1A31ED68" w:rsidR="00A8272B" w:rsidRDefault="00CE748F" w:rsidP="00A8272B">
            <w:r>
              <w:t>Field ID</w:t>
            </w:r>
          </w:p>
        </w:tc>
        <w:tc>
          <w:tcPr>
            <w:tcW w:w="2765" w:type="dxa"/>
            <w:tcBorders>
              <w:top w:val="nil"/>
              <w:left w:val="nil"/>
              <w:bottom w:val="nil"/>
              <w:right w:val="nil"/>
            </w:tcBorders>
          </w:tcPr>
          <w:p w14:paraId="34293475" w14:textId="4C86AF42" w:rsidR="00A8272B" w:rsidRPr="00CE748F" w:rsidRDefault="00CE748F" w:rsidP="00A8272B">
            <w:pPr>
              <w:cnfStyle w:val="000000100000" w:firstRow="0" w:lastRow="0" w:firstColumn="0" w:lastColumn="0" w:oddVBand="0" w:evenVBand="0" w:oddHBand="1" w:evenHBand="0" w:firstRowFirstColumn="0" w:firstRowLastColumn="0" w:lastRowFirstColumn="0" w:lastRowLastColumn="0"/>
              <w:rPr>
                <w:b/>
              </w:rPr>
            </w:pPr>
            <w:r>
              <w:rPr>
                <w:b/>
              </w:rPr>
              <w:t>Data Format or RegExp</w:t>
            </w:r>
          </w:p>
        </w:tc>
        <w:tc>
          <w:tcPr>
            <w:tcW w:w="2766" w:type="dxa"/>
            <w:tcBorders>
              <w:top w:val="nil"/>
              <w:left w:val="nil"/>
              <w:bottom w:val="nil"/>
              <w:right w:val="nil"/>
            </w:tcBorders>
          </w:tcPr>
          <w:p w14:paraId="2BCE2D8B" w14:textId="5447C4A2" w:rsidR="00A8272B" w:rsidRPr="00CE748F" w:rsidRDefault="00CE748F" w:rsidP="00A8272B">
            <w:pPr>
              <w:cnfStyle w:val="000000100000" w:firstRow="0" w:lastRow="0" w:firstColumn="0" w:lastColumn="0" w:oddVBand="0" w:evenVBand="0" w:oddHBand="1" w:evenHBand="0" w:firstRowFirstColumn="0" w:firstRowLastColumn="0" w:lastRowFirstColumn="0" w:lastRowLastColumn="0"/>
              <w:rPr>
                <w:b/>
              </w:rPr>
            </w:pPr>
            <w:r>
              <w:rPr>
                <w:b/>
              </w:rPr>
              <w:t>Explanation</w:t>
            </w:r>
          </w:p>
        </w:tc>
      </w:tr>
      <w:tr w:rsidR="00A8272B" w14:paraId="72933270" w14:textId="77777777" w:rsidTr="00CE6BD9">
        <w:tc>
          <w:tcPr>
            <w:cnfStyle w:val="001000000000" w:firstRow="0" w:lastRow="0" w:firstColumn="1" w:lastColumn="0" w:oddVBand="0" w:evenVBand="0" w:oddHBand="0" w:evenHBand="0" w:firstRowFirstColumn="0" w:firstRowLastColumn="0" w:lastRowFirstColumn="0" w:lastRowLastColumn="0"/>
            <w:tcW w:w="2765" w:type="dxa"/>
            <w:tcBorders>
              <w:top w:val="nil"/>
              <w:left w:val="nil"/>
              <w:bottom w:val="nil"/>
              <w:right w:val="nil"/>
            </w:tcBorders>
          </w:tcPr>
          <w:p w14:paraId="2355D629" w14:textId="4C32C97D" w:rsidR="00A8272B" w:rsidRDefault="00CE6BD9" w:rsidP="00A8272B">
            <w:r>
              <w:t>form_name</w:t>
            </w:r>
          </w:p>
        </w:tc>
        <w:tc>
          <w:tcPr>
            <w:tcW w:w="2765" w:type="dxa"/>
            <w:tcBorders>
              <w:top w:val="nil"/>
              <w:left w:val="nil"/>
              <w:bottom w:val="nil"/>
              <w:right w:val="nil"/>
            </w:tcBorders>
          </w:tcPr>
          <w:p w14:paraId="2F05A834" w14:textId="5ACB8BC6" w:rsidR="00A8272B" w:rsidRDefault="00153445" w:rsidP="00A8272B">
            <w:pPr>
              <w:cnfStyle w:val="000000000000" w:firstRow="0" w:lastRow="0" w:firstColumn="0" w:lastColumn="0" w:oddVBand="0" w:evenVBand="0" w:oddHBand="0" w:evenHBand="0" w:firstRowFirstColumn="0" w:firstRowLastColumn="0" w:lastRowFirstColumn="0" w:lastRowLastColumn="0"/>
            </w:pPr>
            <w:r>
              <w:t>/^[A-Za-z]</w:t>
            </w:r>
            <w:r w:rsidR="004C04F1">
              <w:t>+</w:t>
            </w:r>
            <w:r>
              <w:t>$/</w:t>
            </w:r>
          </w:p>
        </w:tc>
        <w:tc>
          <w:tcPr>
            <w:tcW w:w="2766" w:type="dxa"/>
            <w:tcBorders>
              <w:top w:val="nil"/>
              <w:left w:val="nil"/>
              <w:bottom w:val="nil"/>
              <w:right w:val="nil"/>
            </w:tcBorders>
          </w:tcPr>
          <w:p w14:paraId="0712AD68" w14:textId="38FD03CC" w:rsidR="00A8272B" w:rsidRDefault="008A0C0D" w:rsidP="00A8272B">
            <w:pPr>
              <w:cnfStyle w:val="000000000000" w:firstRow="0" w:lastRow="0" w:firstColumn="0" w:lastColumn="0" w:oddVBand="0" w:evenVBand="0" w:oddHBand="0" w:evenHBand="0" w:firstRowFirstColumn="0" w:firstRowLastColumn="0" w:lastRowFirstColumn="0" w:lastRowLastColumn="0"/>
            </w:pPr>
            <w:r>
              <w:t>C</w:t>
            </w:r>
            <w:r w:rsidR="006100C6">
              <w:t xml:space="preserve">an be </w:t>
            </w:r>
            <w:r w:rsidR="005E2B1C">
              <w:t>ignored</w:t>
            </w:r>
            <w:r w:rsidR="006100C6">
              <w:t xml:space="preserve"> case but </w:t>
            </w:r>
            <w:r w:rsidR="00AC3887">
              <w:t>should be</w:t>
            </w:r>
            <w:r w:rsidR="008E2246">
              <w:t xml:space="preserve"> at least one</w:t>
            </w:r>
            <w:r w:rsidR="00AC3887">
              <w:t xml:space="preserve"> letter</w:t>
            </w:r>
          </w:p>
        </w:tc>
      </w:tr>
      <w:tr w:rsidR="00A8272B" w14:paraId="6ABE6010" w14:textId="77777777" w:rsidTr="00CE6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left w:val="nil"/>
              <w:bottom w:val="nil"/>
              <w:right w:val="nil"/>
            </w:tcBorders>
          </w:tcPr>
          <w:p w14:paraId="1402F3B8" w14:textId="029D901D" w:rsidR="00A8272B" w:rsidRDefault="00CE6BD9" w:rsidP="00A8272B">
            <w:r>
              <w:t>form_</w:t>
            </w:r>
            <w:r w:rsidR="00550195">
              <w:t>gender</w:t>
            </w:r>
          </w:p>
        </w:tc>
        <w:tc>
          <w:tcPr>
            <w:tcW w:w="2765" w:type="dxa"/>
            <w:tcBorders>
              <w:top w:val="nil"/>
              <w:left w:val="nil"/>
              <w:bottom w:val="nil"/>
              <w:right w:val="nil"/>
            </w:tcBorders>
          </w:tcPr>
          <w:p w14:paraId="504C853A" w14:textId="4E73F173" w:rsidR="00A8272B" w:rsidRDefault="005E2B1C" w:rsidP="00A8272B">
            <w:pPr>
              <w:cnfStyle w:val="000000100000" w:firstRow="0" w:lastRow="0" w:firstColumn="0" w:lastColumn="0" w:oddVBand="0" w:evenVBand="0" w:oddHBand="1" w:evenHBand="0" w:firstRowFirstColumn="0" w:firstRowLastColumn="0" w:lastRowFirstColumn="0" w:lastRowLastColumn="0"/>
            </w:pPr>
            <w:r>
              <w:t>radios</w:t>
            </w:r>
          </w:p>
        </w:tc>
        <w:tc>
          <w:tcPr>
            <w:tcW w:w="2766" w:type="dxa"/>
            <w:tcBorders>
              <w:top w:val="nil"/>
              <w:left w:val="nil"/>
              <w:bottom w:val="nil"/>
              <w:right w:val="nil"/>
            </w:tcBorders>
          </w:tcPr>
          <w:p w14:paraId="229FE26E" w14:textId="6A52E363" w:rsidR="00A8272B" w:rsidRDefault="00DE0B80" w:rsidP="00A8272B">
            <w:pPr>
              <w:cnfStyle w:val="000000100000" w:firstRow="0" w:lastRow="0" w:firstColumn="0" w:lastColumn="0" w:oddVBand="0" w:evenVBand="0" w:oddHBand="1" w:evenHBand="0" w:firstRowFirstColumn="0" w:firstRowLastColumn="0" w:lastRowFirstColumn="0" w:lastRowLastColumn="0"/>
            </w:pPr>
            <w:r>
              <w:t xml:space="preserve">At least one radio </w:t>
            </w:r>
            <w:r w:rsidR="006F0609">
              <w:t xml:space="preserve">should </w:t>
            </w:r>
            <w:r>
              <w:t>be selected</w:t>
            </w:r>
          </w:p>
        </w:tc>
      </w:tr>
      <w:tr w:rsidR="00A8272B" w14:paraId="0CF86493" w14:textId="77777777" w:rsidTr="00CE6BD9">
        <w:tc>
          <w:tcPr>
            <w:cnfStyle w:val="001000000000" w:firstRow="0" w:lastRow="0" w:firstColumn="1" w:lastColumn="0" w:oddVBand="0" w:evenVBand="0" w:oddHBand="0" w:evenHBand="0" w:firstRowFirstColumn="0" w:firstRowLastColumn="0" w:lastRowFirstColumn="0" w:lastRowLastColumn="0"/>
            <w:tcW w:w="2765" w:type="dxa"/>
            <w:tcBorders>
              <w:top w:val="nil"/>
              <w:left w:val="nil"/>
              <w:bottom w:val="nil"/>
              <w:right w:val="nil"/>
            </w:tcBorders>
          </w:tcPr>
          <w:p w14:paraId="2478384E" w14:textId="062EBD65" w:rsidR="00A8272B" w:rsidRDefault="00CE6BD9" w:rsidP="00A8272B">
            <w:r>
              <w:t>form_</w:t>
            </w:r>
            <w:r w:rsidR="00550195">
              <w:t>email</w:t>
            </w:r>
          </w:p>
        </w:tc>
        <w:tc>
          <w:tcPr>
            <w:tcW w:w="2765" w:type="dxa"/>
            <w:tcBorders>
              <w:top w:val="nil"/>
              <w:left w:val="nil"/>
              <w:bottom w:val="nil"/>
              <w:right w:val="nil"/>
            </w:tcBorders>
          </w:tcPr>
          <w:p w14:paraId="3314D0CB" w14:textId="52828A0B" w:rsidR="00A8272B" w:rsidRDefault="00190630" w:rsidP="00A8272B">
            <w:pPr>
              <w:cnfStyle w:val="000000000000" w:firstRow="0" w:lastRow="0" w:firstColumn="0" w:lastColumn="0" w:oddVBand="0" w:evenVBand="0" w:oddHBand="0" w:evenHBand="0" w:firstRowFirstColumn="0" w:firstRowLastColumn="0" w:lastRowFirstColumn="0" w:lastRowLastColumn="0"/>
            </w:pPr>
            <w:r w:rsidRPr="00190630">
              <w:t>/^\w+@\w+.com|.ca|.org$/</w:t>
            </w:r>
          </w:p>
        </w:tc>
        <w:tc>
          <w:tcPr>
            <w:tcW w:w="2766" w:type="dxa"/>
            <w:tcBorders>
              <w:top w:val="nil"/>
              <w:left w:val="nil"/>
              <w:bottom w:val="nil"/>
              <w:right w:val="nil"/>
            </w:tcBorders>
          </w:tcPr>
          <w:p w14:paraId="37988AEF" w14:textId="77777777" w:rsidR="00A8272B" w:rsidRDefault="008B160F" w:rsidP="00A8272B">
            <w:pPr>
              <w:cnfStyle w:val="000000000000" w:firstRow="0" w:lastRow="0" w:firstColumn="0" w:lastColumn="0" w:oddVBand="0" w:evenVBand="0" w:oddHBand="0" w:evenHBand="0" w:firstRowFirstColumn="0" w:firstRowLastColumn="0" w:lastRowFirstColumn="0" w:lastRowLastColumn="0"/>
            </w:pPr>
            <w:r>
              <w:t>At least one letter before @</w:t>
            </w:r>
          </w:p>
          <w:p w14:paraId="409AC806" w14:textId="5BC19680" w:rsidR="008B160F" w:rsidRDefault="0003798F" w:rsidP="00A8272B">
            <w:pPr>
              <w:cnfStyle w:val="000000000000" w:firstRow="0" w:lastRow="0" w:firstColumn="0" w:lastColumn="0" w:oddVBand="0" w:evenVBand="0" w:oddHBand="0" w:evenHBand="0" w:firstRowFirstColumn="0" w:firstRowLastColumn="0" w:lastRowFirstColumn="0" w:lastRowLastColumn="0"/>
            </w:pPr>
            <w:r>
              <w:t>At least one letter between @ and .com or .ca or .org</w:t>
            </w:r>
          </w:p>
        </w:tc>
      </w:tr>
      <w:tr w:rsidR="00A8272B" w14:paraId="73348ACE" w14:textId="77777777" w:rsidTr="00CE6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left w:val="nil"/>
              <w:bottom w:val="nil"/>
              <w:right w:val="nil"/>
            </w:tcBorders>
          </w:tcPr>
          <w:p w14:paraId="30371F70" w14:textId="5211142A" w:rsidR="00A8272B" w:rsidRDefault="00CE6BD9" w:rsidP="00A8272B">
            <w:r>
              <w:t>form_</w:t>
            </w:r>
            <w:r w:rsidR="00550195">
              <w:t>phone</w:t>
            </w:r>
          </w:p>
        </w:tc>
        <w:tc>
          <w:tcPr>
            <w:tcW w:w="2765" w:type="dxa"/>
            <w:tcBorders>
              <w:top w:val="nil"/>
              <w:left w:val="nil"/>
              <w:bottom w:val="nil"/>
              <w:right w:val="nil"/>
            </w:tcBorders>
          </w:tcPr>
          <w:p w14:paraId="4DBDE2D4" w14:textId="03F7A785" w:rsidR="00A8272B" w:rsidRDefault="00190630" w:rsidP="00A8272B">
            <w:pPr>
              <w:cnfStyle w:val="000000100000" w:firstRow="0" w:lastRow="0" w:firstColumn="0" w:lastColumn="0" w:oddVBand="0" w:evenVBand="0" w:oddHBand="1" w:evenHBand="0" w:firstRowFirstColumn="0" w:firstRowLastColumn="0" w:lastRowFirstColumn="0" w:lastRowLastColumn="0"/>
            </w:pPr>
            <w:r w:rsidRPr="00190630">
              <w:t>/^\d{3}$/</w:t>
            </w:r>
            <w:r>
              <w:t xml:space="preserve"> and </w:t>
            </w:r>
            <w:r w:rsidRPr="00190630">
              <w:t>/^\d{4}$/</w:t>
            </w:r>
          </w:p>
        </w:tc>
        <w:tc>
          <w:tcPr>
            <w:tcW w:w="2766" w:type="dxa"/>
            <w:tcBorders>
              <w:top w:val="nil"/>
              <w:left w:val="nil"/>
              <w:bottom w:val="nil"/>
              <w:right w:val="nil"/>
            </w:tcBorders>
          </w:tcPr>
          <w:p w14:paraId="70FE43CF" w14:textId="0FB80314" w:rsidR="00A8272B" w:rsidRDefault="001809A5" w:rsidP="00A8272B">
            <w:pPr>
              <w:cnfStyle w:val="000000100000" w:firstRow="0" w:lastRow="0" w:firstColumn="0" w:lastColumn="0" w:oddVBand="0" w:evenVBand="0" w:oddHBand="1" w:evenHBand="0" w:firstRowFirstColumn="0" w:firstRowLastColumn="0" w:lastRowFirstColumn="0" w:lastRowLastColumn="0"/>
            </w:pPr>
            <w:r>
              <w:t>The first one s</w:t>
            </w:r>
            <w:r w:rsidR="0004372E">
              <w:t>hould</w:t>
            </w:r>
            <w:r w:rsidR="008D57BD">
              <w:t xml:space="preserve"> be three digital </w:t>
            </w:r>
            <w:r w:rsidR="002746CD">
              <w:t>number</w:t>
            </w:r>
            <w:r w:rsidR="00CA0B9B">
              <w:t>s</w:t>
            </w:r>
          </w:p>
          <w:p w14:paraId="08B3C260" w14:textId="0B52F7DE" w:rsidR="008E2127" w:rsidRDefault="00722EF3" w:rsidP="00A8272B">
            <w:pPr>
              <w:cnfStyle w:val="000000100000" w:firstRow="0" w:lastRow="0" w:firstColumn="0" w:lastColumn="0" w:oddVBand="0" w:evenVBand="0" w:oddHBand="1" w:evenHBand="0" w:firstRowFirstColumn="0" w:firstRowLastColumn="0" w:lastRowFirstColumn="0" w:lastRowLastColumn="0"/>
            </w:pPr>
            <w:r>
              <w:t>The second one s</w:t>
            </w:r>
            <w:r w:rsidR="008E2127">
              <w:t>hould be four digital number</w:t>
            </w:r>
            <w:r w:rsidR="00CA0B9B">
              <w:t>s</w:t>
            </w:r>
          </w:p>
        </w:tc>
      </w:tr>
      <w:tr w:rsidR="00A8272B" w14:paraId="12141CDF" w14:textId="77777777" w:rsidTr="00CE6BD9">
        <w:tc>
          <w:tcPr>
            <w:cnfStyle w:val="001000000000" w:firstRow="0" w:lastRow="0" w:firstColumn="1" w:lastColumn="0" w:oddVBand="0" w:evenVBand="0" w:oddHBand="0" w:evenHBand="0" w:firstRowFirstColumn="0" w:firstRowLastColumn="0" w:lastRowFirstColumn="0" w:lastRowLastColumn="0"/>
            <w:tcW w:w="2765" w:type="dxa"/>
            <w:tcBorders>
              <w:top w:val="nil"/>
              <w:left w:val="nil"/>
              <w:bottom w:val="nil"/>
              <w:right w:val="nil"/>
            </w:tcBorders>
          </w:tcPr>
          <w:p w14:paraId="41BDE7F0" w14:textId="0D3B2FBE" w:rsidR="00A8272B" w:rsidRDefault="001A7EBE" w:rsidP="00A8272B">
            <w:r>
              <w:t>form_</w:t>
            </w:r>
            <w:r w:rsidR="003D7F37">
              <w:t>sel</w:t>
            </w:r>
          </w:p>
        </w:tc>
        <w:tc>
          <w:tcPr>
            <w:tcW w:w="2765" w:type="dxa"/>
            <w:tcBorders>
              <w:top w:val="nil"/>
              <w:left w:val="nil"/>
              <w:bottom w:val="nil"/>
              <w:right w:val="nil"/>
            </w:tcBorders>
          </w:tcPr>
          <w:p w14:paraId="2D77B9A1" w14:textId="069EA9D4" w:rsidR="00A8272B" w:rsidRDefault="00E93B81" w:rsidP="00A8272B">
            <w:pPr>
              <w:cnfStyle w:val="000000000000" w:firstRow="0" w:lastRow="0" w:firstColumn="0" w:lastColumn="0" w:oddVBand="0" w:evenVBand="0" w:oddHBand="0" w:evenHBand="0" w:firstRowFirstColumn="0" w:firstRowLastColumn="0" w:lastRowFirstColumn="0" w:lastRowLastColumn="0"/>
            </w:pPr>
            <w:r>
              <w:t>It’s a select list</w:t>
            </w:r>
          </w:p>
        </w:tc>
        <w:tc>
          <w:tcPr>
            <w:tcW w:w="2766" w:type="dxa"/>
            <w:tcBorders>
              <w:top w:val="nil"/>
              <w:left w:val="nil"/>
              <w:bottom w:val="nil"/>
              <w:right w:val="nil"/>
            </w:tcBorders>
          </w:tcPr>
          <w:p w14:paraId="65192E5A" w14:textId="31C214CE" w:rsidR="00E7757D" w:rsidRDefault="00106650" w:rsidP="00A8272B">
            <w:pPr>
              <w:cnfStyle w:val="000000000000" w:firstRow="0" w:lastRow="0" w:firstColumn="0" w:lastColumn="0" w:oddVBand="0" w:evenVBand="0" w:oddHBand="0" w:evenHBand="0" w:firstRowFirstColumn="0" w:firstRowLastColumn="0" w:lastRowFirstColumn="0" w:lastRowLastColumn="0"/>
            </w:pPr>
            <w:r>
              <w:t>Should be choose one of the options</w:t>
            </w:r>
          </w:p>
        </w:tc>
      </w:tr>
      <w:tr w:rsidR="00E7757D" w14:paraId="19C7691F" w14:textId="77777777" w:rsidTr="00CE6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left w:val="nil"/>
              <w:bottom w:val="nil"/>
              <w:right w:val="nil"/>
            </w:tcBorders>
          </w:tcPr>
          <w:p w14:paraId="0B774B4C" w14:textId="228FF672" w:rsidR="00E7757D" w:rsidRDefault="00E7757D" w:rsidP="00A8272B">
            <w:r>
              <w:t>form_comments</w:t>
            </w:r>
          </w:p>
        </w:tc>
        <w:tc>
          <w:tcPr>
            <w:tcW w:w="2765" w:type="dxa"/>
            <w:tcBorders>
              <w:top w:val="nil"/>
              <w:left w:val="nil"/>
              <w:bottom w:val="nil"/>
              <w:right w:val="nil"/>
            </w:tcBorders>
          </w:tcPr>
          <w:p w14:paraId="7A905987" w14:textId="558EAB5E" w:rsidR="00E7757D" w:rsidRDefault="00E93B81" w:rsidP="00A8272B">
            <w:pPr>
              <w:cnfStyle w:val="000000100000" w:firstRow="0" w:lastRow="0" w:firstColumn="0" w:lastColumn="0" w:oddVBand="0" w:evenVBand="0" w:oddHBand="1" w:evenHBand="0" w:firstRowFirstColumn="0" w:firstRowLastColumn="0" w:lastRowFirstColumn="0" w:lastRowLastColumn="0"/>
            </w:pPr>
            <w:r>
              <w:t>It’s optional</w:t>
            </w:r>
          </w:p>
        </w:tc>
        <w:tc>
          <w:tcPr>
            <w:tcW w:w="2766" w:type="dxa"/>
            <w:tcBorders>
              <w:top w:val="nil"/>
              <w:left w:val="nil"/>
              <w:bottom w:val="nil"/>
              <w:right w:val="nil"/>
            </w:tcBorders>
          </w:tcPr>
          <w:p w14:paraId="0EC795B8" w14:textId="5CBA4A04" w:rsidR="00E7757D" w:rsidRDefault="00313F73" w:rsidP="00A8272B">
            <w:pPr>
              <w:cnfStyle w:val="000000100000" w:firstRow="0" w:lastRow="0" w:firstColumn="0" w:lastColumn="0" w:oddVBand="0" w:evenVBand="0" w:oddHBand="1" w:evenHBand="0" w:firstRowFirstColumn="0" w:firstRowLastColumn="0" w:lastRowFirstColumn="0" w:lastRowLastColumn="0"/>
            </w:pPr>
            <w:r>
              <w:t>No validation for this one because it is optional</w:t>
            </w:r>
          </w:p>
        </w:tc>
      </w:tr>
    </w:tbl>
    <w:p w14:paraId="6B52F6B0" w14:textId="77777777" w:rsidR="00A8272B" w:rsidRPr="00A8272B" w:rsidRDefault="00A8272B" w:rsidP="00A8272B"/>
    <w:p w14:paraId="78F2C1A8" w14:textId="5208C789" w:rsidR="00DD5A20" w:rsidRDefault="00DD5A20" w:rsidP="00DD5A20">
      <w:pPr>
        <w:pStyle w:val="Heading2"/>
      </w:pPr>
      <w:bookmarkStart w:id="33" w:name="_Toc478063793"/>
      <w:r w:rsidRPr="00DD5A20">
        <w:t>Implement validation requirements</w:t>
      </w:r>
      <w:bookmarkEnd w:id="33"/>
    </w:p>
    <w:p w14:paraId="7A72C71E" w14:textId="46404319" w:rsidR="00DD5A20" w:rsidRDefault="00D376CE" w:rsidP="00DD5A20">
      <w:r>
        <w:t>We i</w:t>
      </w:r>
      <w:r w:rsidRPr="00DD5A20">
        <w:t>mplement</w:t>
      </w:r>
      <w:r w:rsidR="00C528F1">
        <w:t>ed</w:t>
      </w:r>
      <w:r w:rsidRPr="00DD5A20">
        <w:t xml:space="preserve"> </w:t>
      </w:r>
      <w:r>
        <w:t xml:space="preserve">our </w:t>
      </w:r>
      <w:r w:rsidRPr="00DD5A20">
        <w:t>validation</w:t>
      </w:r>
      <w:r w:rsidR="00254E29">
        <w:t xml:space="preserve"> field by field.</w:t>
      </w:r>
      <w:r w:rsidR="000E0B50">
        <w:t xml:space="preserve"> </w:t>
      </w:r>
      <w:r w:rsidR="0079230B">
        <w:rPr>
          <w:rFonts w:hint="eastAsia"/>
        </w:rPr>
        <w:t>W</w:t>
      </w:r>
      <w:r w:rsidR="0079230B">
        <w:t>hen user</w:t>
      </w:r>
      <w:r w:rsidR="006317C2">
        <w:t>s</w:t>
      </w:r>
      <w:r w:rsidR="0079230B">
        <w:t xml:space="preserve"> click the submit button, a</w:t>
      </w:r>
      <w:r w:rsidR="002771A7">
        <w:t>ll t</w:t>
      </w:r>
      <w:r w:rsidR="000E0B50">
        <w:t>he wrong information</w:t>
      </w:r>
      <w:r w:rsidR="00A168A0">
        <w:t xml:space="preserve"> </w:t>
      </w:r>
      <w:r w:rsidR="00767961">
        <w:t>will be</w:t>
      </w:r>
      <w:r w:rsidR="00F75039">
        <w:t xml:space="preserve"> </w:t>
      </w:r>
      <w:r w:rsidR="00A168A0">
        <w:t>successfully highlight</w:t>
      </w:r>
      <w:r w:rsidR="0059513B">
        <w:t>ed</w:t>
      </w:r>
      <w:r w:rsidR="00A168A0">
        <w:t xml:space="preserve"> </w:t>
      </w:r>
      <w:r w:rsidR="007D478C">
        <w:t xml:space="preserve">in </w:t>
      </w:r>
      <w:r w:rsidR="00A168A0">
        <w:t>the field</w:t>
      </w:r>
      <w:r w:rsidR="00750A31">
        <w:rPr>
          <w:rFonts w:hint="eastAsia"/>
        </w:rPr>
        <w:t>.</w:t>
      </w:r>
      <w:r w:rsidR="00AC1E05">
        <w:t xml:space="preserve"> Also, we use </w:t>
      </w:r>
      <w:r w:rsidR="00276FA3">
        <w:t>jQuery</w:t>
      </w:r>
      <w:r w:rsidR="00AC1E05">
        <w:t xml:space="preserve"> to provide </w:t>
      </w:r>
      <w:r w:rsidR="00F12F38">
        <w:t xml:space="preserve">the </w:t>
      </w:r>
      <w:r w:rsidR="00AC1E05">
        <w:t>friendly feedback.</w:t>
      </w:r>
    </w:p>
    <w:p w14:paraId="3D936508" w14:textId="77777777" w:rsidR="00B95E62" w:rsidRDefault="00B95E62" w:rsidP="00DD5A20"/>
    <w:p w14:paraId="16EEEED4" w14:textId="77777777" w:rsidR="00DD5A20" w:rsidRDefault="00DD5A20" w:rsidP="00DD5A20">
      <w:pPr>
        <w:pStyle w:val="Heading2"/>
      </w:pPr>
      <w:bookmarkStart w:id="34" w:name="_Toc478063794"/>
      <w:r w:rsidRPr="00DD5A20">
        <w:t>Test form</w:t>
      </w:r>
      <w:bookmarkEnd w:id="34"/>
    </w:p>
    <w:tbl>
      <w:tblPr>
        <w:tblStyle w:val="GridTable6Colorful-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40456" w14:paraId="3DF33A60" w14:textId="77777777" w:rsidTr="00826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none" w:sz="0" w:space="0" w:color="auto"/>
            </w:tcBorders>
          </w:tcPr>
          <w:p w14:paraId="735C7B4D" w14:textId="3BA215B9" w:rsidR="00D40456" w:rsidRPr="006A53DD" w:rsidRDefault="00D40456" w:rsidP="00DD5A20">
            <w:pPr>
              <w:rPr>
                <w:u w:val="single"/>
              </w:rPr>
            </w:pPr>
            <w:r>
              <w:t>TEST DOCUMENTATION for FORM on page</w:t>
            </w:r>
            <w:r w:rsidR="006A53DD">
              <w:t xml:space="preserve">: </w:t>
            </w:r>
            <w:r w:rsidR="006A53DD">
              <w:rPr>
                <w:u w:val="single"/>
              </w:rPr>
              <w:t>Contact Us</w:t>
            </w:r>
          </w:p>
        </w:tc>
      </w:tr>
      <w:tr w:rsidR="002B46BF" w14:paraId="7160DD9D" w14:textId="77777777" w:rsidTr="00826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FBAEE9D" w14:textId="6CB11B1C" w:rsidR="002B46BF" w:rsidRDefault="002B46BF" w:rsidP="00DD5A20">
            <w:r>
              <w:t>FIELD LEVEL TESTING</w:t>
            </w:r>
          </w:p>
        </w:tc>
      </w:tr>
      <w:tr w:rsidR="006A01A5" w14:paraId="38F64CE0" w14:textId="77777777" w:rsidTr="00826C18">
        <w:tc>
          <w:tcPr>
            <w:cnfStyle w:val="001000000000" w:firstRow="0" w:lastRow="0" w:firstColumn="1" w:lastColumn="0" w:oddVBand="0" w:evenVBand="0" w:oddHBand="0" w:evenHBand="0" w:firstRowFirstColumn="0" w:firstRowLastColumn="0" w:lastRowFirstColumn="0" w:lastRowLastColumn="0"/>
            <w:tcW w:w="2765" w:type="dxa"/>
          </w:tcPr>
          <w:p w14:paraId="2C22D57C" w14:textId="53CD764B" w:rsidR="006A01A5" w:rsidRDefault="00C53C31" w:rsidP="00DD5A20">
            <w:r>
              <w:t>Field ID</w:t>
            </w:r>
          </w:p>
        </w:tc>
        <w:tc>
          <w:tcPr>
            <w:tcW w:w="2765" w:type="dxa"/>
          </w:tcPr>
          <w:p w14:paraId="4F64BCDA" w14:textId="403B4187" w:rsidR="006A01A5" w:rsidRPr="00C53C31" w:rsidRDefault="00C53C31" w:rsidP="00DD5A20">
            <w:pPr>
              <w:cnfStyle w:val="000000000000" w:firstRow="0" w:lastRow="0" w:firstColumn="0" w:lastColumn="0" w:oddVBand="0" w:evenVBand="0" w:oddHBand="0" w:evenHBand="0" w:firstRowFirstColumn="0" w:firstRowLastColumn="0" w:lastRowFirstColumn="0" w:lastRowLastColumn="0"/>
              <w:rPr>
                <w:b/>
              </w:rPr>
            </w:pPr>
            <w:r w:rsidRPr="00C53C31">
              <w:rPr>
                <w:b/>
              </w:rPr>
              <w:t>Problem</w:t>
            </w:r>
          </w:p>
        </w:tc>
        <w:tc>
          <w:tcPr>
            <w:tcW w:w="2766" w:type="dxa"/>
          </w:tcPr>
          <w:p w14:paraId="66ADE9FC" w14:textId="6B4F535D" w:rsidR="006A01A5" w:rsidRPr="00C53C31" w:rsidRDefault="00C53C31" w:rsidP="00DD5A20">
            <w:pPr>
              <w:cnfStyle w:val="000000000000" w:firstRow="0" w:lastRow="0" w:firstColumn="0" w:lastColumn="0" w:oddVBand="0" w:evenVBand="0" w:oddHBand="0" w:evenHBand="0" w:firstRowFirstColumn="0" w:firstRowLastColumn="0" w:lastRowFirstColumn="0" w:lastRowLastColumn="0"/>
              <w:rPr>
                <w:b/>
              </w:rPr>
            </w:pPr>
            <w:r>
              <w:rPr>
                <w:b/>
              </w:rPr>
              <w:t>Improvements made</w:t>
            </w:r>
          </w:p>
        </w:tc>
      </w:tr>
      <w:tr w:rsidR="006A01A5" w14:paraId="1BEC1E2F" w14:textId="77777777" w:rsidTr="00826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BF00F88" w14:textId="49E097EC" w:rsidR="006A01A5" w:rsidRDefault="00A03833" w:rsidP="00DD5A20">
            <w:r>
              <w:t>txtEmail</w:t>
            </w:r>
          </w:p>
        </w:tc>
        <w:tc>
          <w:tcPr>
            <w:tcW w:w="2765" w:type="dxa"/>
          </w:tcPr>
          <w:p w14:paraId="2390AC4D" w14:textId="0F55FD6B" w:rsidR="006A01A5" w:rsidRDefault="003A5D04" w:rsidP="00DD5A20">
            <w:pPr>
              <w:cnfStyle w:val="000000100000" w:firstRow="0" w:lastRow="0" w:firstColumn="0" w:lastColumn="0" w:oddVBand="0" w:evenVBand="0" w:oddHBand="1" w:evenHBand="0" w:firstRowFirstColumn="0" w:firstRowLastColumn="0" w:lastRowFirstColumn="0" w:lastRowLastColumn="0"/>
            </w:pPr>
            <w:r>
              <w:t>The</w:t>
            </w:r>
            <w:r w:rsidR="0050559E">
              <w:t xml:space="preserve"> string without @ signal can pass </w:t>
            </w:r>
            <w:r>
              <w:t xml:space="preserve">the validation test such as </w:t>
            </w:r>
            <w:hyperlink r:id="rId9" w:history="1">
              <w:r w:rsidRPr="008F3DEE">
                <w:rPr>
                  <w:rStyle w:val="Hyperlink"/>
                </w:rPr>
                <w:t>www.google.com</w:t>
              </w:r>
            </w:hyperlink>
            <w:r>
              <w:t>.</w:t>
            </w:r>
          </w:p>
        </w:tc>
        <w:tc>
          <w:tcPr>
            <w:tcW w:w="2766" w:type="dxa"/>
          </w:tcPr>
          <w:p w14:paraId="002EBBED" w14:textId="78F3CA77" w:rsidR="006A01A5" w:rsidRDefault="003206E2" w:rsidP="00DD5A20">
            <w:pPr>
              <w:cnfStyle w:val="000000100000" w:firstRow="0" w:lastRow="0" w:firstColumn="0" w:lastColumn="0" w:oddVBand="0" w:evenVBand="0" w:oddHBand="1" w:evenHBand="0" w:firstRowFirstColumn="0" w:firstRowLastColumn="0" w:lastRowFirstColumn="0" w:lastRowLastColumn="0"/>
            </w:pPr>
            <w:r>
              <w:t xml:space="preserve">We </w:t>
            </w:r>
            <w:r w:rsidR="00FC3FDF">
              <w:t xml:space="preserve">fixed the problem and </w:t>
            </w:r>
            <w:r>
              <w:t>use r</w:t>
            </w:r>
            <w:r w:rsidR="004A387A">
              <w:t>egular expression</w:t>
            </w:r>
            <w:r>
              <w:t xml:space="preserve"> to write</w:t>
            </w:r>
            <w:r w:rsidR="000E31B3">
              <w:t xml:space="preserve"> the it</w:t>
            </w:r>
            <w:r w:rsidR="003C7799">
              <w:t xml:space="preserve"> instead of</w:t>
            </w:r>
            <w:r w:rsidR="005879F0">
              <w:t xml:space="preserve"> </w:t>
            </w:r>
            <w:r w:rsidR="00CC4614">
              <w:t>JavaScript</w:t>
            </w:r>
            <w:r>
              <w:t>.</w:t>
            </w:r>
          </w:p>
        </w:tc>
      </w:tr>
      <w:tr w:rsidR="004A3093" w14:paraId="72086106" w14:textId="77777777" w:rsidTr="00826C18">
        <w:tc>
          <w:tcPr>
            <w:cnfStyle w:val="001000000000" w:firstRow="0" w:lastRow="0" w:firstColumn="1" w:lastColumn="0" w:oddVBand="0" w:evenVBand="0" w:oddHBand="0" w:evenHBand="0" w:firstRowFirstColumn="0" w:firstRowLastColumn="0" w:lastRowFirstColumn="0" w:lastRowLastColumn="0"/>
            <w:tcW w:w="2765" w:type="dxa"/>
          </w:tcPr>
          <w:p w14:paraId="133A451F" w14:textId="050EAB7A" w:rsidR="004A3093" w:rsidRDefault="002638E5" w:rsidP="00DD5A20">
            <w:r w:rsidRPr="002638E5">
              <w:t>txtPhone_0</w:t>
            </w:r>
            <w:r>
              <w:t>,</w:t>
            </w:r>
            <w:r w:rsidR="00567094">
              <w:t xml:space="preserve"> </w:t>
            </w:r>
            <w:r w:rsidRPr="002638E5">
              <w:t>txtPhone_1</w:t>
            </w:r>
            <w:r>
              <w:t xml:space="preserve"> and </w:t>
            </w:r>
            <w:r w:rsidRPr="002638E5">
              <w:t>txtPhone_2</w:t>
            </w:r>
          </w:p>
        </w:tc>
        <w:tc>
          <w:tcPr>
            <w:tcW w:w="2765" w:type="dxa"/>
          </w:tcPr>
          <w:p w14:paraId="3D7A7BB9" w14:textId="0B49E3FE" w:rsidR="004A3093" w:rsidRDefault="00EB377A" w:rsidP="00DD5A20">
            <w:pPr>
              <w:cnfStyle w:val="000000000000" w:firstRow="0" w:lastRow="0" w:firstColumn="0" w:lastColumn="0" w:oddVBand="0" w:evenVBand="0" w:oddHBand="0" w:evenHBand="0" w:firstRowFirstColumn="0" w:firstRowLastColumn="0" w:lastRowFirstColumn="0" w:lastRowLastColumn="0"/>
            </w:pPr>
            <w:r>
              <w:t xml:space="preserve">Letter would be </w:t>
            </w:r>
            <w:r w:rsidR="002567B4">
              <w:t>valid</w:t>
            </w:r>
            <w:r>
              <w:t>.</w:t>
            </w:r>
          </w:p>
        </w:tc>
        <w:tc>
          <w:tcPr>
            <w:tcW w:w="2766" w:type="dxa"/>
          </w:tcPr>
          <w:p w14:paraId="1EE92A4C" w14:textId="39117F32" w:rsidR="004A3093" w:rsidRDefault="00194DB4" w:rsidP="00DD5A20">
            <w:pPr>
              <w:cnfStyle w:val="000000000000" w:firstRow="0" w:lastRow="0" w:firstColumn="0" w:lastColumn="0" w:oddVBand="0" w:evenVBand="0" w:oddHBand="0" w:evenHBand="0" w:firstRowFirstColumn="0" w:firstRowLastColumn="0" w:lastRowFirstColumn="0" w:lastRowLastColumn="0"/>
            </w:pPr>
            <w:r>
              <w:t xml:space="preserve">We fixed the problem at first. </w:t>
            </w:r>
            <w:r w:rsidR="00E51840">
              <w:t>Then we did a little improvement</w:t>
            </w:r>
            <w:r w:rsidR="00DE02BD">
              <w:t xml:space="preserve">. On </w:t>
            </w:r>
            <w:r>
              <w:t xml:space="preserve">the final version, </w:t>
            </w:r>
            <w:r w:rsidR="005879F0">
              <w:t>Java</w:t>
            </w:r>
            <w:r w:rsidR="00CC4614">
              <w:t>S</w:t>
            </w:r>
            <w:r w:rsidR="00F63BEB">
              <w:t>cript is replaced by the regular expression.</w:t>
            </w:r>
          </w:p>
        </w:tc>
      </w:tr>
      <w:tr w:rsidR="00617C77" w14:paraId="21F62365" w14:textId="77777777" w:rsidTr="00826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FDAA4EF" w14:textId="32C3E504" w:rsidR="00617C77" w:rsidRDefault="00617C77" w:rsidP="00DD5A20">
            <w:r>
              <w:t>FORM LEVEL TESTING</w:t>
            </w:r>
          </w:p>
        </w:tc>
      </w:tr>
      <w:tr w:rsidR="00976DCD" w14:paraId="0FA5D16D" w14:textId="77777777" w:rsidTr="00826C18">
        <w:tc>
          <w:tcPr>
            <w:cnfStyle w:val="001000000000" w:firstRow="0" w:lastRow="0" w:firstColumn="1" w:lastColumn="0" w:oddVBand="0" w:evenVBand="0" w:oddHBand="0" w:evenHBand="0" w:firstRowFirstColumn="0" w:firstRowLastColumn="0" w:lastRowFirstColumn="0" w:lastRowLastColumn="0"/>
            <w:tcW w:w="2765" w:type="dxa"/>
          </w:tcPr>
          <w:p w14:paraId="7AB89781" w14:textId="455789EE" w:rsidR="00976DCD" w:rsidRDefault="00976DCD" w:rsidP="00976DCD">
            <w:r>
              <w:t>Form Flow</w:t>
            </w:r>
          </w:p>
        </w:tc>
        <w:tc>
          <w:tcPr>
            <w:tcW w:w="2765" w:type="dxa"/>
          </w:tcPr>
          <w:p w14:paraId="16992A73" w14:textId="60C320A4" w:rsidR="00976DCD" w:rsidRPr="00976DCD" w:rsidRDefault="00976DCD" w:rsidP="00976DCD">
            <w:pPr>
              <w:cnfStyle w:val="000000000000" w:firstRow="0" w:lastRow="0" w:firstColumn="0" w:lastColumn="0" w:oddVBand="0" w:evenVBand="0" w:oddHBand="0" w:evenHBand="0" w:firstRowFirstColumn="0" w:firstRowLastColumn="0" w:lastRowFirstColumn="0" w:lastRowLastColumn="0"/>
              <w:rPr>
                <w:b/>
              </w:rPr>
            </w:pPr>
            <w:r>
              <w:rPr>
                <w:b/>
              </w:rPr>
              <w:t>Problem</w:t>
            </w:r>
          </w:p>
        </w:tc>
        <w:tc>
          <w:tcPr>
            <w:tcW w:w="2766" w:type="dxa"/>
          </w:tcPr>
          <w:p w14:paraId="0CFE378D" w14:textId="1430CA9C" w:rsidR="00976DCD" w:rsidRPr="00976DCD" w:rsidRDefault="00976DCD" w:rsidP="00976DCD">
            <w:pPr>
              <w:cnfStyle w:val="000000000000" w:firstRow="0" w:lastRow="0" w:firstColumn="0" w:lastColumn="0" w:oddVBand="0" w:evenVBand="0" w:oddHBand="0" w:evenHBand="0" w:firstRowFirstColumn="0" w:firstRowLastColumn="0" w:lastRowFirstColumn="0" w:lastRowLastColumn="0"/>
              <w:rPr>
                <w:b/>
              </w:rPr>
            </w:pPr>
            <w:r>
              <w:rPr>
                <w:b/>
              </w:rPr>
              <w:t>Improvements made</w:t>
            </w:r>
          </w:p>
        </w:tc>
      </w:tr>
      <w:tr w:rsidR="00976DCD" w14:paraId="4D973E52" w14:textId="77777777" w:rsidTr="00826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75FF4B9" w14:textId="6AA7C8DB" w:rsidR="00976DCD" w:rsidRDefault="00171E83" w:rsidP="00976DCD">
            <w:r>
              <w:t>N/A</w:t>
            </w:r>
          </w:p>
        </w:tc>
        <w:tc>
          <w:tcPr>
            <w:tcW w:w="2765" w:type="dxa"/>
          </w:tcPr>
          <w:p w14:paraId="673C4AE6" w14:textId="5763F3BC" w:rsidR="00976DCD" w:rsidRDefault="00171E83" w:rsidP="00976DCD">
            <w:pPr>
              <w:cnfStyle w:val="000000100000" w:firstRow="0" w:lastRow="0" w:firstColumn="0" w:lastColumn="0" w:oddVBand="0" w:evenVBand="0" w:oddHBand="1" w:evenHBand="0" w:firstRowFirstColumn="0" w:firstRowLastColumn="0" w:lastRowFirstColumn="0" w:lastRowLastColumn="0"/>
            </w:pPr>
            <w:r>
              <w:t>N/A</w:t>
            </w:r>
          </w:p>
        </w:tc>
        <w:tc>
          <w:tcPr>
            <w:tcW w:w="2766" w:type="dxa"/>
          </w:tcPr>
          <w:p w14:paraId="0F1256C3" w14:textId="2F656233" w:rsidR="00976DCD" w:rsidRDefault="00171E83" w:rsidP="00976DCD">
            <w:pPr>
              <w:cnfStyle w:val="000000100000" w:firstRow="0" w:lastRow="0" w:firstColumn="0" w:lastColumn="0" w:oddVBand="0" w:evenVBand="0" w:oddHBand="1" w:evenHBand="0" w:firstRowFirstColumn="0" w:firstRowLastColumn="0" w:lastRowFirstColumn="0" w:lastRowLastColumn="0"/>
            </w:pPr>
            <w:r>
              <w:t>N/A</w:t>
            </w:r>
          </w:p>
        </w:tc>
      </w:tr>
    </w:tbl>
    <w:p w14:paraId="40A77BE9" w14:textId="77777777" w:rsidR="00DD5A20" w:rsidRDefault="00DD5A20" w:rsidP="00DD5A20"/>
    <w:p w14:paraId="2D016849" w14:textId="4DF9176D" w:rsidR="00030CE6" w:rsidRDefault="004E78B4" w:rsidP="00030CE6">
      <w:r>
        <w:t xml:space="preserve">Here are two </w:t>
      </w:r>
      <w:r w:rsidR="00A771AD">
        <w:t>original code</w:t>
      </w:r>
      <w:r w:rsidR="00C21267">
        <w:rPr>
          <w:rFonts w:hint="eastAsia"/>
        </w:rPr>
        <w:t xml:space="preserve"> </w:t>
      </w:r>
      <w:r w:rsidR="00C21267">
        <w:t>screenshots</w:t>
      </w:r>
      <w:r w:rsidR="00A771AD">
        <w:t>, one is from txtEmail and the other one is from txtPhone_0, txt_Phone1 and txtPhone_2.</w:t>
      </w:r>
      <w:r w:rsidR="007E22A6">
        <w:t xml:space="preserve"> The improvement and final version are below them.</w:t>
      </w:r>
    </w:p>
    <w:p w14:paraId="68049BAB" w14:textId="77777777" w:rsidR="005C7B6F" w:rsidRDefault="005C7B6F" w:rsidP="00030CE6"/>
    <w:p w14:paraId="7E82F635" w14:textId="438086D8" w:rsidR="0027688C" w:rsidRPr="004343C2" w:rsidRDefault="006C7CAD" w:rsidP="00E4172A">
      <w:pPr>
        <w:ind w:firstLine="420"/>
        <w:rPr>
          <w:b/>
        </w:rPr>
      </w:pPr>
      <w:r w:rsidRPr="004343C2">
        <w:rPr>
          <w:b/>
        </w:rPr>
        <w:t>“</w:t>
      </w:r>
      <w:r w:rsidR="00CA016C" w:rsidRPr="004343C2">
        <w:rPr>
          <w:b/>
        </w:rPr>
        <w:t>txtEmail</w:t>
      </w:r>
      <w:r w:rsidRPr="004343C2">
        <w:rPr>
          <w:b/>
        </w:rPr>
        <w:t>”</w:t>
      </w:r>
      <w:r w:rsidR="00CA016C" w:rsidRPr="004343C2">
        <w:rPr>
          <w:b/>
        </w:rPr>
        <w:t xml:space="preserve"> o</w:t>
      </w:r>
      <w:r w:rsidR="0027688C" w:rsidRPr="004343C2">
        <w:rPr>
          <w:b/>
        </w:rPr>
        <w:t>riginal code in JavaScript:</w:t>
      </w:r>
    </w:p>
    <w:p w14:paraId="32F528E1" w14:textId="5938E9AB" w:rsidR="00E4172A" w:rsidRDefault="001F7B89" w:rsidP="00E4172A">
      <w:pPr>
        <w:ind w:firstLine="420"/>
      </w:pPr>
      <w:r>
        <w:rPr>
          <w:rFonts w:ascii="Arial" w:hAnsi="Arial" w:cs="Arial"/>
          <w:noProof/>
          <w:color w:val="000000"/>
          <w:sz w:val="22"/>
        </w:rPr>
        <w:drawing>
          <wp:inline distT="0" distB="0" distL="0" distR="0" wp14:anchorId="7EE1801C" wp14:editId="01A45070">
            <wp:extent cx="5274310" cy="1401810"/>
            <wp:effectExtent l="0" t="0" r="2540" b="8255"/>
            <wp:docPr id="46" name="Picture 46" descr="https://lh5.googleusercontent.com/xImta8AYerTan7kxdKjkTBRKXs6Y2cE_EBXa4nHH6OUeucB8sI6sqh-Vpzv9jjDIaRc2m2ebSNXGhsC4AfWYIVWn0upNsdQJ0duG-xysn2uSpDNMl_zUFsbNozozaRfvvT78w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Imta8AYerTan7kxdKjkTBRKXs6Y2cE_EBXa4nHH6OUeucB8sI6sqh-Vpzv9jjDIaRc2m2ebSNXGhsC4AfWYIVWn0upNsdQJ0duG-xysn2uSpDNMl_zUFsbNozozaRfvvT78wgb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01810"/>
                    </a:xfrm>
                    <a:prstGeom prst="rect">
                      <a:avLst/>
                    </a:prstGeom>
                    <a:noFill/>
                    <a:ln>
                      <a:noFill/>
                    </a:ln>
                  </pic:spPr>
                </pic:pic>
              </a:graphicData>
            </a:graphic>
          </wp:inline>
        </w:drawing>
      </w:r>
    </w:p>
    <w:p w14:paraId="382957F1" w14:textId="5042B6B8" w:rsidR="0027688C" w:rsidRPr="005C7B6F" w:rsidRDefault="001F7B89" w:rsidP="00030CE6">
      <w:pPr>
        <w:rPr>
          <w:b/>
        </w:rPr>
      </w:pPr>
      <w:r w:rsidRPr="005C7B6F">
        <w:rPr>
          <w:b/>
        </w:rPr>
        <w:tab/>
      </w:r>
      <w:r w:rsidR="006C7CAD" w:rsidRPr="005C7B6F">
        <w:rPr>
          <w:b/>
        </w:rPr>
        <w:t>“</w:t>
      </w:r>
      <w:r w:rsidRPr="005C7B6F">
        <w:rPr>
          <w:b/>
        </w:rPr>
        <w:t xml:space="preserve">txtEmail </w:t>
      </w:r>
      <w:r w:rsidR="006C7CAD" w:rsidRPr="005C7B6F">
        <w:rPr>
          <w:b/>
        </w:rPr>
        <w:t>“</w:t>
      </w:r>
      <w:r w:rsidRPr="005C7B6F">
        <w:rPr>
          <w:b/>
        </w:rPr>
        <w:t>final code in JavaScript</w:t>
      </w:r>
      <w:r w:rsidR="004B3BE0">
        <w:rPr>
          <w:b/>
        </w:rPr>
        <w:t xml:space="preserve"> (Regular Expression</w:t>
      </w:r>
      <w:r w:rsidR="00307E2D">
        <w:rPr>
          <w:b/>
        </w:rPr>
        <w:t>)</w:t>
      </w:r>
      <w:r w:rsidRPr="005C7B6F">
        <w:rPr>
          <w:b/>
        </w:rPr>
        <w:t>:</w:t>
      </w:r>
    </w:p>
    <w:p w14:paraId="4BD34EBC" w14:textId="22E89FB2" w:rsidR="001F7B89" w:rsidRDefault="001F7B89" w:rsidP="001F7B89">
      <w:pPr>
        <w:ind w:left="420"/>
      </w:pPr>
      <w:r>
        <w:rPr>
          <w:rFonts w:ascii="Arial" w:hAnsi="Arial" w:cs="Arial"/>
          <w:noProof/>
          <w:color w:val="000000"/>
          <w:sz w:val="22"/>
        </w:rPr>
        <w:drawing>
          <wp:inline distT="0" distB="0" distL="0" distR="0" wp14:anchorId="5C3EF826" wp14:editId="73CC4697">
            <wp:extent cx="5274310" cy="1464891"/>
            <wp:effectExtent l="0" t="0" r="2540" b="2540"/>
            <wp:docPr id="47" name="Picture 47" descr="https://lh6.googleusercontent.com/5-oegugKpKpJJvQxOsphbm2HxmhXnGDZQlE3mbE48CKu3uSFVciyOUpkue9a1Uq_wK6syXmO20eIJ6UpHesb3izh7iM2WKwIwHZ3-prnvYD3IQUJU4YTlhLNqKfFbBRisA00EU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5-oegugKpKpJJvQxOsphbm2HxmhXnGDZQlE3mbE48CKu3uSFVciyOUpkue9a1Uq_wK6syXmO20eIJ6UpHesb3izh7iM2WKwIwHZ3-prnvYD3IQUJU4YTlhLNqKfFbBRisA00EUK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64891"/>
                    </a:xfrm>
                    <a:prstGeom prst="rect">
                      <a:avLst/>
                    </a:prstGeom>
                    <a:noFill/>
                    <a:ln>
                      <a:noFill/>
                    </a:ln>
                  </pic:spPr>
                </pic:pic>
              </a:graphicData>
            </a:graphic>
          </wp:inline>
        </w:drawing>
      </w:r>
    </w:p>
    <w:p w14:paraId="51432516" w14:textId="1E8C65E4" w:rsidR="00D6369F" w:rsidRPr="00463A71" w:rsidRDefault="00D6369F" w:rsidP="001F7B89">
      <w:pPr>
        <w:ind w:left="420"/>
        <w:rPr>
          <w:b/>
        </w:rPr>
      </w:pPr>
    </w:p>
    <w:p w14:paraId="0B2D9766" w14:textId="17973E8A" w:rsidR="00D6369F" w:rsidRDefault="00463A71" w:rsidP="001F7B89">
      <w:pPr>
        <w:ind w:left="420"/>
        <w:rPr>
          <w:b/>
        </w:rPr>
      </w:pPr>
      <w:r>
        <w:rPr>
          <w:b/>
        </w:rPr>
        <w:t>“</w:t>
      </w:r>
      <w:r w:rsidRPr="00463A71">
        <w:rPr>
          <w:b/>
        </w:rPr>
        <w:t>txtPhone_0</w:t>
      </w:r>
      <w:r>
        <w:rPr>
          <w:b/>
        </w:rPr>
        <w:t>”</w:t>
      </w:r>
      <w:r w:rsidRPr="00463A71">
        <w:rPr>
          <w:b/>
        </w:rPr>
        <w:t xml:space="preserve">, </w:t>
      </w:r>
      <w:r>
        <w:rPr>
          <w:b/>
        </w:rPr>
        <w:t>“</w:t>
      </w:r>
      <w:r w:rsidRPr="00463A71">
        <w:rPr>
          <w:b/>
        </w:rPr>
        <w:t>txtPhone_1</w:t>
      </w:r>
      <w:r>
        <w:rPr>
          <w:b/>
        </w:rPr>
        <w:t>”</w:t>
      </w:r>
      <w:r w:rsidRPr="00463A71">
        <w:rPr>
          <w:b/>
        </w:rPr>
        <w:t xml:space="preserve"> and </w:t>
      </w:r>
      <w:r>
        <w:rPr>
          <w:b/>
        </w:rPr>
        <w:t>“</w:t>
      </w:r>
      <w:r w:rsidRPr="00463A71">
        <w:rPr>
          <w:b/>
        </w:rPr>
        <w:t>txtPhone_2</w:t>
      </w:r>
      <w:r>
        <w:rPr>
          <w:b/>
        </w:rPr>
        <w:t>”</w:t>
      </w:r>
      <w:r w:rsidRPr="00463A71">
        <w:rPr>
          <w:b/>
        </w:rPr>
        <w:t xml:space="preserve"> </w:t>
      </w:r>
      <w:r w:rsidRPr="004343C2">
        <w:rPr>
          <w:b/>
        </w:rPr>
        <w:t>original code in JavaScript:</w:t>
      </w:r>
    </w:p>
    <w:p w14:paraId="204702BC" w14:textId="430CD1EA" w:rsidR="00A06ED1" w:rsidRDefault="00FD0C08" w:rsidP="001F7B89">
      <w:pPr>
        <w:ind w:left="420"/>
        <w:rPr>
          <w:b/>
        </w:rPr>
      </w:pPr>
      <w:r>
        <w:rPr>
          <w:rFonts w:ascii="Arial" w:hAnsi="Arial" w:cs="Arial"/>
          <w:noProof/>
          <w:color w:val="000000"/>
          <w:sz w:val="22"/>
        </w:rPr>
        <w:drawing>
          <wp:inline distT="0" distB="0" distL="0" distR="0" wp14:anchorId="43DFDFAC" wp14:editId="6422A3DB">
            <wp:extent cx="5274310" cy="280362"/>
            <wp:effectExtent l="0" t="0" r="2540" b="5715"/>
            <wp:docPr id="48" name="Picture 48" descr="https://lh3.googleusercontent.com/Q8WY4XPQMQe5of9Z_HMMwko_vAKuKLMkdBnWNNJS5CIzj0_keIFZSI7ZRyrkTq9F2JedtkfwFRpLBcywHW6g5jlItqEhnukXPoP1fPVy2N15o06z7RtTEqVtXpLI3-8I5NGGfw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Q8WY4XPQMQe5of9Z_HMMwko_vAKuKLMkdBnWNNJS5CIzj0_keIFZSI7ZRyrkTq9F2JedtkfwFRpLBcywHW6g5jlItqEhnukXPoP1fPVy2N15o06z7RtTEqVtXpLI3-8I5NGGfwD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0362"/>
                    </a:xfrm>
                    <a:prstGeom prst="rect">
                      <a:avLst/>
                    </a:prstGeom>
                    <a:noFill/>
                    <a:ln>
                      <a:noFill/>
                    </a:ln>
                  </pic:spPr>
                </pic:pic>
              </a:graphicData>
            </a:graphic>
          </wp:inline>
        </w:drawing>
      </w:r>
    </w:p>
    <w:p w14:paraId="5DDDC710" w14:textId="21C1CF8D" w:rsidR="006C26FC" w:rsidRDefault="006C26FC" w:rsidP="001F7B89">
      <w:pPr>
        <w:ind w:left="420"/>
        <w:rPr>
          <w:b/>
        </w:rPr>
      </w:pPr>
      <w:r>
        <w:rPr>
          <w:b/>
        </w:rPr>
        <w:t>“</w:t>
      </w:r>
      <w:r w:rsidRPr="00463A71">
        <w:rPr>
          <w:b/>
        </w:rPr>
        <w:t>txtPhone_0</w:t>
      </w:r>
      <w:r>
        <w:rPr>
          <w:b/>
        </w:rPr>
        <w:t>”</w:t>
      </w:r>
      <w:r w:rsidRPr="00463A71">
        <w:rPr>
          <w:b/>
        </w:rPr>
        <w:t xml:space="preserve">, </w:t>
      </w:r>
      <w:r>
        <w:rPr>
          <w:b/>
        </w:rPr>
        <w:t>“</w:t>
      </w:r>
      <w:r w:rsidRPr="00463A71">
        <w:rPr>
          <w:b/>
        </w:rPr>
        <w:t>txtPhone_1</w:t>
      </w:r>
      <w:r>
        <w:rPr>
          <w:b/>
        </w:rPr>
        <w:t>”</w:t>
      </w:r>
      <w:r w:rsidRPr="00463A71">
        <w:rPr>
          <w:b/>
        </w:rPr>
        <w:t xml:space="preserve"> and </w:t>
      </w:r>
      <w:r>
        <w:rPr>
          <w:b/>
        </w:rPr>
        <w:t>“</w:t>
      </w:r>
      <w:r w:rsidRPr="00463A71">
        <w:rPr>
          <w:b/>
        </w:rPr>
        <w:t>txtPhone_2</w:t>
      </w:r>
      <w:r>
        <w:rPr>
          <w:b/>
        </w:rPr>
        <w:t>”</w:t>
      </w:r>
      <w:r w:rsidRPr="00463A71">
        <w:rPr>
          <w:b/>
        </w:rPr>
        <w:t xml:space="preserve"> </w:t>
      </w:r>
      <w:r>
        <w:rPr>
          <w:b/>
        </w:rPr>
        <w:t>improved</w:t>
      </w:r>
      <w:r w:rsidRPr="004343C2">
        <w:rPr>
          <w:b/>
        </w:rPr>
        <w:t xml:space="preserve"> code in JavaScript:</w:t>
      </w:r>
    </w:p>
    <w:p w14:paraId="23442453" w14:textId="0B1772F6" w:rsidR="00B13618" w:rsidRDefault="00B13618" w:rsidP="001F7B89">
      <w:pPr>
        <w:ind w:left="420"/>
        <w:rPr>
          <w:b/>
        </w:rPr>
      </w:pPr>
      <w:r>
        <w:rPr>
          <w:rFonts w:ascii="Arial" w:hAnsi="Arial" w:cs="Arial"/>
          <w:noProof/>
          <w:color w:val="000000"/>
          <w:sz w:val="22"/>
        </w:rPr>
        <w:drawing>
          <wp:inline distT="0" distB="0" distL="0" distR="0" wp14:anchorId="1578A502" wp14:editId="50BF5635">
            <wp:extent cx="5274310" cy="518670"/>
            <wp:effectExtent l="0" t="0" r="2540" b="0"/>
            <wp:docPr id="49" name="Picture 49" descr="https://lh5.googleusercontent.com/P2eEixPQ3Gj2WmqsqyaAPNuw1YEf3le6Tpi2bedIKdbgpO1g5uSf21TcNykytcRFC4T5Bug7QhBNcxaktzh6diCBBMrBfBXT_XVWmCg-aQqJq28YhBzSa6JGO-IG2k_xv6dpAZ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2eEixPQ3Gj2WmqsqyaAPNuw1YEf3le6Tpi2bedIKdbgpO1g5uSf21TcNykytcRFC4T5Bug7QhBNcxaktzh6diCBBMrBfBXT_XVWmCg-aQqJq28YhBzSa6JGO-IG2k_xv6dpAZK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8670"/>
                    </a:xfrm>
                    <a:prstGeom prst="rect">
                      <a:avLst/>
                    </a:prstGeom>
                    <a:noFill/>
                    <a:ln>
                      <a:noFill/>
                    </a:ln>
                  </pic:spPr>
                </pic:pic>
              </a:graphicData>
            </a:graphic>
          </wp:inline>
        </w:drawing>
      </w:r>
    </w:p>
    <w:p w14:paraId="634AECF8" w14:textId="264612B9" w:rsidR="004B04E3" w:rsidRDefault="004B04E3" w:rsidP="004B04E3">
      <w:pPr>
        <w:ind w:left="420"/>
        <w:rPr>
          <w:b/>
        </w:rPr>
      </w:pPr>
      <w:r>
        <w:rPr>
          <w:b/>
        </w:rPr>
        <w:t>“</w:t>
      </w:r>
      <w:r w:rsidRPr="00463A71">
        <w:rPr>
          <w:b/>
        </w:rPr>
        <w:t>txtPhone_0</w:t>
      </w:r>
      <w:r>
        <w:rPr>
          <w:b/>
        </w:rPr>
        <w:t>”</w:t>
      </w:r>
      <w:r w:rsidRPr="00463A71">
        <w:rPr>
          <w:b/>
        </w:rPr>
        <w:t xml:space="preserve">, </w:t>
      </w:r>
      <w:r>
        <w:rPr>
          <w:b/>
        </w:rPr>
        <w:t>“</w:t>
      </w:r>
      <w:r w:rsidRPr="00463A71">
        <w:rPr>
          <w:b/>
        </w:rPr>
        <w:t>txtPhone_1</w:t>
      </w:r>
      <w:r>
        <w:rPr>
          <w:b/>
        </w:rPr>
        <w:t>”</w:t>
      </w:r>
      <w:r w:rsidRPr="00463A71">
        <w:rPr>
          <w:b/>
        </w:rPr>
        <w:t xml:space="preserve"> and </w:t>
      </w:r>
      <w:r>
        <w:rPr>
          <w:b/>
        </w:rPr>
        <w:t>“</w:t>
      </w:r>
      <w:r w:rsidRPr="00463A71">
        <w:rPr>
          <w:b/>
        </w:rPr>
        <w:t>txtPhone_2</w:t>
      </w:r>
      <w:r>
        <w:rPr>
          <w:b/>
        </w:rPr>
        <w:t>”</w:t>
      </w:r>
      <w:r w:rsidRPr="00463A71">
        <w:rPr>
          <w:b/>
        </w:rPr>
        <w:t xml:space="preserve"> </w:t>
      </w:r>
      <w:r>
        <w:rPr>
          <w:b/>
        </w:rPr>
        <w:t>final</w:t>
      </w:r>
      <w:r w:rsidRPr="004343C2">
        <w:rPr>
          <w:b/>
        </w:rPr>
        <w:t xml:space="preserve"> code in JavaScript</w:t>
      </w:r>
      <w:r w:rsidR="00500F88">
        <w:rPr>
          <w:b/>
        </w:rPr>
        <w:t xml:space="preserve"> (Regular Expression)</w:t>
      </w:r>
      <w:r w:rsidRPr="004343C2">
        <w:rPr>
          <w:b/>
        </w:rPr>
        <w:t>:</w:t>
      </w:r>
    </w:p>
    <w:p w14:paraId="1DA20316" w14:textId="3A4A7B52" w:rsidR="004B04E3" w:rsidRDefault="00DC2976" w:rsidP="001F7B89">
      <w:pPr>
        <w:ind w:left="420"/>
        <w:rPr>
          <w:b/>
        </w:rPr>
      </w:pPr>
      <w:r>
        <w:rPr>
          <w:rFonts w:ascii="Arial" w:hAnsi="Arial" w:cs="Arial"/>
          <w:noProof/>
          <w:color w:val="000000"/>
          <w:sz w:val="22"/>
        </w:rPr>
        <w:drawing>
          <wp:inline distT="0" distB="0" distL="0" distR="0" wp14:anchorId="272A1770" wp14:editId="2F0DAFCD">
            <wp:extent cx="5274310" cy="2127603"/>
            <wp:effectExtent l="0" t="0" r="2540" b="6350"/>
            <wp:docPr id="50" name="Picture 50" descr="https://lh5.googleusercontent.com/YWCmgqp7Y4t8-aW0EA3UsWA7FgAE-A2qLRq0rJCZ8xGl4SFKazIvjLWfM_DBlTJ8rlOcyoZ4_WnGz7fj9ymsVzRSgZgDf_rqqlcjVEf5Z2hDK9KBL-SYt7ZRYNwYxuYMU59zEH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YWCmgqp7Y4t8-aW0EA3UsWA7FgAE-A2qLRq0rJCZ8xGl4SFKazIvjLWfM_DBlTJ8rlOcyoZ4_WnGz7fj9ymsVzRSgZgDf_rqqlcjVEf5Z2hDK9KBL-SYt7ZRYNwYxuYMU59zEH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27603"/>
                    </a:xfrm>
                    <a:prstGeom prst="rect">
                      <a:avLst/>
                    </a:prstGeom>
                    <a:noFill/>
                    <a:ln>
                      <a:noFill/>
                    </a:ln>
                  </pic:spPr>
                </pic:pic>
              </a:graphicData>
            </a:graphic>
          </wp:inline>
        </w:drawing>
      </w:r>
    </w:p>
    <w:p w14:paraId="5669BF72" w14:textId="77777777" w:rsidR="00147113" w:rsidRPr="00463A71" w:rsidRDefault="00147113" w:rsidP="001F7B89">
      <w:pPr>
        <w:ind w:left="420"/>
        <w:rPr>
          <w:b/>
        </w:rPr>
      </w:pPr>
    </w:p>
    <w:p w14:paraId="50117D56" w14:textId="13974366" w:rsidR="00DD5A20" w:rsidRDefault="002F15C5" w:rsidP="00DD5A20">
      <w:pPr>
        <w:pStyle w:val="Heading2"/>
      </w:pPr>
      <w:bookmarkStart w:id="35" w:name="_Toc478063795"/>
      <w:r w:rsidRPr="00DD5A20">
        <w:lastRenderedPageBreak/>
        <w:t>JavaScript</w:t>
      </w:r>
      <w:r w:rsidR="00DD5A20" w:rsidRPr="00DD5A20">
        <w:t xml:space="preserve"> or </w:t>
      </w:r>
      <w:r w:rsidRPr="00DD5A20">
        <w:t>jQuery</w:t>
      </w:r>
      <w:r w:rsidR="00DD5A20" w:rsidRPr="00DD5A20">
        <w:t xml:space="preserve"> third party widget</w:t>
      </w:r>
      <w:bookmarkEnd w:id="35"/>
    </w:p>
    <w:p w14:paraId="08E8C85D" w14:textId="76C8D1BC" w:rsidR="00DD5A20" w:rsidRDefault="00A74B85" w:rsidP="00DD5A20">
      <w:r>
        <w:t xml:space="preserve">We chose a </w:t>
      </w:r>
      <w:r w:rsidR="002F15C5">
        <w:t>jQuery</w:t>
      </w:r>
      <w:r>
        <w:t xml:space="preserve"> library form </w:t>
      </w:r>
      <w:r w:rsidR="00E81FEA">
        <w:t>code.</w:t>
      </w:r>
      <w:r>
        <w:t xml:space="preserve">jquery.com. </w:t>
      </w:r>
      <w:r w:rsidR="00902B34">
        <w:t>W</w:t>
      </w:r>
      <w:r w:rsidR="008203F0">
        <w:t>e chose it</w:t>
      </w:r>
      <w:r w:rsidR="00081A1D">
        <w:t xml:space="preserve"> </w:t>
      </w:r>
      <w:r w:rsidR="00294F8B">
        <w:t>because of</w:t>
      </w:r>
      <w:r>
        <w:t xml:space="preserve"> this open source website. </w:t>
      </w:r>
      <w:r w:rsidR="00C8584C">
        <w:t>I</w:t>
      </w:r>
      <w:r w:rsidR="007A2EFA">
        <w:t>ts effects are</w:t>
      </w:r>
      <w:r w:rsidR="00E81FEA">
        <w:t xml:space="preserve"> very convenient and</w:t>
      </w:r>
      <w:r w:rsidR="0038788E">
        <w:t xml:space="preserve"> powerful</w:t>
      </w:r>
      <w:r w:rsidR="00221370">
        <w:t xml:space="preserve">, such as shake </w:t>
      </w:r>
      <w:r w:rsidR="009D0675">
        <w:t xml:space="preserve">the text box when validation did not </w:t>
      </w:r>
      <w:r w:rsidR="0011131B">
        <w:t>pass</w:t>
      </w:r>
      <w:r w:rsidR="00C61E8F">
        <w:t xml:space="preserve">. </w:t>
      </w:r>
      <w:r w:rsidR="00816BC5">
        <w:t>Therefore,</w:t>
      </w:r>
      <w:r w:rsidR="00C80918">
        <w:t xml:space="preserve"> it is </w:t>
      </w:r>
      <w:r w:rsidR="00C61E8F">
        <w:t xml:space="preserve">easier </w:t>
      </w:r>
      <w:r w:rsidR="00C80918">
        <w:t xml:space="preserve">for users </w:t>
      </w:r>
      <w:r w:rsidR="00C61E8F">
        <w:t xml:space="preserve">to locate where they </w:t>
      </w:r>
      <w:r w:rsidR="005F041F">
        <w:t>wrote the</w:t>
      </w:r>
      <w:r w:rsidR="00B16E8C">
        <w:t xml:space="preserve"> wrong information.</w:t>
      </w:r>
    </w:p>
    <w:p w14:paraId="1D27707A" w14:textId="77777777" w:rsidR="00894716" w:rsidRDefault="00894716" w:rsidP="00DD5A20"/>
    <w:p w14:paraId="2A520FE7" w14:textId="55776E56" w:rsidR="00DC7C89" w:rsidRPr="00DC7C89" w:rsidRDefault="00DD5A20" w:rsidP="00894716">
      <w:pPr>
        <w:pStyle w:val="Heading2"/>
      </w:pPr>
      <w:bookmarkStart w:id="36" w:name="_Toc478063796"/>
      <w:r w:rsidRPr="00DD5A20">
        <w:t xml:space="preserve">Testing with </w:t>
      </w:r>
      <w:r w:rsidR="002F15C5" w:rsidRPr="00DD5A20">
        <w:t>JavaScript</w:t>
      </w:r>
      <w:r w:rsidRPr="00DD5A20">
        <w:t xml:space="preserve"> disabled</w:t>
      </w:r>
      <w:bookmarkEnd w:id="36"/>
    </w:p>
    <w:p w14:paraId="7888AA6E" w14:textId="41E22148" w:rsidR="00DD5A20" w:rsidRDefault="00AE3F8F" w:rsidP="00DD5A20">
      <w:r>
        <w:t xml:space="preserve">When </w:t>
      </w:r>
      <w:r w:rsidR="0093507F">
        <w:t xml:space="preserve">PHP validation disabled, our </w:t>
      </w:r>
      <w:r w:rsidR="0083505C">
        <w:t>jQuery</w:t>
      </w:r>
      <w:r w:rsidR="0093507F">
        <w:t xml:space="preserve"> can still work perfectly. </w:t>
      </w:r>
      <w:r w:rsidR="006B31D9">
        <w:t>The</w:t>
      </w:r>
      <w:r w:rsidR="0093507F">
        <w:t xml:space="preserve"> shake effect and friendly feedback will still be provided to users</w:t>
      </w:r>
      <w:r w:rsidR="002F15C5">
        <w:t xml:space="preserve">. When all JavaScript disabled, the submission </w:t>
      </w:r>
      <w:r w:rsidR="00B01548">
        <w:t>and the form will still work.</w:t>
      </w:r>
    </w:p>
    <w:p w14:paraId="0600B042" w14:textId="77777777" w:rsidR="00DC7C89" w:rsidRDefault="00DC7C89" w:rsidP="00DD5A20"/>
    <w:p w14:paraId="71166242" w14:textId="77777777" w:rsidR="006146BC" w:rsidRDefault="00DD5A20" w:rsidP="00DD5A20">
      <w:pPr>
        <w:pStyle w:val="Heading2"/>
      </w:pPr>
      <w:bookmarkStart w:id="37" w:name="_Toc478063797"/>
      <w:r w:rsidRPr="00DD5A20">
        <w:t>Publish site and test</w:t>
      </w:r>
      <w:bookmarkEnd w:id="37"/>
    </w:p>
    <w:p w14:paraId="0CE3C2A1" w14:textId="4EA679E4" w:rsidR="003E38A2" w:rsidRDefault="007A6BDB" w:rsidP="006146BC">
      <w:r>
        <w:t xml:space="preserve">There is no problem in test and publish. It </w:t>
      </w:r>
      <w:r w:rsidR="00D815D3">
        <w:t>had</w:t>
      </w:r>
      <w:r w:rsidR="002A577E">
        <w:t xml:space="preserve"> been </w:t>
      </w:r>
      <w:r>
        <w:t xml:space="preserve">pasted </w:t>
      </w:r>
      <w:r w:rsidR="00B56CBA">
        <w:t xml:space="preserve">on </w:t>
      </w:r>
      <w:r>
        <w:t>the W3C validation</w:t>
      </w:r>
      <w:r w:rsidR="00B33BC4">
        <w:t xml:space="preserve"> website</w:t>
      </w:r>
      <w:r>
        <w:t>.</w:t>
      </w:r>
    </w:p>
    <w:p w14:paraId="775E9229" w14:textId="77777777" w:rsidR="009422DF" w:rsidRDefault="009422DF" w:rsidP="006146BC"/>
    <w:p w14:paraId="23DCBD23" w14:textId="77777777" w:rsidR="003E38A2" w:rsidRDefault="003E38A2" w:rsidP="003E38A2">
      <w:r>
        <w:t>List of what we have done:</w:t>
      </w:r>
    </w:p>
    <w:p w14:paraId="414926DA" w14:textId="77777777" w:rsidR="003E38A2" w:rsidRDefault="003E38A2" w:rsidP="003E38A2">
      <w:pPr>
        <w:pStyle w:val="ListParagraph"/>
        <w:numPr>
          <w:ilvl w:val="0"/>
          <w:numId w:val="29"/>
        </w:numPr>
        <w:ind w:firstLineChars="0"/>
      </w:pPr>
      <w:r>
        <w:t>JavaScript validation</w:t>
      </w:r>
    </w:p>
    <w:p w14:paraId="70C765A7" w14:textId="77777777" w:rsidR="00AD507B" w:rsidRDefault="003E38A2" w:rsidP="00AD507B">
      <w:pPr>
        <w:pStyle w:val="ListParagraph"/>
        <w:numPr>
          <w:ilvl w:val="0"/>
          <w:numId w:val="29"/>
        </w:numPr>
        <w:ind w:firstLineChars="0"/>
      </w:pPr>
      <w:r>
        <w:t>Import jQuery (including shake effect and message feedback)</w:t>
      </w:r>
    </w:p>
    <w:p w14:paraId="500022BD" w14:textId="77777777" w:rsidR="00AD507B" w:rsidRDefault="00AD507B" w:rsidP="00AD507B">
      <w:pPr>
        <w:pStyle w:val="ListParagraph"/>
        <w:numPr>
          <w:ilvl w:val="0"/>
          <w:numId w:val="29"/>
        </w:numPr>
        <w:ind w:firstLineChars="0"/>
      </w:pPr>
      <w:r>
        <w:t>Test website</w:t>
      </w:r>
    </w:p>
    <w:p w14:paraId="4EC6640F" w14:textId="6F3BEFF6" w:rsidR="00340D53" w:rsidRDefault="00AD507B" w:rsidP="00D92AA2">
      <w:pPr>
        <w:pStyle w:val="ListParagraph"/>
        <w:numPr>
          <w:ilvl w:val="0"/>
          <w:numId w:val="29"/>
        </w:numPr>
        <w:ind w:firstLineChars="0"/>
      </w:pPr>
      <w:r>
        <w:t>Website makeup modified</w:t>
      </w:r>
    </w:p>
    <w:p w14:paraId="41B43FCD" w14:textId="58C1CB07" w:rsidR="00875A89" w:rsidRDefault="00CC3262" w:rsidP="00DF76D1">
      <w:pPr>
        <w:pStyle w:val="ListParagraph"/>
        <w:numPr>
          <w:ilvl w:val="0"/>
          <w:numId w:val="29"/>
        </w:numPr>
        <w:ind w:firstLineChars="0"/>
      </w:pPr>
      <w:r>
        <w:t>Print layout</w:t>
      </w:r>
    </w:p>
    <w:p w14:paraId="1D96A516" w14:textId="5AA462B4" w:rsidR="00344328" w:rsidRDefault="00344328" w:rsidP="00DF76D1">
      <w:pPr>
        <w:pStyle w:val="ListParagraph"/>
        <w:numPr>
          <w:ilvl w:val="0"/>
          <w:numId w:val="29"/>
        </w:numPr>
        <w:ind w:firstLineChars="0"/>
      </w:pPr>
      <w:r>
        <w:t>A/B Test Data</w:t>
      </w:r>
    </w:p>
    <w:p w14:paraId="6B7CCD9A" w14:textId="528EE4C4" w:rsidR="00832CCA" w:rsidRDefault="00AE6D2B" w:rsidP="00DF76D1">
      <w:pPr>
        <w:pStyle w:val="ListParagraph"/>
        <w:numPr>
          <w:ilvl w:val="0"/>
          <w:numId w:val="29"/>
        </w:numPr>
        <w:ind w:firstLineChars="0"/>
      </w:pPr>
      <w:r>
        <w:t>Web</w:t>
      </w:r>
      <w:r w:rsidR="00975021">
        <w:t xml:space="preserve"> content</w:t>
      </w:r>
      <w:r>
        <w:t xml:space="preserve"> </w:t>
      </w:r>
      <w:r w:rsidR="00A97253">
        <w:t xml:space="preserve">and format </w:t>
      </w:r>
      <w:r>
        <w:t>correction</w:t>
      </w:r>
    </w:p>
    <w:p w14:paraId="5740A0D2" w14:textId="77777777" w:rsidR="00DF76D1" w:rsidRDefault="00DF76D1" w:rsidP="00340D53"/>
    <w:p w14:paraId="791A5DC6" w14:textId="43A976D5" w:rsidR="00340D53" w:rsidRDefault="00F426DC" w:rsidP="00340D53">
      <w:r>
        <w:t>List of</w:t>
      </w:r>
      <w:r w:rsidR="00340D53">
        <w:t xml:space="preserve"> we will do in the future:</w:t>
      </w:r>
    </w:p>
    <w:p w14:paraId="105F4D7B" w14:textId="77777777" w:rsidR="00D30566" w:rsidRDefault="00D30566" w:rsidP="00D30566">
      <w:pPr>
        <w:pStyle w:val="ListParagraph"/>
        <w:numPr>
          <w:ilvl w:val="0"/>
          <w:numId w:val="30"/>
        </w:numPr>
        <w:ind w:firstLineChars="0"/>
      </w:pPr>
      <w:r w:rsidRPr="00D30566">
        <w:t>User registration</w:t>
      </w:r>
    </w:p>
    <w:p w14:paraId="393EF527" w14:textId="77777777" w:rsidR="00D30566" w:rsidRDefault="00D30566" w:rsidP="00D30566">
      <w:pPr>
        <w:pStyle w:val="ListParagraph"/>
        <w:numPr>
          <w:ilvl w:val="0"/>
          <w:numId w:val="30"/>
        </w:numPr>
        <w:ind w:firstLineChars="0"/>
      </w:pPr>
      <w:r w:rsidRPr="00D30566">
        <w:t>User authentication</w:t>
      </w:r>
    </w:p>
    <w:p w14:paraId="6FDFAFBF" w14:textId="61B7078F" w:rsidR="005D1D89" w:rsidRPr="003E38A2" w:rsidRDefault="00D30566" w:rsidP="00686D68">
      <w:pPr>
        <w:pStyle w:val="ListParagraph"/>
        <w:numPr>
          <w:ilvl w:val="0"/>
          <w:numId w:val="30"/>
        </w:numPr>
        <w:ind w:firstLineChars="0"/>
      </w:pPr>
      <w:r w:rsidRPr="00D30566">
        <w:t>Server side functions</w:t>
      </w:r>
      <w:ins w:id="38" w:author="Yijia Cheng" w:date="2017-03-21T12:15:00Z">
        <w:r w:rsidR="004F24CC">
          <w:br w:type="page"/>
        </w:r>
      </w:ins>
    </w:p>
    <w:p w14:paraId="11F53DA5" w14:textId="24EE9DAC" w:rsidR="008F3593" w:rsidRPr="008F3593" w:rsidDel="00C10FB1" w:rsidRDefault="008F3593" w:rsidP="006D5B8A">
      <w:pPr>
        <w:widowControl/>
        <w:jc w:val="left"/>
        <w:rPr>
          <w:del w:id="39" w:author="Yijia Cheng" w:date="2017-03-21T11:00:00Z"/>
          <w:rFonts w:ascii="Times New Roman" w:eastAsia="SimSun" w:hAnsi="Times New Roman" w:cs="Times New Roman"/>
          <w:kern w:val="0"/>
          <w:sz w:val="24"/>
          <w:szCs w:val="24"/>
        </w:rPr>
      </w:pPr>
      <w:del w:id="40" w:author="Yijia Cheng" w:date="2017-03-21T11:00:00Z">
        <w:r w:rsidRPr="008F3593" w:rsidDel="00C10FB1">
          <w:rPr>
            <w:rFonts w:ascii="Times New Roman" w:eastAsia="SimSun" w:hAnsi="Times New Roman" w:cs="Times New Roman"/>
            <w:b/>
            <w:bCs/>
            <w:color w:val="000000"/>
            <w:kern w:val="0"/>
            <w:sz w:val="36"/>
            <w:szCs w:val="36"/>
          </w:rPr>
          <w:lastRenderedPageBreak/>
          <w:delText>Milestone 1</w:delText>
        </w:r>
      </w:del>
    </w:p>
    <w:p w14:paraId="084AA75B" w14:textId="4C040232" w:rsidR="008F3593" w:rsidRPr="008F3593" w:rsidDel="00C10FB1" w:rsidRDefault="008F3593" w:rsidP="006D5B8A">
      <w:pPr>
        <w:widowControl/>
        <w:jc w:val="left"/>
        <w:rPr>
          <w:del w:id="41" w:author="Yijia Cheng" w:date="2017-03-21T11:00:00Z"/>
          <w:rFonts w:ascii="Times New Roman" w:eastAsia="SimSun" w:hAnsi="Times New Roman" w:cs="Times New Roman"/>
          <w:kern w:val="0"/>
          <w:sz w:val="24"/>
          <w:szCs w:val="24"/>
        </w:rPr>
      </w:pPr>
      <w:del w:id="42" w:author="Yijia Cheng" w:date="2017-03-21T11:00:00Z">
        <w:r w:rsidRPr="008F3593" w:rsidDel="00C10FB1">
          <w:rPr>
            <w:rFonts w:ascii="Times New Roman" w:eastAsia="SimSun" w:hAnsi="Times New Roman" w:cs="Times New Roman"/>
            <w:b/>
            <w:bCs/>
            <w:color w:val="000000"/>
            <w:kern w:val="0"/>
            <w:sz w:val="36"/>
            <w:szCs w:val="36"/>
          </w:rPr>
          <w:delText>Project Proposal</w:delText>
        </w:r>
      </w:del>
    </w:p>
    <w:p w14:paraId="3302FB51" w14:textId="50D526FB" w:rsidR="008F3593" w:rsidRPr="008F3593" w:rsidDel="00C10FB1" w:rsidRDefault="008F3593" w:rsidP="006D5B8A">
      <w:pPr>
        <w:widowControl/>
        <w:jc w:val="left"/>
        <w:rPr>
          <w:del w:id="43" w:author="Yijia Cheng" w:date="2017-03-21T11:00:00Z"/>
          <w:rFonts w:ascii="Times New Roman" w:eastAsia="SimSun" w:hAnsi="Times New Roman" w:cs="Times New Roman"/>
          <w:kern w:val="0"/>
          <w:sz w:val="24"/>
          <w:szCs w:val="24"/>
        </w:rPr>
      </w:pPr>
    </w:p>
    <w:p w14:paraId="1470212E" w14:textId="2C2D3E0C" w:rsidR="008F3593" w:rsidRPr="008F3593" w:rsidDel="00C10FB1" w:rsidRDefault="008F3593" w:rsidP="006D5B8A">
      <w:pPr>
        <w:widowControl/>
        <w:jc w:val="left"/>
        <w:rPr>
          <w:del w:id="44" w:author="Yijia Cheng" w:date="2017-03-21T11:00:00Z"/>
          <w:rFonts w:ascii="Times New Roman" w:eastAsia="SimSun" w:hAnsi="Times New Roman" w:cs="Times New Roman"/>
          <w:kern w:val="0"/>
          <w:sz w:val="24"/>
          <w:szCs w:val="24"/>
        </w:rPr>
      </w:pPr>
      <w:del w:id="45" w:author="Yijia Cheng" w:date="2017-03-21T11:00:00Z">
        <w:r w:rsidRPr="008F3593" w:rsidDel="00C10FB1">
          <w:rPr>
            <w:rFonts w:ascii="Times New Roman" w:eastAsia="SimSun" w:hAnsi="Times New Roman" w:cs="Times New Roman"/>
            <w:b/>
            <w:bCs/>
            <w:color w:val="000000"/>
            <w:kern w:val="0"/>
            <w:sz w:val="24"/>
            <w:szCs w:val="24"/>
          </w:rPr>
          <w:delText>Project Team Members:</w:delText>
        </w:r>
      </w:del>
    </w:p>
    <w:p w14:paraId="2CB59184" w14:textId="7111F7D5" w:rsidR="008F3593" w:rsidRPr="008F3593" w:rsidDel="00C10FB1" w:rsidRDefault="008F3593" w:rsidP="006D5B8A">
      <w:pPr>
        <w:widowControl/>
        <w:jc w:val="left"/>
        <w:rPr>
          <w:del w:id="46" w:author="Yijia Cheng" w:date="2017-03-21T11:00:00Z"/>
          <w:rFonts w:ascii="Times New Roman" w:eastAsia="SimSun" w:hAnsi="Times New Roman" w:cs="Times New Roman"/>
          <w:kern w:val="0"/>
          <w:sz w:val="24"/>
          <w:szCs w:val="24"/>
        </w:rPr>
      </w:pPr>
      <w:del w:id="47" w:author="Yijia Cheng" w:date="2017-03-21T11:00:00Z">
        <w:r w:rsidRPr="008F3593" w:rsidDel="00C10FB1">
          <w:rPr>
            <w:rFonts w:ascii="Times New Roman" w:eastAsia="SimSun" w:hAnsi="Times New Roman" w:cs="Times New Roman"/>
            <w:color w:val="000000"/>
            <w:kern w:val="0"/>
            <w:sz w:val="24"/>
            <w:szCs w:val="24"/>
          </w:rPr>
          <w:delText xml:space="preserve">Chen, Chang </w:delText>
        </w:r>
        <w:r w:rsidRPr="008F3593" w:rsidDel="00C10FB1">
          <w:rPr>
            <w:rFonts w:ascii="Times New Roman" w:eastAsia="SimSun" w:hAnsi="Times New Roman" w:cs="Times New Roman"/>
            <w:color w:val="000000"/>
            <w:kern w:val="0"/>
            <w:sz w:val="24"/>
            <w:szCs w:val="24"/>
          </w:rPr>
          <w:tab/>
          <w:delText>(Victor)</w:delText>
        </w:r>
      </w:del>
    </w:p>
    <w:p w14:paraId="4C9C4A72" w14:textId="7479C5BD" w:rsidR="008F3593" w:rsidRPr="008F3593" w:rsidDel="00C10FB1" w:rsidRDefault="008F3593" w:rsidP="006D5B8A">
      <w:pPr>
        <w:widowControl/>
        <w:jc w:val="left"/>
        <w:rPr>
          <w:del w:id="48" w:author="Yijia Cheng" w:date="2017-03-21T11:00:00Z"/>
          <w:rFonts w:ascii="Times New Roman" w:eastAsia="SimSun" w:hAnsi="Times New Roman" w:cs="Times New Roman"/>
          <w:kern w:val="0"/>
          <w:sz w:val="24"/>
          <w:szCs w:val="24"/>
        </w:rPr>
      </w:pPr>
      <w:del w:id="49" w:author="Yijia Cheng" w:date="2017-03-21T11:00:00Z">
        <w:r w:rsidRPr="008F3593" w:rsidDel="00C10FB1">
          <w:rPr>
            <w:rFonts w:ascii="Times New Roman" w:eastAsia="SimSun" w:hAnsi="Times New Roman" w:cs="Times New Roman"/>
            <w:color w:val="000000"/>
            <w:kern w:val="0"/>
            <w:sz w:val="24"/>
            <w:szCs w:val="24"/>
          </w:rPr>
          <w:delText xml:space="preserve">Cheng, Yijia </w:delText>
        </w:r>
        <w:r w:rsidRPr="008F3593" w:rsidDel="00C10FB1">
          <w:rPr>
            <w:rFonts w:ascii="Times New Roman" w:eastAsia="SimSun" w:hAnsi="Times New Roman" w:cs="Times New Roman"/>
            <w:color w:val="000000"/>
            <w:kern w:val="0"/>
            <w:sz w:val="24"/>
            <w:szCs w:val="24"/>
          </w:rPr>
          <w:tab/>
          <w:delText>(Grace)</w:delText>
        </w:r>
      </w:del>
    </w:p>
    <w:p w14:paraId="22E0DAEC" w14:textId="6EBD1A60" w:rsidR="008F3593" w:rsidRPr="008F3593" w:rsidDel="00C10FB1" w:rsidRDefault="008F3593" w:rsidP="006D5B8A">
      <w:pPr>
        <w:widowControl/>
        <w:jc w:val="left"/>
        <w:rPr>
          <w:del w:id="50" w:author="Yijia Cheng" w:date="2017-03-21T11:00:00Z"/>
          <w:rFonts w:ascii="Times New Roman" w:eastAsia="SimSun" w:hAnsi="Times New Roman" w:cs="Times New Roman"/>
          <w:kern w:val="0"/>
          <w:sz w:val="24"/>
          <w:szCs w:val="24"/>
        </w:rPr>
      </w:pPr>
      <w:del w:id="51" w:author="Yijia Cheng" w:date="2017-03-21T11:00:00Z">
        <w:r w:rsidRPr="008F3593" w:rsidDel="00C10FB1">
          <w:rPr>
            <w:rFonts w:ascii="Times New Roman" w:eastAsia="SimSun" w:hAnsi="Times New Roman" w:cs="Times New Roman"/>
            <w:color w:val="000000"/>
            <w:kern w:val="0"/>
            <w:sz w:val="24"/>
            <w:szCs w:val="24"/>
          </w:rPr>
          <w:delText xml:space="preserve">Jiang, Jianhui </w:delText>
        </w:r>
        <w:r w:rsidRPr="008F3593" w:rsidDel="00C10FB1">
          <w:rPr>
            <w:rFonts w:ascii="Times New Roman" w:eastAsia="SimSun" w:hAnsi="Times New Roman" w:cs="Times New Roman"/>
            <w:color w:val="000000"/>
            <w:kern w:val="0"/>
            <w:sz w:val="24"/>
            <w:szCs w:val="24"/>
          </w:rPr>
          <w:tab/>
          <w:delText>(Samuel)</w:delText>
        </w:r>
      </w:del>
    </w:p>
    <w:p w14:paraId="273B4B9B" w14:textId="75B15C6E" w:rsidR="008F3593" w:rsidRPr="008F3593" w:rsidDel="00C10FB1" w:rsidRDefault="008F3593" w:rsidP="006D5B8A">
      <w:pPr>
        <w:widowControl/>
        <w:jc w:val="left"/>
        <w:rPr>
          <w:del w:id="52" w:author="Yijia Cheng" w:date="2017-03-21T11:00:00Z"/>
          <w:rFonts w:ascii="Times New Roman" w:eastAsia="SimSun" w:hAnsi="Times New Roman" w:cs="Times New Roman"/>
          <w:kern w:val="0"/>
          <w:sz w:val="24"/>
          <w:szCs w:val="24"/>
        </w:rPr>
      </w:pPr>
      <w:del w:id="53" w:author="Yijia Cheng" w:date="2017-03-21T11:00:00Z">
        <w:r w:rsidRPr="008F3593" w:rsidDel="00C10FB1">
          <w:rPr>
            <w:rFonts w:ascii="Times New Roman" w:eastAsia="SimSun" w:hAnsi="Times New Roman" w:cs="Times New Roman"/>
            <w:color w:val="000000"/>
            <w:kern w:val="0"/>
            <w:sz w:val="24"/>
            <w:szCs w:val="24"/>
          </w:rPr>
          <w:delText xml:space="preserve">Wang, Zibo </w:delText>
        </w:r>
        <w:r w:rsidRPr="008F3593" w:rsidDel="00C10FB1">
          <w:rPr>
            <w:rFonts w:ascii="Times New Roman" w:eastAsia="SimSun" w:hAnsi="Times New Roman" w:cs="Times New Roman"/>
            <w:color w:val="000000"/>
            <w:kern w:val="0"/>
            <w:sz w:val="24"/>
            <w:szCs w:val="24"/>
          </w:rPr>
          <w:tab/>
          <w:delText>(Bob)</w:delText>
        </w:r>
      </w:del>
    </w:p>
    <w:p w14:paraId="28D031CE" w14:textId="3033D150" w:rsidR="008F3593" w:rsidRPr="008F3593" w:rsidDel="00C10FB1" w:rsidRDefault="008F3593" w:rsidP="006D5B8A">
      <w:pPr>
        <w:widowControl/>
        <w:jc w:val="left"/>
        <w:rPr>
          <w:del w:id="54" w:author="Yijia Cheng" w:date="2017-03-21T11:00:00Z"/>
          <w:rFonts w:ascii="Times New Roman" w:eastAsia="SimSun" w:hAnsi="Times New Roman" w:cs="Times New Roman"/>
          <w:kern w:val="0"/>
          <w:sz w:val="24"/>
          <w:szCs w:val="24"/>
        </w:rPr>
      </w:pPr>
    </w:p>
    <w:p w14:paraId="56138407" w14:textId="28746EF1" w:rsidR="008F3593" w:rsidRPr="008F3593" w:rsidDel="00C10FB1" w:rsidRDefault="008F3593" w:rsidP="006D5B8A">
      <w:pPr>
        <w:widowControl/>
        <w:ind w:left="360" w:hanging="360"/>
        <w:jc w:val="left"/>
        <w:rPr>
          <w:del w:id="55" w:author="Yijia Cheng" w:date="2017-03-21T11:00:00Z"/>
          <w:rFonts w:ascii="Times New Roman" w:eastAsia="SimSun" w:hAnsi="Times New Roman" w:cs="Times New Roman"/>
          <w:kern w:val="0"/>
          <w:sz w:val="24"/>
          <w:szCs w:val="24"/>
        </w:rPr>
      </w:pPr>
      <w:del w:id="56" w:author="Yijia Cheng" w:date="2017-03-21T11:00:00Z">
        <w:r w:rsidRPr="008F3593" w:rsidDel="00C10FB1">
          <w:rPr>
            <w:rFonts w:ascii="Times New Roman" w:eastAsia="SimSun" w:hAnsi="Times New Roman" w:cs="Times New Roman"/>
            <w:b/>
            <w:bCs/>
            <w:color w:val="000000"/>
            <w:kern w:val="0"/>
            <w:sz w:val="24"/>
            <w:szCs w:val="24"/>
          </w:rPr>
          <w:delText>1)      Topic</w:delText>
        </w:r>
      </w:del>
    </w:p>
    <w:p w14:paraId="45BCD25D" w14:textId="15D0DA5C" w:rsidR="008F3593" w:rsidRPr="008F3593" w:rsidDel="00C10FB1" w:rsidRDefault="008F3593" w:rsidP="006D5B8A">
      <w:pPr>
        <w:widowControl/>
        <w:jc w:val="left"/>
        <w:rPr>
          <w:del w:id="57" w:author="Yijia Cheng" w:date="2017-03-21T11:00:00Z"/>
          <w:rFonts w:ascii="Times New Roman" w:eastAsia="SimSun" w:hAnsi="Times New Roman" w:cs="Times New Roman"/>
          <w:kern w:val="0"/>
          <w:sz w:val="24"/>
          <w:szCs w:val="24"/>
        </w:rPr>
      </w:pPr>
    </w:p>
    <w:p w14:paraId="77DF211C" w14:textId="106C6B0E" w:rsidR="008F3593" w:rsidRPr="008F3593" w:rsidDel="00C10FB1" w:rsidRDefault="008F3593" w:rsidP="006D5B8A">
      <w:pPr>
        <w:widowControl/>
        <w:numPr>
          <w:ilvl w:val="0"/>
          <w:numId w:val="1"/>
        </w:numPr>
        <w:jc w:val="left"/>
        <w:textAlignment w:val="baseline"/>
        <w:rPr>
          <w:del w:id="58" w:author="Yijia Cheng" w:date="2017-03-21T11:00:00Z"/>
          <w:rFonts w:ascii="Times New Roman" w:eastAsia="SimSun" w:hAnsi="Times New Roman" w:cs="Times New Roman"/>
          <w:color w:val="000000"/>
          <w:kern w:val="0"/>
          <w:sz w:val="24"/>
          <w:szCs w:val="24"/>
        </w:rPr>
      </w:pPr>
      <w:del w:id="59" w:author="Yijia Cheng" w:date="2017-03-21T11:00:00Z">
        <w:r w:rsidRPr="008F3593" w:rsidDel="00C10FB1">
          <w:rPr>
            <w:rFonts w:ascii="Times New Roman" w:eastAsia="SimSun" w:hAnsi="Times New Roman" w:cs="Times New Roman"/>
            <w:color w:val="000000"/>
            <w:kern w:val="0"/>
            <w:sz w:val="24"/>
            <w:szCs w:val="24"/>
          </w:rPr>
          <w:delText>The purpose of our website is to promote and popularize Chinese food culture all over the world. People can learn about Chinese food culture and present their feedback on this website.</w:delText>
        </w:r>
      </w:del>
    </w:p>
    <w:p w14:paraId="46061B85" w14:textId="2A53A99D" w:rsidR="008F3593" w:rsidRPr="008F3593" w:rsidDel="00C10FB1" w:rsidRDefault="008F3593" w:rsidP="006D5B8A">
      <w:pPr>
        <w:widowControl/>
        <w:jc w:val="left"/>
        <w:rPr>
          <w:del w:id="60" w:author="Yijia Cheng" w:date="2017-03-21T11:00:00Z"/>
          <w:rFonts w:ascii="Times New Roman" w:eastAsia="SimSun" w:hAnsi="Times New Roman" w:cs="Times New Roman"/>
          <w:kern w:val="0"/>
          <w:sz w:val="24"/>
          <w:szCs w:val="24"/>
        </w:rPr>
      </w:pPr>
    </w:p>
    <w:p w14:paraId="735A89F7" w14:textId="66546FD0" w:rsidR="008F3593" w:rsidRPr="008F3593" w:rsidDel="00C10FB1" w:rsidRDefault="008F3593" w:rsidP="006D5B8A">
      <w:pPr>
        <w:widowControl/>
        <w:numPr>
          <w:ilvl w:val="0"/>
          <w:numId w:val="2"/>
        </w:numPr>
        <w:jc w:val="left"/>
        <w:textAlignment w:val="baseline"/>
        <w:rPr>
          <w:del w:id="61" w:author="Yijia Cheng" w:date="2017-03-21T11:00:00Z"/>
          <w:rFonts w:ascii="Times New Roman" w:eastAsia="SimSun" w:hAnsi="Times New Roman" w:cs="Times New Roman"/>
          <w:color w:val="000000"/>
          <w:kern w:val="0"/>
          <w:sz w:val="24"/>
          <w:szCs w:val="24"/>
        </w:rPr>
      </w:pPr>
      <w:del w:id="62" w:author="Yijia Cheng" w:date="2017-03-21T11:00:00Z">
        <w:r w:rsidRPr="008F3593" w:rsidDel="00C10FB1">
          <w:rPr>
            <w:rFonts w:ascii="Times New Roman" w:eastAsia="SimSun" w:hAnsi="Times New Roman" w:cs="Times New Roman"/>
            <w:color w:val="000000"/>
            <w:kern w:val="0"/>
            <w:sz w:val="24"/>
            <w:szCs w:val="24"/>
          </w:rPr>
          <w:delText>The goal of our website is to attract people who is interested in Chinese food and culture. Moreover, a platform is provided on the side to share their own dietary habit. The reason why we decide to create this website is only a small number of Chinese food culture sites, which can be referred on the Internet, though oriental diet has become world-widely recent years.</w:delText>
        </w:r>
      </w:del>
    </w:p>
    <w:p w14:paraId="736BC1F6" w14:textId="50527D7E" w:rsidR="008F3593" w:rsidRPr="008F3593" w:rsidDel="00C10FB1" w:rsidRDefault="008F3593" w:rsidP="006D5B8A">
      <w:pPr>
        <w:widowControl/>
        <w:jc w:val="left"/>
        <w:rPr>
          <w:del w:id="63" w:author="Yijia Cheng" w:date="2017-03-21T11:00:00Z"/>
          <w:rFonts w:ascii="Times New Roman" w:eastAsia="SimSun" w:hAnsi="Times New Roman" w:cs="Times New Roman"/>
          <w:kern w:val="0"/>
          <w:sz w:val="24"/>
          <w:szCs w:val="24"/>
        </w:rPr>
      </w:pPr>
    </w:p>
    <w:p w14:paraId="07FCF6AD" w14:textId="63BFC09F" w:rsidR="008F3593" w:rsidRPr="008F3593" w:rsidDel="00C10FB1" w:rsidRDefault="008F3593" w:rsidP="006D5B8A">
      <w:pPr>
        <w:widowControl/>
        <w:numPr>
          <w:ilvl w:val="0"/>
          <w:numId w:val="3"/>
        </w:numPr>
        <w:jc w:val="left"/>
        <w:textAlignment w:val="baseline"/>
        <w:rPr>
          <w:del w:id="64" w:author="Yijia Cheng" w:date="2017-03-21T11:00:00Z"/>
          <w:rFonts w:ascii="Times New Roman" w:eastAsia="SimSun" w:hAnsi="Times New Roman" w:cs="Times New Roman"/>
          <w:color w:val="000000"/>
          <w:kern w:val="0"/>
          <w:sz w:val="24"/>
          <w:szCs w:val="24"/>
        </w:rPr>
      </w:pPr>
      <w:del w:id="65" w:author="Yijia Cheng" w:date="2017-03-21T11:00:00Z">
        <w:r w:rsidRPr="008F3593" w:rsidDel="00C10FB1">
          <w:rPr>
            <w:rFonts w:ascii="Times New Roman" w:eastAsia="SimSun" w:hAnsi="Times New Roman" w:cs="Times New Roman"/>
            <w:color w:val="000000"/>
            <w:kern w:val="0"/>
            <w:sz w:val="24"/>
            <w:szCs w:val="24"/>
          </w:rPr>
          <w:delText>The target audience for this side is people who enjoy cooking Chinese food and interested in Chinese food culture.</w:delText>
        </w:r>
      </w:del>
    </w:p>
    <w:p w14:paraId="0E900B84" w14:textId="4E4D81FB" w:rsidR="008F3593" w:rsidRPr="008F3593" w:rsidDel="00C10FB1" w:rsidRDefault="008F3593" w:rsidP="006D5B8A">
      <w:pPr>
        <w:widowControl/>
        <w:jc w:val="left"/>
        <w:rPr>
          <w:del w:id="66" w:author="Yijia Cheng" w:date="2017-03-21T11:00:00Z"/>
          <w:rFonts w:ascii="Times New Roman" w:eastAsia="SimSun" w:hAnsi="Times New Roman" w:cs="Times New Roman"/>
          <w:kern w:val="0"/>
          <w:sz w:val="24"/>
          <w:szCs w:val="24"/>
        </w:rPr>
      </w:pPr>
    </w:p>
    <w:p w14:paraId="47167110" w14:textId="6A53E6C2" w:rsidR="008F3593" w:rsidRPr="008F3593" w:rsidDel="00C10FB1" w:rsidRDefault="008F3593" w:rsidP="006D5B8A">
      <w:pPr>
        <w:widowControl/>
        <w:numPr>
          <w:ilvl w:val="0"/>
          <w:numId w:val="4"/>
        </w:numPr>
        <w:jc w:val="left"/>
        <w:textAlignment w:val="baseline"/>
        <w:rPr>
          <w:del w:id="67" w:author="Yijia Cheng" w:date="2017-03-21T11:00:00Z"/>
          <w:rFonts w:ascii="Times New Roman" w:eastAsia="SimSun" w:hAnsi="Times New Roman" w:cs="Times New Roman"/>
          <w:color w:val="000000"/>
          <w:kern w:val="0"/>
          <w:sz w:val="24"/>
          <w:szCs w:val="24"/>
        </w:rPr>
      </w:pPr>
      <w:del w:id="68" w:author="Yijia Cheng" w:date="2017-03-21T11:00:00Z">
        <w:r w:rsidRPr="008F3593" w:rsidDel="00C10FB1">
          <w:rPr>
            <w:rFonts w:ascii="Times New Roman" w:eastAsia="SimSun" w:hAnsi="Times New Roman" w:cs="Times New Roman"/>
            <w:color w:val="000000"/>
            <w:kern w:val="0"/>
            <w:sz w:val="24"/>
            <w:szCs w:val="24"/>
          </w:rPr>
          <w:delText>The website is intended to accomplish three goals: hover effects, forum and clear design. A simple site interface will be displayed on the side.</w:delText>
        </w:r>
      </w:del>
    </w:p>
    <w:p w14:paraId="42FC4FCC" w14:textId="2FC893CB" w:rsidR="008F3593" w:rsidRPr="008F3593" w:rsidDel="00C10FB1" w:rsidRDefault="008F3593" w:rsidP="006D5B8A">
      <w:pPr>
        <w:widowControl/>
        <w:jc w:val="left"/>
        <w:rPr>
          <w:del w:id="69" w:author="Yijia Cheng" w:date="2017-03-21T11:00:00Z"/>
          <w:rFonts w:ascii="Times New Roman" w:eastAsia="SimSun" w:hAnsi="Times New Roman" w:cs="Times New Roman"/>
          <w:kern w:val="0"/>
          <w:sz w:val="24"/>
          <w:szCs w:val="24"/>
        </w:rPr>
      </w:pPr>
    </w:p>
    <w:p w14:paraId="648E2EE8" w14:textId="297E064C" w:rsidR="008F3593" w:rsidRPr="008F3593" w:rsidDel="00C10FB1" w:rsidRDefault="008F3593" w:rsidP="006D5B8A">
      <w:pPr>
        <w:widowControl/>
        <w:numPr>
          <w:ilvl w:val="0"/>
          <w:numId w:val="5"/>
        </w:numPr>
        <w:jc w:val="left"/>
        <w:textAlignment w:val="baseline"/>
        <w:rPr>
          <w:del w:id="70" w:author="Yijia Cheng" w:date="2017-03-21T11:00:00Z"/>
          <w:rFonts w:ascii="Times New Roman" w:eastAsia="SimSun" w:hAnsi="Times New Roman" w:cs="Times New Roman"/>
          <w:color w:val="000000"/>
          <w:kern w:val="0"/>
          <w:sz w:val="24"/>
          <w:szCs w:val="24"/>
        </w:rPr>
      </w:pPr>
      <w:del w:id="71" w:author="Yijia Cheng" w:date="2017-03-21T11:00:00Z">
        <w:r w:rsidRPr="008F3593" w:rsidDel="00C10FB1">
          <w:rPr>
            <w:rFonts w:ascii="Times New Roman" w:eastAsia="SimSun" w:hAnsi="Times New Roman" w:cs="Times New Roman"/>
            <w:color w:val="000000"/>
            <w:kern w:val="0"/>
            <w:sz w:val="24"/>
            <w:szCs w:val="24"/>
          </w:rPr>
          <w:delText>The type of content should include text which has a readable font, warm-toned graphics which use high resolution “.jpg” files. Also the side has media which will be uploaded to the server.</w:delText>
        </w:r>
      </w:del>
    </w:p>
    <w:p w14:paraId="3DAA6667" w14:textId="62C46C1F" w:rsidR="008F3593" w:rsidRPr="008F3593" w:rsidDel="00C10FB1" w:rsidRDefault="008F3593" w:rsidP="006D5B8A">
      <w:pPr>
        <w:widowControl/>
        <w:jc w:val="left"/>
        <w:rPr>
          <w:del w:id="72" w:author="Yijia Cheng" w:date="2017-03-21T11:00:00Z"/>
          <w:rFonts w:ascii="Times New Roman" w:eastAsia="SimSun" w:hAnsi="Times New Roman" w:cs="Times New Roman"/>
          <w:kern w:val="0"/>
          <w:sz w:val="24"/>
          <w:szCs w:val="24"/>
        </w:rPr>
      </w:pPr>
    </w:p>
    <w:p w14:paraId="4D275B61" w14:textId="496CFEAC" w:rsidR="008F3593" w:rsidRPr="008F3593" w:rsidDel="00C10FB1" w:rsidRDefault="008F3593" w:rsidP="006D5B8A">
      <w:pPr>
        <w:widowControl/>
        <w:numPr>
          <w:ilvl w:val="0"/>
          <w:numId w:val="6"/>
        </w:numPr>
        <w:jc w:val="left"/>
        <w:textAlignment w:val="baseline"/>
        <w:rPr>
          <w:del w:id="73" w:author="Yijia Cheng" w:date="2017-03-21T11:00:00Z"/>
          <w:rFonts w:ascii="Times New Roman" w:eastAsia="SimSun" w:hAnsi="Times New Roman" w:cs="Times New Roman"/>
          <w:color w:val="000000"/>
          <w:kern w:val="0"/>
          <w:sz w:val="24"/>
          <w:szCs w:val="24"/>
        </w:rPr>
      </w:pPr>
      <w:del w:id="74" w:author="Yijia Cheng" w:date="2017-03-21T11:00:00Z">
        <w:r w:rsidRPr="008F3593" w:rsidDel="00C10FB1">
          <w:rPr>
            <w:rFonts w:ascii="Times New Roman" w:eastAsia="SimSun" w:hAnsi="Times New Roman" w:cs="Times New Roman"/>
            <w:color w:val="000000"/>
            <w:kern w:val="0"/>
            <w:sz w:val="24"/>
            <w:szCs w:val="24"/>
          </w:rPr>
          <w:delText>In order to approach a successful website, it is necessary to maintain the website frequently, keep information updating and use email to interact with users.</w:delText>
        </w:r>
      </w:del>
    </w:p>
    <w:p w14:paraId="79E96988" w14:textId="7572DEE7" w:rsidR="008F3593" w:rsidRPr="008F3593" w:rsidDel="00C10FB1" w:rsidRDefault="008F3593" w:rsidP="006D5B8A">
      <w:pPr>
        <w:widowControl/>
        <w:jc w:val="left"/>
        <w:rPr>
          <w:del w:id="75" w:author="Yijia Cheng" w:date="2017-03-21T11:00:00Z"/>
          <w:rFonts w:ascii="Times New Roman" w:eastAsia="SimSun" w:hAnsi="Times New Roman" w:cs="Times New Roman"/>
          <w:kern w:val="0"/>
          <w:sz w:val="24"/>
          <w:szCs w:val="24"/>
        </w:rPr>
      </w:pPr>
    </w:p>
    <w:p w14:paraId="0A8289AF" w14:textId="32C8B7F1" w:rsidR="00E56D36" w:rsidDel="00C10FB1" w:rsidRDefault="008F3593" w:rsidP="006D5B8A">
      <w:pPr>
        <w:widowControl/>
        <w:ind w:left="120"/>
        <w:jc w:val="left"/>
        <w:rPr>
          <w:ins w:id="76" w:author="Chang Chen" w:date="2017-01-31T10:43:00Z"/>
          <w:del w:id="77" w:author="Yijia Cheng" w:date="2017-03-21T11:00:00Z"/>
          <w:rFonts w:ascii="Times New Roman" w:eastAsia="SimSun" w:hAnsi="Times New Roman" w:cs="Times New Roman"/>
          <w:color w:val="000000"/>
          <w:kern w:val="0"/>
          <w:sz w:val="24"/>
          <w:szCs w:val="24"/>
        </w:rPr>
      </w:pPr>
      <w:del w:id="78" w:author="Yijia Cheng" w:date="2017-03-21T11:00:00Z">
        <w:r w:rsidRPr="008F3593" w:rsidDel="00C10FB1">
          <w:rPr>
            <w:rFonts w:ascii="Times New Roman" w:eastAsia="SimSun" w:hAnsi="Times New Roman" w:cs="Times New Roman"/>
            <w:color w:val="000000"/>
            <w:kern w:val="0"/>
            <w:sz w:val="24"/>
            <w:szCs w:val="24"/>
          </w:rPr>
          <w:delText>Website 1: Food Tour and Travel</w:delText>
        </w:r>
      </w:del>
    </w:p>
    <w:p w14:paraId="4CE8BB0A" w14:textId="4BDAAD0F" w:rsidR="008F3593" w:rsidRPr="00E56D36" w:rsidDel="00C10FB1" w:rsidRDefault="008F3593">
      <w:pPr>
        <w:widowControl/>
        <w:jc w:val="left"/>
        <w:rPr>
          <w:del w:id="79" w:author="Yijia Cheng" w:date="2017-03-21T11:00:00Z"/>
          <w:rFonts w:ascii="Times New Roman" w:eastAsia="SimSun" w:hAnsi="Times New Roman" w:cs="Times New Roman"/>
          <w:kern w:val="0"/>
          <w:sz w:val="24"/>
          <w:szCs w:val="24"/>
          <w:rPrChange w:id="80" w:author="Chang Chen" w:date="2017-01-31T10:43:00Z">
            <w:rPr>
              <w:del w:id="81" w:author="Yijia Cheng" w:date="2017-03-21T11:00:00Z"/>
              <w:rFonts w:ascii="Times New Roman" w:eastAsia="SimSun" w:hAnsi="Times New Roman" w:cs="Times New Roman"/>
              <w:color w:val="000000"/>
              <w:kern w:val="0"/>
              <w:sz w:val="24"/>
              <w:szCs w:val="24"/>
            </w:rPr>
          </w:rPrChange>
        </w:rPr>
        <w:pPrChange w:id="82" w:author="Chang Chen" w:date="2017-01-31T10:43:00Z">
          <w:pPr>
            <w:widowControl/>
            <w:numPr>
              <w:numId w:val="7"/>
            </w:numPr>
            <w:tabs>
              <w:tab w:val="num" w:pos="720"/>
            </w:tabs>
            <w:ind w:left="720" w:hanging="360"/>
            <w:jc w:val="left"/>
            <w:textAlignment w:val="baseline"/>
          </w:pPr>
        </w:pPrChange>
      </w:pPr>
      <w:del w:id="83" w:author="Yijia Cheng" w:date="2017-03-21T11:00:00Z">
        <w:r w:rsidRPr="008F3593" w:rsidDel="00C10FB1">
          <w:rPr>
            <w:rFonts w:ascii="Times New Roman" w:eastAsia="SimSun" w:hAnsi="Times New Roman" w:cs="Times New Roman"/>
            <w:color w:val="000000"/>
            <w:kern w:val="0"/>
            <w:sz w:val="24"/>
            <w:szCs w:val="24"/>
          </w:rPr>
          <w:delText xml:space="preserve"> </w:delText>
        </w:r>
      </w:del>
      <w:bookmarkStart w:id="84" w:name="OLE_LINK3"/>
      <w:ins w:id="85" w:author="Chang Chen" w:date="2017-01-31T10:42:00Z">
        <w:del w:id="86" w:author="Yijia Cheng" w:date="2017-03-21T11:00:00Z">
          <w:r w:rsidR="00E56D36" w:rsidRPr="008F3593" w:rsidDel="00C10FB1">
            <w:rPr>
              <w:rFonts w:ascii="Times New Roman" w:eastAsia="SimSun" w:hAnsi="Times New Roman" w:cs="Times New Roman"/>
              <w:color w:val="1155CC"/>
              <w:kern w:val="0"/>
              <w:sz w:val="24"/>
              <w:szCs w:val="24"/>
              <w:u w:val="single"/>
            </w:rPr>
            <w:delText>http://www.intrepidtravel.com/us/theme/food</w:delText>
          </w:r>
        </w:del>
      </w:ins>
      <w:bookmarkEnd w:id="84"/>
    </w:p>
    <w:p w14:paraId="175C5EE1" w14:textId="43ABB06A" w:rsidR="008F3593" w:rsidDel="00C10FB1" w:rsidRDefault="008F3593" w:rsidP="006D5B8A">
      <w:pPr>
        <w:widowControl/>
        <w:ind w:left="120" w:firstLine="600"/>
        <w:jc w:val="left"/>
        <w:rPr>
          <w:ins w:id="87" w:author="Chang Chen" w:date="2017-01-31T10:43:00Z"/>
          <w:del w:id="88" w:author="Yijia Cheng" w:date="2017-03-21T11:00:00Z"/>
          <w:rFonts w:ascii="Times New Roman" w:eastAsia="SimSun" w:hAnsi="Times New Roman" w:cs="Times New Roman"/>
          <w:color w:val="000000"/>
          <w:kern w:val="0"/>
          <w:sz w:val="24"/>
          <w:szCs w:val="24"/>
        </w:rPr>
      </w:pPr>
      <w:del w:id="89" w:author="Yijia Cheng" w:date="2017-03-21T11:00:00Z">
        <w:r w:rsidRPr="008F3593" w:rsidDel="00C10FB1">
          <w:rPr>
            <w:rFonts w:ascii="Times New Roman" w:eastAsia="SimSun" w:hAnsi="Times New Roman" w:cs="Times New Roman"/>
            <w:color w:val="000000"/>
            <w:kern w:val="0"/>
            <w:sz w:val="24"/>
            <w:szCs w:val="24"/>
          </w:rPr>
          <w:delText>Website 2: Chinese Highlights</w:delText>
        </w:r>
      </w:del>
    </w:p>
    <w:p w14:paraId="4DB094F6" w14:textId="7DA4372C" w:rsidR="00E56D36" w:rsidRPr="00E56D36" w:rsidDel="00C10FB1" w:rsidRDefault="00E56D36">
      <w:pPr>
        <w:widowControl/>
        <w:ind w:left="120"/>
        <w:jc w:val="left"/>
        <w:rPr>
          <w:del w:id="90" w:author="Yijia Cheng" w:date="2017-03-21T11:00:00Z"/>
          <w:rFonts w:ascii="Times New Roman" w:eastAsia="SimSun" w:hAnsi="Times New Roman" w:cs="Times New Roman"/>
          <w:kern w:val="0"/>
          <w:sz w:val="24"/>
          <w:szCs w:val="24"/>
        </w:rPr>
        <w:pPrChange w:id="91" w:author="Chang Chen" w:date="2017-01-31T10:43:00Z">
          <w:pPr>
            <w:widowControl/>
            <w:ind w:left="120" w:firstLine="600"/>
            <w:jc w:val="left"/>
          </w:pPr>
        </w:pPrChange>
      </w:pPr>
      <w:ins w:id="92" w:author="Chang Chen" w:date="2017-01-31T10:43:00Z">
        <w:del w:id="93" w:author="Yijia Cheng" w:date="2017-03-21T11:00:00Z">
          <w:r w:rsidDel="00C10FB1">
            <w:fldChar w:fldCharType="begin"/>
          </w:r>
          <w:r w:rsidDel="00C10FB1">
            <w:delInstrText xml:space="preserve"> HYPERLINK "http://www.chinahighlights.com/travelguide/chinese-food/" </w:delInstrText>
          </w:r>
          <w:r w:rsidDel="00C10FB1">
            <w:fldChar w:fldCharType="separate"/>
          </w:r>
          <w:r w:rsidRPr="008F3593" w:rsidDel="00C10FB1">
            <w:rPr>
              <w:rFonts w:ascii="Times New Roman" w:eastAsia="SimSun" w:hAnsi="Times New Roman" w:cs="Times New Roman"/>
              <w:color w:val="1155CC"/>
              <w:kern w:val="0"/>
              <w:sz w:val="24"/>
              <w:szCs w:val="24"/>
              <w:u w:val="single"/>
            </w:rPr>
            <w:delText>http://www.chinahighlights.com/travelguide/chinese-food/</w:delText>
          </w:r>
          <w:r w:rsidDel="00C10FB1">
            <w:rPr>
              <w:rFonts w:ascii="Times New Roman" w:eastAsia="SimSun" w:hAnsi="Times New Roman" w:cs="Times New Roman"/>
              <w:color w:val="1155CC"/>
              <w:kern w:val="0"/>
              <w:sz w:val="24"/>
              <w:szCs w:val="24"/>
              <w:u w:val="single"/>
            </w:rPr>
            <w:fldChar w:fldCharType="end"/>
          </w:r>
        </w:del>
      </w:ins>
    </w:p>
    <w:p w14:paraId="0A4F7631" w14:textId="725E92AD" w:rsidR="008F3593" w:rsidRPr="008F3593" w:rsidDel="00C10FB1" w:rsidRDefault="008F3593" w:rsidP="006D5B8A">
      <w:pPr>
        <w:widowControl/>
        <w:ind w:left="720"/>
        <w:jc w:val="left"/>
        <w:rPr>
          <w:del w:id="94" w:author="Yijia Cheng" w:date="2017-03-21T11:00:00Z"/>
          <w:rFonts w:ascii="Times New Roman" w:eastAsia="SimSun" w:hAnsi="Times New Roman" w:cs="Times New Roman"/>
          <w:kern w:val="0"/>
          <w:sz w:val="24"/>
          <w:szCs w:val="24"/>
        </w:rPr>
      </w:pPr>
      <w:del w:id="95" w:author="Yijia Cheng" w:date="2017-03-21T11:00:00Z">
        <w:r w:rsidRPr="008F3593" w:rsidDel="00C10FB1">
          <w:rPr>
            <w:rFonts w:ascii="Times New Roman" w:eastAsia="SimSun" w:hAnsi="Times New Roman" w:cs="Times New Roman"/>
            <w:color w:val="000000"/>
            <w:kern w:val="0"/>
            <w:sz w:val="24"/>
            <w:szCs w:val="24"/>
          </w:rPr>
          <w:delText>These websites contain a number of amazing pictures and well-knit structures. However, the index of these websites are chaotic. The websites include too much information on the title pages. For our website, we will make a clear index, main information will be displayed on the title page, for example use navigation bar. Also put rest of details to other sides. Our website will include compact structure and fantastic graphics in each side.</w:delText>
        </w:r>
      </w:del>
    </w:p>
    <w:p w14:paraId="2575DA98" w14:textId="312DFBB2" w:rsidR="008F3593" w:rsidRPr="008F3593" w:rsidDel="00C10FB1" w:rsidRDefault="008F3593" w:rsidP="006D5B8A">
      <w:pPr>
        <w:widowControl/>
        <w:jc w:val="left"/>
        <w:rPr>
          <w:del w:id="96" w:author="Yijia Cheng" w:date="2017-03-21T11:00:00Z"/>
          <w:rFonts w:ascii="Times New Roman" w:eastAsia="SimSun" w:hAnsi="Times New Roman" w:cs="Times New Roman"/>
          <w:kern w:val="0"/>
          <w:sz w:val="24"/>
          <w:szCs w:val="24"/>
        </w:rPr>
      </w:pPr>
    </w:p>
    <w:p w14:paraId="354FB3D0" w14:textId="2B13A42D" w:rsidR="008F3593" w:rsidRPr="008F3593" w:rsidDel="00C10FB1" w:rsidRDefault="008F3593" w:rsidP="006D5B8A">
      <w:pPr>
        <w:widowControl/>
        <w:ind w:left="120"/>
        <w:jc w:val="left"/>
        <w:rPr>
          <w:del w:id="97" w:author="Yijia Cheng" w:date="2017-03-21T11:00:00Z"/>
          <w:rFonts w:ascii="Times New Roman" w:eastAsia="SimSun" w:hAnsi="Times New Roman" w:cs="Times New Roman"/>
          <w:kern w:val="0"/>
          <w:sz w:val="24"/>
          <w:szCs w:val="24"/>
        </w:rPr>
      </w:pPr>
      <w:del w:id="98" w:author="Yijia Cheng" w:date="2017-03-21T11:00:00Z">
        <w:r w:rsidRPr="008F3593" w:rsidDel="00C10FB1">
          <w:rPr>
            <w:rFonts w:ascii="Times New Roman" w:eastAsia="SimSun" w:hAnsi="Times New Roman" w:cs="Times New Roman"/>
            <w:b/>
            <w:bCs/>
            <w:color w:val="000000"/>
            <w:kern w:val="0"/>
            <w:sz w:val="24"/>
            <w:szCs w:val="24"/>
          </w:rPr>
          <w:delText>2) Functional requirements</w:delText>
        </w:r>
      </w:del>
    </w:p>
    <w:p w14:paraId="4DB20E0D" w14:textId="2B8E0D51" w:rsidR="008F3593" w:rsidRPr="008F3593" w:rsidDel="00C10FB1" w:rsidRDefault="008F3593" w:rsidP="006D5B8A">
      <w:pPr>
        <w:widowControl/>
        <w:jc w:val="left"/>
        <w:rPr>
          <w:del w:id="99" w:author="Yijia Cheng" w:date="2017-03-21T11:00:00Z"/>
          <w:rFonts w:ascii="Times New Roman" w:eastAsia="SimSun" w:hAnsi="Times New Roman" w:cs="Times New Roman"/>
          <w:kern w:val="0"/>
          <w:sz w:val="24"/>
          <w:szCs w:val="24"/>
        </w:rPr>
      </w:pPr>
    </w:p>
    <w:p w14:paraId="42D1DA3F" w14:textId="5A55E793" w:rsidR="008F3593" w:rsidRPr="008F3593" w:rsidDel="00C10FB1" w:rsidRDefault="008F3593" w:rsidP="006D5B8A">
      <w:pPr>
        <w:widowControl/>
        <w:numPr>
          <w:ilvl w:val="0"/>
          <w:numId w:val="8"/>
        </w:numPr>
        <w:jc w:val="left"/>
        <w:textAlignment w:val="baseline"/>
        <w:rPr>
          <w:del w:id="100" w:author="Yijia Cheng" w:date="2017-03-21T11:00:00Z"/>
          <w:rFonts w:ascii="Times New Roman" w:eastAsia="SimSun" w:hAnsi="Times New Roman" w:cs="Times New Roman"/>
          <w:color w:val="000000"/>
          <w:kern w:val="0"/>
          <w:sz w:val="24"/>
          <w:szCs w:val="24"/>
        </w:rPr>
      </w:pPr>
      <w:del w:id="101" w:author="Yijia Cheng" w:date="2017-03-21T11:00:00Z">
        <w:r w:rsidRPr="008F3593" w:rsidDel="00C10FB1">
          <w:rPr>
            <w:rFonts w:ascii="Times New Roman" w:eastAsia="SimSun" w:hAnsi="Times New Roman" w:cs="Times New Roman"/>
            <w:color w:val="000000"/>
            <w:kern w:val="0"/>
            <w:sz w:val="24"/>
            <w:szCs w:val="24"/>
          </w:rPr>
          <w:delText xml:space="preserve">The forum is going to use email membership </w:delText>
        </w:r>
      </w:del>
      <w:ins w:id="102" w:author="Chang Chen" w:date="2017-01-31T10:39:00Z">
        <w:del w:id="103" w:author="Yijia Cheng" w:date="2017-03-21T11:00:00Z">
          <w:r w:rsidR="00E56D36" w:rsidDel="00C10FB1">
            <w:rPr>
              <w:rFonts w:ascii="Times New Roman" w:eastAsia="SimSun" w:hAnsi="Times New Roman" w:cs="Times New Roman"/>
              <w:color w:val="000000"/>
              <w:kern w:val="0"/>
              <w:sz w:val="24"/>
              <w:szCs w:val="24"/>
            </w:rPr>
            <w:delText xml:space="preserve">namely site </w:delText>
          </w:r>
        </w:del>
      </w:ins>
      <w:del w:id="104" w:author="Yijia Cheng" w:date="2017-03-21T11:00:00Z">
        <w:r w:rsidRPr="008F3593" w:rsidDel="00C10FB1">
          <w:rPr>
            <w:rFonts w:ascii="Times New Roman" w:eastAsia="SimSun" w:hAnsi="Times New Roman" w:cs="Times New Roman"/>
            <w:color w:val="000000"/>
            <w:kern w:val="0"/>
            <w:sz w:val="24"/>
            <w:szCs w:val="24"/>
          </w:rPr>
          <w:delText>registration system to contact with members. The content of website can be shared to Facebook, Instagram, and other social media.</w:delText>
        </w:r>
      </w:del>
      <w:ins w:id="105" w:author="Chang Chen" w:date="2017-01-31T10:40:00Z">
        <w:del w:id="106" w:author="Yijia Cheng" w:date="2017-03-21T11:00:00Z">
          <w:r w:rsidR="00E56D36" w:rsidDel="00C10FB1">
            <w:rPr>
              <w:rFonts w:ascii="Times New Roman" w:eastAsia="SimSun" w:hAnsi="Times New Roman" w:cs="Times New Roman"/>
              <w:color w:val="000000"/>
              <w:kern w:val="0"/>
              <w:sz w:val="24"/>
              <w:szCs w:val="24"/>
            </w:rPr>
            <w:delText xml:space="preserve">forum is </w:delText>
          </w:r>
        </w:del>
      </w:ins>
      <w:ins w:id="107" w:author="Chang Chen" w:date="2017-01-31T10:41:00Z">
        <w:del w:id="108" w:author="Yijia Cheng" w:date="2017-03-21T11:00:00Z">
          <w:r w:rsidR="00E56D36" w:rsidDel="00C10FB1">
            <w:rPr>
              <w:rFonts w:ascii="Times New Roman" w:eastAsia="SimSun" w:hAnsi="Times New Roman" w:cs="Times New Roman"/>
              <w:color w:val="000000"/>
              <w:kern w:val="0"/>
              <w:sz w:val="24"/>
              <w:szCs w:val="24"/>
            </w:rPr>
            <w:delText>focusing</w:delText>
          </w:r>
        </w:del>
      </w:ins>
      <w:ins w:id="109" w:author="Chang Chen" w:date="2017-01-31T10:40:00Z">
        <w:del w:id="110" w:author="Yijia Cheng" w:date="2017-03-21T11:00:00Z">
          <w:r w:rsidR="00E56D36" w:rsidDel="00C10FB1">
            <w:rPr>
              <w:rFonts w:ascii="Times New Roman" w:eastAsia="SimSun" w:hAnsi="Times New Roman" w:cs="Times New Roman"/>
              <w:color w:val="000000"/>
              <w:kern w:val="0"/>
              <w:sz w:val="24"/>
              <w:szCs w:val="24"/>
            </w:rPr>
            <w:delText xml:space="preserve"> on </w:delText>
          </w:r>
        </w:del>
      </w:ins>
      <w:ins w:id="111" w:author="Chang Chen" w:date="2017-01-31T10:41:00Z">
        <w:del w:id="112" w:author="Yijia Cheng" w:date="2017-03-21T11:00:00Z">
          <w:r w:rsidR="00E56D36" w:rsidDel="00C10FB1">
            <w:rPr>
              <w:rFonts w:ascii="Times New Roman" w:eastAsia="SimSun" w:hAnsi="Times New Roman" w:cs="Times New Roman"/>
              <w:color w:val="000000"/>
              <w:kern w:val="0"/>
              <w:sz w:val="24"/>
              <w:szCs w:val="24"/>
            </w:rPr>
            <w:delText>members posing and commenting the information they are interested in.</w:delText>
          </w:r>
        </w:del>
      </w:ins>
    </w:p>
    <w:p w14:paraId="07AE6E58" w14:textId="2CA1C640" w:rsidR="008F3593" w:rsidRPr="008F3593" w:rsidDel="00C10FB1" w:rsidRDefault="008F3593" w:rsidP="006D5B8A">
      <w:pPr>
        <w:widowControl/>
        <w:jc w:val="left"/>
        <w:rPr>
          <w:del w:id="113" w:author="Yijia Cheng" w:date="2017-03-21T11:00:00Z"/>
          <w:rFonts w:ascii="Times New Roman" w:eastAsia="SimSun" w:hAnsi="Times New Roman" w:cs="Times New Roman"/>
          <w:kern w:val="0"/>
          <w:sz w:val="24"/>
          <w:szCs w:val="24"/>
        </w:rPr>
      </w:pPr>
    </w:p>
    <w:p w14:paraId="49CBD613" w14:textId="54279897" w:rsidR="008F3593" w:rsidRPr="008F3593" w:rsidDel="00C10FB1" w:rsidRDefault="008F3593" w:rsidP="006D5B8A">
      <w:pPr>
        <w:widowControl/>
        <w:numPr>
          <w:ilvl w:val="0"/>
          <w:numId w:val="9"/>
        </w:numPr>
        <w:jc w:val="left"/>
        <w:textAlignment w:val="baseline"/>
        <w:rPr>
          <w:del w:id="114" w:author="Yijia Cheng" w:date="2017-03-21T11:00:00Z"/>
          <w:rFonts w:ascii="Times New Roman" w:eastAsia="SimSun" w:hAnsi="Times New Roman" w:cs="Times New Roman"/>
          <w:color w:val="000000"/>
          <w:kern w:val="0"/>
          <w:sz w:val="24"/>
          <w:szCs w:val="24"/>
        </w:rPr>
      </w:pPr>
      <w:del w:id="115" w:author="Yijia Cheng" w:date="2017-03-21T11:00:00Z">
        <w:r w:rsidRPr="008F3593" w:rsidDel="00C10FB1">
          <w:rPr>
            <w:rFonts w:ascii="Times New Roman" w:eastAsia="SimSun" w:hAnsi="Times New Roman" w:cs="Times New Roman"/>
            <w:color w:val="000000"/>
            <w:kern w:val="0"/>
            <w:sz w:val="24"/>
            <w:szCs w:val="24"/>
          </w:rPr>
          <w:delText>The list of website will be simplified. It covers “home”, “video”, “forum” and “contact us” tags.</w:delText>
        </w:r>
      </w:del>
    </w:p>
    <w:p w14:paraId="2BE061E8" w14:textId="0E15B1CC" w:rsidR="008F3593" w:rsidRPr="008F3593" w:rsidDel="00C10FB1" w:rsidRDefault="008F3593" w:rsidP="006D5B8A">
      <w:pPr>
        <w:widowControl/>
        <w:jc w:val="left"/>
        <w:rPr>
          <w:del w:id="116" w:author="Yijia Cheng" w:date="2017-03-21T11:00:00Z"/>
          <w:rFonts w:ascii="Times New Roman" w:eastAsia="SimSun" w:hAnsi="Times New Roman" w:cs="Times New Roman"/>
          <w:kern w:val="0"/>
          <w:sz w:val="24"/>
          <w:szCs w:val="24"/>
        </w:rPr>
      </w:pPr>
    </w:p>
    <w:p w14:paraId="5A18D44D" w14:textId="0B4C4DF2" w:rsidR="008F3593" w:rsidRPr="008F3593" w:rsidDel="00C10FB1" w:rsidRDefault="008F3593" w:rsidP="006D5B8A">
      <w:pPr>
        <w:widowControl/>
        <w:ind w:left="120"/>
        <w:jc w:val="left"/>
        <w:rPr>
          <w:del w:id="117" w:author="Yijia Cheng" w:date="2017-03-21T11:00:00Z"/>
          <w:rFonts w:ascii="Times New Roman" w:eastAsia="SimSun" w:hAnsi="Times New Roman" w:cs="Times New Roman"/>
          <w:kern w:val="0"/>
          <w:sz w:val="24"/>
          <w:szCs w:val="24"/>
        </w:rPr>
      </w:pPr>
      <w:del w:id="118" w:author="Yijia Cheng" w:date="2017-03-21T11:00:00Z">
        <w:r w:rsidRPr="008F3593" w:rsidDel="00C10FB1">
          <w:rPr>
            <w:rFonts w:ascii="Times New Roman" w:eastAsia="SimSun" w:hAnsi="Times New Roman" w:cs="Times New Roman"/>
            <w:b/>
            <w:bCs/>
            <w:color w:val="000000"/>
            <w:kern w:val="0"/>
            <w:sz w:val="24"/>
            <w:szCs w:val="24"/>
          </w:rPr>
          <w:delText>3) Work Plan</w:delText>
        </w:r>
      </w:del>
    </w:p>
    <w:p w14:paraId="059571B5" w14:textId="095706B9" w:rsidR="008F3593" w:rsidRPr="008F3593" w:rsidDel="00C10FB1" w:rsidRDefault="008F3593" w:rsidP="006D5B8A">
      <w:pPr>
        <w:widowControl/>
        <w:jc w:val="left"/>
        <w:rPr>
          <w:del w:id="119" w:author="Yijia Cheng" w:date="2017-03-21T11:00:00Z"/>
          <w:rFonts w:ascii="Times New Roman" w:eastAsia="SimSun" w:hAnsi="Times New Roman" w:cs="Times New Roman"/>
          <w:kern w:val="0"/>
          <w:sz w:val="24"/>
          <w:szCs w:val="24"/>
        </w:rPr>
      </w:pPr>
    </w:p>
    <w:p w14:paraId="5137D72A" w14:textId="19EF69FB" w:rsidR="008F3593" w:rsidRPr="008F3593" w:rsidDel="00C10FB1" w:rsidRDefault="008F3593" w:rsidP="006D5B8A">
      <w:pPr>
        <w:widowControl/>
        <w:ind w:left="720"/>
        <w:jc w:val="left"/>
        <w:rPr>
          <w:del w:id="120" w:author="Yijia Cheng" w:date="2017-03-21T11:00:00Z"/>
          <w:rFonts w:ascii="Times New Roman" w:eastAsia="SimSun" w:hAnsi="Times New Roman" w:cs="Times New Roman"/>
          <w:kern w:val="0"/>
          <w:sz w:val="24"/>
          <w:szCs w:val="24"/>
        </w:rPr>
      </w:pPr>
      <w:del w:id="121" w:author="Yijia Cheng" w:date="2017-03-21T11:00:00Z">
        <w:r w:rsidRPr="008F3593" w:rsidDel="00C10FB1">
          <w:rPr>
            <w:rFonts w:ascii="Times New Roman" w:eastAsia="SimSun" w:hAnsi="Times New Roman" w:cs="Times New Roman"/>
            <w:color w:val="000000"/>
            <w:kern w:val="0"/>
            <w:sz w:val="24"/>
            <w:szCs w:val="24"/>
          </w:rPr>
          <w:delText>The project will be separated and all the members in our team will do their own part first, hence everyone has chance to use their own knowledge and experience to figure out all problems at each part of project. Then all the work will be gathered together and organized every weekend before the deadline. We are going to organize meetings every Wednesday and Friday.</w:delText>
        </w:r>
      </w:del>
    </w:p>
    <w:p w14:paraId="664638C0" w14:textId="10C1804D" w:rsidR="008F3593" w:rsidRPr="008F3593" w:rsidDel="00C10FB1" w:rsidRDefault="008F3593" w:rsidP="006D5B8A">
      <w:pPr>
        <w:widowControl/>
        <w:spacing w:after="240"/>
        <w:jc w:val="left"/>
        <w:rPr>
          <w:del w:id="122" w:author="Yijia Cheng" w:date="2017-03-21T11:00:00Z"/>
          <w:rFonts w:ascii="Times New Roman" w:eastAsia="SimSun" w:hAnsi="Times New Roman" w:cs="Times New Roman"/>
          <w:kern w:val="0"/>
          <w:sz w:val="24"/>
          <w:szCs w:val="24"/>
        </w:rPr>
      </w:pPr>
    </w:p>
    <w:p w14:paraId="2EFC1D6E" w14:textId="12BD700B" w:rsidR="008F3593" w:rsidRPr="008F3593" w:rsidDel="00C10FB1" w:rsidRDefault="008F3593" w:rsidP="006D5B8A">
      <w:pPr>
        <w:widowControl/>
        <w:ind w:left="120"/>
        <w:jc w:val="left"/>
        <w:rPr>
          <w:del w:id="123" w:author="Yijia Cheng" w:date="2017-03-21T11:00:00Z"/>
          <w:rFonts w:ascii="Times New Roman" w:eastAsia="SimSun" w:hAnsi="Times New Roman" w:cs="Times New Roman"/>
          <w:kern w:val="0"/>
          <w:sz w:val="24"/>
          <w:szCs w:val="24"/>
        </w:rPr>
      </w:pPr>
      <w:del w:id="124" w:author="Yijia Cheng" w:date="2017-03-21T11:00:00Z">
        <w:r w:rsidRPr="008F3593" w:rsidDel="00C10FB1">
          <w:rPr>
            <w:rFonts w:ascii="Times New Roman" w:eastAsia="SimSun" w:hAnsi="Times New Roman" w:cs="Times New Roman"/>
            <w:b/>
            <w:bCs/>
            <w:color w:val="000000"/>
            <w:kern w:val="0"/>
            <w:sz w:val="24"/>
            <w:szCs w:val="24"/>
          </w:rPr>
          <w:delText>References:</w:delText>
        </w:r>
      </w:del>
    </w:p>
    <w:p w14:paraId="1901CC38" w14:textId="7AA5F5BE" w:rsidR="008F3593" w:rsidRPr="008F3593" w:rsidDel="00C10FB1" w:rsidRDefault="00EE3E11" w:rsidP="006D5B8A">
      <w:pPr>
        <w:widowControl/>
        <w:ind w:left="120"/>
        <w:jc w:val="left"/>
        <w:rPr>
          <w:del w:id="125" w:author="Yijia Cheng" w:date="2017-03-21T11:00:00Z"/>
          <w:rFonts w:ascii="Times New Roman" w:eastAsia="SimSun" w:hAnsi="Times New Roman" w:cs="Times New Roman"/>
          <w:kern w:val="0"/>
          <w:sz w:val="24"/>
          <w:szCs w:val="24"/>
        </w:rPr>
      </w:pPr>
      <w:del w:id="126" w:author="Yijia Cheng" w:date="2017-03-21T11:00:00Z">
        <w:r w:rsidDel="00C10FB1">
          <w:fldChar w:fldCharType="begin"/>
        </w:r>
        <w:r w:rsidDel="00C10FB1">
          <w:delInstrText xml:space="preserve"> HYPERLINK "http://www.intrepidtravel.com/us/theme/food" </w:delInstrText>
        </w:r>
        <w:r w:rsidDel="00C10FB1">
          <w:fldChar w:fldCharType="separate"/>
        </w:r>
        <w:r w:rsidR="008F3593" w:rsidRPr="008F3593" w:rsidDel="00C10FB1">
          <w:rPr>
            <w:rFonts w:ascii="Times New Roman" w:eastAsia="SimSun" w:hAnsi="Times New Roman" w:cs="Times New Roman"/>
            <w:color w:val="1155CC"/>
            <w:kern w:val="0"/>
            <w:sz w:val="24"/>
            <w:szCs w:val="24"/>
            <w:u w:val="single"/>
          </w:rPr>
          <w:delText>http://www.intrepidtravel.com/us/theme/food</w:delText>
        </w:r>
        <w:r w:rsidDel="00C10FB1">
          <w:rPr>
            <w:rFonts w:ascii="Times New Roman" w:eastAsia="SimSun" w:hAnsi="Times New Roman" w:cs="Times New Roman"/>
            <w:color w:val="1155CC"/>
            <w:kern w:val="0"/>
            <w:sz w:val="24"/>
            <w:szCs w:val="24"/>
            <w:u w:val="single"/>
          </w:rPr>
          <w:fldChar w:fldCharType="end"/>
        </w:r>
      </w:del>
    </w:p>
    <w:p w14:paraId="75045037" w14:textId="1011387C" w:rsidR="008F3593" w:rsidRPr="008F3593" w:rsidDel="00C10FB1" w:rsidRDefault="00EE3E11" w:rsidP="006D5B8A">
      <w:pPr>
        <w:widowControl/>
        <w:ind w:left="120"/>
        <w:jc w:val="left"/>
        <w:rPr>
          <w:del w:id="127" w:author="Yijia Cheng" w:date="2017-03-21T11:00:00Z"/>
          <w:rFonts w:ascii="Times New Roman" w:eastAsia="SimSun" w:hAnsi="Times New Roman" w:cs="Times New Roman"/>
          <w:kern w:val="0"/>
          <w:sz w:val="24"/>
          <w:szCs w:val="24"/>
        </w:rPr>
      </w:pPr>
      <w:del w:id="128" w:author="Yijia Cheng" w:date="2017-03-21T11:00:00Z">
        <w:r w:rsidDel="00C10FB1">
          <w:fldChar w:fldCharType="begin"/>
        </w:r>
        <w:r w:rsidDel="00C10FB1">
          <w:delInstrText xml:space="preserve"> HYPERLINK "http://www.chinahighlights.com/travelguide/chinese-food/" </w:delInstrText>
        </w:r>
        <w:r w:rsidDel="00C10FB1">
          <w:fldChar w:fldCharType="separate"/>
        </w:r>
        <w:r w:rsidR="008F3593" w:rsidRPr="008F3593" w:rsidDel="00C10FB1">
          <w:rPr>
            <w:rFonts w:ascii="Times New Roman" w:eastAsia="SimSun" w:hAnsi="Times New Roman" w:cs="Times New Roman"/>
            <w:color w:val="1155CC"/>
            <w:kern w:val="0"/>
            <w:sz w:val="24"/>
            <w:szCs w:val="24"/>
            <w:u w:val="single"/>
          </w:rPr>
          <w:delText>http://www.chinahighlights.com/travelguide/chinese-food/</w:delText>
        </w:r>
        <w:r w:rsidDel="00C10FB1">
          <w:rPr>
            <w:rFonts w:ascii="Times New Roman" w:eastAsia="SimSun" w:hAnsi="Times New Roman" w:cs="Times New Roman"/>
            <w:color w:val="1155CC"/>
            <w:kern w:val="0"/>
            <w:sz w:val="24"/>
            <w:szCs w:val="24"/>
            <w:u w:val="single"/>
          </w:rPr>
          <w:fldChar w:fldCharType="end"/>
        </w:r>
      </w:del>
    </w:p>
    <w:p w14:paraId="41863FF2" w14:textId="7FB0B607" w:rsidR="00EE3E11" w:rsidDel="00C10FB1" w:rsidRDefault="00EE3E11" w:rsidP="006D5B8A">
      <w:pPr>
        <w:rPr>
          <w:del w:id="129" w:author="Yijia Cheng" w:date="2017-03-21T11:00:00Z"/>
          <w:rFonts w:ascii="Times New Roman" w:hAnsi="Times New Roman" w:cs="Times New Roman"/>
          <w:sz w:val="24"/>
          <w:szCs w:val="24"/>
        </w:rPr>
      </w:pPr>
    </w:p>
    <w:p w14:paraId="56500B64" w14:textId="3944183D" w:rsidR="00EE3E11" w:rsidDel="00C10FB1" w:rsidRDefault="00EE3E11" w:rsidP="006D5B8A">
      <w:pPr>
        <w:rPr>
          <w:del w:id="130" w:author="Yijia Cheng" w:date="2017-03-21T11:00:00Z"/>
          <w:rFonts w:ascii="Times New Roman" w:hAnsi="Times New Roman" w:cs="Times New Roman"/>
          <w:sz w:val="24"/>
          <w:szCs w:val="24"/>
        </w:rPr>
      </w:pPr>
    </w:p>
    <w:p w14:paraId="332BBEA0" w14:textId="5979F4D8" w:rsidR="007F100B" w:rsidDel="00C10FB1" w:rsidRDefault="007F100B">
      <w:pPr>
        <w:widowControl/>
        <w:jc w:val="left"/>
        <w:rPr>
          <w:del w:id="131" w:author="Yijia Cheng" w:date="2017-03-21T11:00:00Z"/>
          <w:rFonts w:ascii="Times New Roman" w:hAnsi="Times New Roman" w:cs="Times New Roman"/>
          <w:sz w:val="36"/>
          <w:szCs w:val="36"/>
        </w:rPr>
      </w:pPr>
      <w:del w:id="132" w:author="Yijia Cheng" w:date="2017-03-21T11:00:00Z">
        <w:r w:rsidDel="00C10FB1">
          <w:rPr>
            <w:rFonts w:ascii="Times New Roman" w:hAnsi="Times New Roman" w:cs="Times New Roman"/>
            <w:sz w:val="36"/>
            <w:szCs w:val="36"/>
          </w:rPr>
          <w:br w:type="page"/>
        </w:r>
      </w:del>
    </w:p>
    <w:p w14:paraId="57D1EB6B" w14:textId="2018C812" w:rsidR="00EE3E11" w:rsidDel="00C10FB1" w:rsidRDefault="00EE3E11" w:rsidP="006D5B8A">
      <w:pPr>
        <w:rPr>
          <w:del w:id="133" w:author="Yijia Cheng" w:date="2017-03-21T11:00:00Z"/>
          <w:rFonts w:ascii="Times New Roman" w:hAnsi="Times New Roman" w:cs="Times New Roman"/>
          <w:sz w:val="36"/>
          <w:szCs w:val="36"/>
        </w:rPr>
      </w:pPr>
      <w:del w:id="134" w:author="Yijia Cheng" w:date="2017-03-21T11:00:00Z">
        <w:r w:rsidDel="00C10FB1">
          <w:rPr>
            <w:rFonts w:ascii="Times New Roman" w:hAnsi="Times New Roman" w:cs="Times New Roman" w:hint="eastAsia"/>
            <w:sz w:val="36"/>
            <w:szCs w:val="36"/>
          </w:rPr>
          <w:delText>Mile</w:delText>
        </w:r>
        <w:r w:rsidDel="00C10FB1">
          <w:rPr>
            <w:rFonts w:ascii="Times New Roman" w:hAnsi="Times New Roman" w:cs="Times New Roman"/>
            <w:sz w:val="36"/>
            <w:szCs w:val="36"/>
          </w:rPr>
          <w:delText>s</w:delText>
        </w:r>
        <w:r w:rsidR="006D5B8A" w:rsidDel="00C10FB1">
          <w:rPr>
            <w:rFonts w:ascii="Times New Roman" w:hAnsi="Times New Roman" w:cs="Times New Roman" w:hint="eastAsia"/>
            <w:sz w:val="36"/>
            <w:szCs w:val="36"/>
          </w:rPr>
          <w:delText xml:space="preserve">tone </w:delText>
        </w:r>
        <w:r w:rsidR="006D5B8A" w:rsidDel="00C10FB1">
          <w:rPr>
            <w:rFonts w:ascii="Times New Roman" w:hAnsi="Times New Roman" w:cs="Times New Roman"/>
            <w:sz w:val="36"/>
            <w:szCs w:val="36"/>
          </w:rPr>
          <w:delText>2</w:delText>
        </w:r>
      </w:del>
    </w:p>
    <w:p w14:paraId="2B415DE2" w14:textId="4BDEE889" w:rsidR="00EE3E11" w:rsidRPr="007F100B" w:rsidDel="00C10FB1" w:rsidRDefault="00EE3E11" w:rsidP="006D5B8A">
      <w:pPr>
        <w:pStyle w:val="ListParagraph"/>
        <w:numPr>
          <w:ilvl w:val="0"/>
          <w:numId w:val="13"/>
        </w:numPr>
        <w:ind w:firstLineChars="0"/>
        <w:rPr>
          <w:del w:id="135" w:author="Yijia Cheng" w:date="2017-03-21T11:00:00Z"/>
          <w:rFonts w:ascii="Times New Roman" w:hAnsi="Times New Roman" w:cs="Times New Roman"/>
          <w:b/>
          <w:sz w:val="52"/>
          <w:szCs w:val="52"/>
        </w:rPr>
      </w:pPr>
      <w:del w:id="136" w:author="Yijia Cheng" w:date="2017-03-21T11:00:00Z">
        <w:r w:rsidRPr="007F100B" w:rsidDel="00C10FB1">
          <w:rPr>
            <w:rFonts w:ascii="Times New Roman" w:hAnsi="Times New Roman" w:cs="Times New Roman" w:hint="eastAsia"/>
            <w:b/>
            <w:sz w:val="52"/>
            <w:szCs w:val="52"/>
          </w:rPr>
          <w:delText>Site</w:delText>
        </w:r>
        <w:r w:rsidRPr="007F100B" w:rsidDel="00C10FB1">
          <w:rPr>
            <w:rFonts w:ascii="Times New Roman" w:hAnsi="Times New Roman" w:cs="Times New Roman"/>
            <w:b/>
            <w:sz w:val="52"/>
            <w:szCs w:val="52"/>
          </w:rPr>
          <w:delText>m</w:delText>
        </w:r>
        <w:r w:rsidRPr="007F100B" w:rsidDel="00C10FB1">
          <w:rPr>
            <w:rFonts w:ascii="Times New Roman" w:hAnsi="Times New Roman" w:cs="Times New Roman" w:hint="eastAsia"/>
            <w:b/>
            <w:sz w:val="52"/>
            <w:szCs w:val="52"/>
          </w:rPr>
          <w:delText>ap:</w:delText>
        </w:r>
      </w:del>
    </w:p>
    <w:p w14:paraId="1C61ACD9" w14:textId="5C8D3B6D" w:rsidR="007D3B9D" w:rsidDel="00C10FB1" w:rsidRDefault="007F100B" w:rsidP="001E5B47">
      <w:pPr>
        <w:pStyle w:val="ListParagraph"/>
        <w:ind w:left="420" w:firstLineChars="0" w:firstLine="0"/>
        <w:rPr>
          <w:del w:id="137" w:author="Yijia Cheng" w:date="2017-03-21T11:00:00Z"/>
          <w:rFonts w:ascii="Times New Roman" w:hAnsi="Times New Roman" w:cs="Times New Roman"/>
          <w:sz w:val="24"/>
          <w:szCs w:val="24"/>
        </w:rPr>
      </w:pPr>
      <w:del w:id="138" w:author="Yijia Cheng" w:date="2017-03-21T11:00:00Z">
        <w:r w:rsidDel="00C10FB1">
          <w:rPr>
            <w:rFonts w:ascii="Times New Roman" w:hAnsi="Times New Roman" w:cs="Times New Roman"/>
            <w:noProof/>
            <w:sz w:val="24"/>
            <w:szCs w:val="24"/>
          </w:rPr>
          <w:drawing>
            <wp:inline distT="0" distB="0" distL="0" distR="0" wp14:anchorId="3268D307" wp14:editId="4E580249">
              <wp:extent cx="5274310" cy="3076575"/>
              <wp:effectExtent l="0" t="0" r="2159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del>
    </w:p>
    <w:p w14:paraId="284678A1" w14:textId="38D763DF" w:rsidR="007F100B" w:rsidDel="00C10FB1" w:rsidRDefault="007D3B9D" w:rsidP="006D6B75">
      <w:pPr>
        <w:pStyle w:val="ListParagraph"/>
        <w:ind w:left="420" w:firstLineChars="0"/>
        <w:rPr>
          <w:del w:id="139" w:author="Yijia Cheng" w:date="2017-03-21T11:00:00Z"/>
          <w:rFonts w:ascii="Times New Roman" w:hAnsi="Times New Roman" w:cs="Times New Roman"/>
          <w:sz w:val="24"/>
          <w:szCs w:val="24"/>
        </w:rPr>
      </w:pPr>
      <w:del w:id="140" w:author="Yijia Cheng" w:date="2017-03-21T11:00:00Z">
        <w:r w:rsidDel="00C10FB1">
          <w:rPr>
            <w:rFonts w:ascii="Times New Roman" w:hAnsi="Times New Roman" w:cs="Times New Roman"/>
            <w:sz w:val="24"/>
            <w:szCs w:val="24"/>
          </w:rPr>
          <w:delText xml:space="preserve">This sitemap can shows all of our website information </w:delText>
        </w:r>
        <w:r w:rsidRPr="007D3B9D" w:rsidDel="00C10FB1">
          <w:rPr>
            <w:rFonts w:ascii="Times New Roman" w:hAnsi="Times New Roman" w:cs="Times New Roman"/>
            <w:sz w:val="24"/>
            <w:szCs w:val="24"/>
          </w:rPr>
          <w:delText>tidy</w:delText>
        </w:r>
        <w:r w:rsidDel="00C10FB1">
          <w:rPr>
            <w:rFonts w:ascii="Times New Roman" w:hAnsi="Times New Roman" w:cs="Times New Roman"/>
            <w:sz w:val="24"/>
            <w:szCs w:val="24"/>
          </w:rPr>
          <w:delText xml:space="preserve"> and simple, these information</w:delText>
        </w:r>
        <w:r w:rsidR="006D6B75" w:rsidDel="00C10FB1">
          <w:rPr>
            <w:rFonts w:ascii="Times New Roman" w:hAnsi="Times New Roman" w:cs="Times New Roman"/>
            <w:sz w:val="24"/>
            <w:szCs w:val="24"/>
          </w:rPr>
          <w:delText xml:space="preserve"> clearly reflects the all constant have included in our website. </w:delText>
        </w:r>
      </w:del>
    </w:p>
    <w:p w14:paraId="508AC9D3" w14:textId="3A1F3C27" w:rsidR="006D6B75" w:rsidDel="00C10FB1" w:rsidRDefault="006D6B75" w:rsidP="001E5B47">
      <w:pPr>
        <w:pStyle w:val="ListParagraph"/>
        <w:ind w:left="420" w:firstLineChars="0" w:firstLine="0"/>
        <w:rPr>
          <w:del w:id="141" w:author="Yijia Cheng" w:date="2017-03-21T11:00:00Z"/>
          <w:rFonts w:ascii="Times New Roman" w:hAnsi="Times New Roman" w:cs="Times New Roman"/>
          <w:sz w:val="24"/>
          <w:szCs w:val="24"/>
        </w:rPr>
      </w:pPr>
    </w:p>
    <w:p w14:paraId="776D8F19" w14:textId="5B536B59" w:rsidR="006D6B75" w:rsidDel="00C10FB1" w:rsidRDefault="006D6B75" w:rsidP="001E5B47">
      <w:pPr>
        <w:pStyle w:val="ListParagraph"/>
        <w:ind w:left="420" w:firstLineChars="0" w:firstLine="0"/>
        <w:rPr>
          <w:del w:id="142" w:author="Yijia Cheng" w:date="2017-03-21T11:00:00Z"/>
          <w:rFonts w:ascii="Times New Roman" w:hAnsi="Times New Roman" w:cs="Times New Roman"/>
          <w:sz w:val="24"/>
          <w:szCs w:val="24"/>
        </w:rPr>
      </w:pPr>
    </w:p>
    <w:p w14:paraId="41179E0E" w14:textId="2A4A249A" w:rsidR="006D6B75" w:rsidDel="00C10FB1" w:rsidRDefault="006D6B75" w:rsidP="001E5B47">
      <w:pPr>
        <w:pStyle w:val="ListParagraph"/>
        <w:ind w:left="420" w:firstLineChars="0" w:firstLine="0"/>
        <w:rPr>
          <w:del w:id="143" w:author="Yijia Cheng" w:date="2017-03-21T11:00:00Z"/>
          <w:rFonts w:ascii="Times New Roman" w:hAnsi="Times New Roman" w:cs="Times New Roman"/>
          <w:sz w:val="24"/>
          <w:szCs w:val="24"/>
        </w:rPr>
      </w:pPr>
    </w:p>
    <w:p w14:paraId="42174F2F" w14:textId="796AF7AA" w:rsidR="006D6B75" w:rsidDel="00C10FB1" w:rsidRDefault="006D6B75" w:rsidP="001E5B47">
      <w:pPr>
        <w:pStyle w:val="ListParagraph"/>
        <w:ind w:left="420" w:firstLineChars="0" w:firstLine="0"/>
        <w:rPr>
          <w:del w:id="144" w:author="Yijia Cheng" w:date="2017-03-21T11:00:00Z"/>
          <w:rFonts w:ascii="Times New Roman" w:hAnsi="Times New Roman" w:cs="Times New Roman"/>
          <w:sz w:val="24"/>
          <w:szCs w:val="24"/>
        </w:rPr>
      </w:pPr>
    </w:p>
    <w:p w14:paraId="13459E96" w14:textId="17AC3F27" w:rsidR="006D6B75" w:rsidDel="00C10FB1" w:rsidRDefault="006D6B75" w:rsidP="001E5B47">
      <w:pPr>
        <w:pStyle w:val="ListParagraph"/>
        <w:ind w:left="420" w:firstLineChars="0" w:firstLine="0"/>
        <w:rPr>
          <w:del w:id="145" w:author="Yijia Cheng" w:date="2017-03-21T11:00:00Z"/>
          <w:rFonts w:ascii="Times New Roman" w:hAnsi="Times New Roman" w:cs="Times New Roman"/>
          <w:sz w:val="24"/>
          <w:szCs w:val="24"/>
        </w:rPr>
      </w:pPr>
    </w:p>
    <w:p w14:paraId="70E1922B" w14:textId="45FF8187" w:rsidR="006D6B75" w:rsidDel="00C10FB1" w:rsidRDefault="006D6B75" w:rsidP="001E5B47">
      <w:pPr>
        <w:pStyle w:val="ListParagraph"/>
        <w:ind w:left="420" w:firstLineChars="0" w:firstLine="0"/>
        <w:rPr>
          <w:del w:id="146" w:author="Yijia Cheng" w:date="2017-03-21T11:00:00Z"/>
          <w:rFonts w:ascii="Times New Roman" w:hAnsi="Times New Roman" w:cs="Times New Roman"/>
          <w:sz w:val="24"/>
          <w:szCs w:val="24"/>
        </w:rPr>
      </w:pPr>
    </w:p>
    <w:p w14:paraId="18B165DF" w14:textId="7618E105" w:rsidR="006D6B75" w:rsidDel="00C10FB1" w:rsidRDefault="006D6B75" w:rsidP="001E5B47">
      <w:pPr>
        <w:pStyle w:val="ListParagraph"/>
        <w:ind w:left="420" w:firstLineChars="0" w:firstLine="0"/>
        <w:rPr>
          <w:del w:id="147" w:author="Yijia Cheng" w:date="2017-03-21T11:00:00Z"/>
          <w:rFonts w:ascii="Times New Roman" w:hAnsi="Times New Roman" w:cs="Times New Roman"/>
          <w:sz w:val="24"/>
          <w:szCs w:val="24"/>
        </w:rPr>
      </w:pPr>
    </w:p>
    <w:p w14:paraId="689DE55D" w14:textId="337D79DF" w:rsidR="006D6B75" w:rsidDel="00C10FB1" w:rsidRDefault="006D6B75" w:rsidP="001E5B47">
      <w:pPr>
        <w:pStyle w:val="ListParagraph"/>
        <w:ind w:left="420" w:firstLineChars="0" w:firstLine="0"/>
        <w:rPr>
          <w:del w:id="148" w:author="Yijia Cheng" w:date="2017-03-21T11:00:00Z"/>
          <w:rFonts w:ascii="Times New Roman" w:hAnsi="Times New Roman" w:cs="Times New Roman"/>
          <w:sz w:val="24"/>
          <w:szCs w:val="24"/>
        </w:rPr>
      </w:pPr>
    </w:p>
    <w:p w14:paraId="0C751A53" w14:textId="6FB93FFE" w:rsidR="006D6B75" w:rsidDel="00C10FB1" w:rsidRDefault="006D6B75" w:rsidP="001E5B47">
      <w:pPr>
        <w:pStyle w:val="ListParagraph"/>
        <w:ind w:left="420" w:firstLineChars="0" w:firstLine="0"/>
        <w:rPr>
          <w:del w:id="149" w:author="Yijia Cheng" w:date="2017-03-21T11:00:00Z"/>
          <w:rFonts w:ascii="Times New Roman" w:hAnsi="Times New Roman" w:cs="Times New Roman"/>
          <w:sz w:val="24"/>
          <w:szCs w:val="24"/>
        </w:rPr>
      </w:pPr>
    </w:p>
    <w:p w14:paraId="037F8719" w14:textId="30D8E744" w:rsidR="006D6B75" w:rsidDel="00C10FB1" w:rsidRDefault="006D6B75" w:rsidP="001E5B47">
      <w:pPr>
        <w:pStyle w:val="ListParagraph"/>
        <w:ind w:left="420" w:firstLineChars="0" w:firstLine="0"/>
        <w:rPr>
          <w:del w:id="150" w:author="Yijia Cheng" w:date="2017-03-21T11:00:00Z"/>
          <w:rFonts w:ascii="Times New Roman" w:hAnsi="Times New Roman" w:cs="Times New Roman"/>
          <w:sz w:val="24"/>
          <w:szCs w:val="24"/>
        </w:rPr>
      </w:pPr>
    </w:p>
    <w:p w14:paraId="4E6E6C40" w14:textId="0C2CD613" w:rsidR="006D6B75" w:rsidDel="00C10FB1" w:rsidRDefault="006D6B75" w:rsidP="001E5B47">
      <w:pPr>
        <w:pStyle w:val="ListParagraph"/>
        <w:ind w:left="420" w:firstLineChars="0" w:firstLine="0"/>
        <w:rPr>
          <w:del w:id="151" w:author="Yijia Cheng" w:date="2017-03-21T11:00:00Z"/>
          <w:rFonts w:ascii="Times New Roman" w:hAnsi="Times New Roman" w:cs="Times New Roman"/>
          <w:sz w:val="24"/>
          <w:szCs w:val="24"/>
        </w:rPr>
      </w:pPr>
    </w:p>
    <w:p w14:paraId="7D3BA67E" w14:textId="2F1D5D7C" w:rsidR="006D6B75" w:rsidDel="00C10FB1" w:rsidRDefault="006D6B75" w:rsidP="001E5B47">
      <w:pPr>
        <w:pStyle w:val="ListParagraph"/>
        <w:ind w:left="420" w:firstLineChars="0" w:firstLine="0"/>
        <w:rPr>
          <w:del w:id="152" w:author="Yijia Cheng" w:date="2017-03-21T11:00:00Z"/>
          <w:rFonts w:ascii="Times New Roman" w:hAnsi="Times New Roman" w:cs="Times New Roman"/>
          <w:sz w:val="24"/>
          <w:szCs w:val="24"/>
        </w:rPr>
      </w:pPr>
    </w:p>
    <w:p w14:paraId="746F2868" w14:textId="14983BEF" w:rsidR="006D6B75" w:rsidDel="00C10FB1" w:rsidRDefault="006D6B75" w:rsidP="001E5B47">
      <w:pPr>
        <w:pStyle w:val="ListParagraph"/>
        <w:ind w:left="420" w:firstLineChars="0" w:firstLine="0"/>
        <w:rPr>
          <w:del w:id="153" w:author="Yijia Cheng" w:date="2017-03-21T11:00:00Z"/>
          <w:rFonts w:ascii="Times New Roman" w:hAnsi="Times New Roman" w:cs="Times New Roman"/>
          <w:sz w:val="24"/>
          <w:szCs w:val="24"/>
        </w:rPr>
      </w:pPr>
    </w:p>
    <w:p w14:paraId="676E08B4" w14:textId="2F400A28" w:rsidR="006D6B75" w:rsidDel="00C10FB1" w:rsidRDefault="006D6B75" w:rsidP="001E5B47">
      <w:pPr>
        <w:pStyle w:val="ListParagraph"/>
        <w:ind w:left="420" w:firstLineChars="0" w:firstLine="0"/>
        <w:rPr>
          <w:del w:id="154" w:author="Yijia Cheng" w:date="2017-03-21T11:00:00Z"/>
          <w:rFonts w:ascii="Times New Roman" w:hAnsi="Times New Roman" w:cs="Times New Roman"/>
          <w:sz w:val="24"/>
          <w:szCs w:val="24"/>
        </w:rPr>
      </w:pPr>
    </w:p>
    <w:p w14:paraId="0350C307" w14:textId="46D25B33" w:rsidR="006D6B75" w:rsidDel="00C10FB1" w:rsidRDefault="006D6B75" w:rsidP="001E5B47">
      <w:pPr>
        <w:pStyle w:val="ListParagraph"/>
        <w:ind w:left="420" w:firstLineChars="0" w:firstLine="0"/>
        <w:rPr>
          <w:del w:id="155" w:author="Yijia Cheng" w:date="2017-03-21T11:00:00Z"/>
          <w:rFonts w:ascii="Times New Roman" w:hAnsi="Times New Roman" w:cs="Times New Roman"/>
          <w:sz w:val="24"/>
          <w:szCs w:val="24"/>
        </w:rPr>
      </w:pPr>
    </w:p>
    <w:p w14:paraId="4C568AA8" w14:textId="0F0195FD" w:rsidR="006D6B75" w:rsidDel="00C10FB1" w:rsidRDefault="006D6B75" w:rsidP="001E5B47">
      <w:pPr>
        <w:pStyle w:val="ListParagraph"/>
        <w:ind w:left="420" w:firstLineChars="0" w:firstLine="0"/>
        <w:rPr>
          <w:del w:id="156" w:author="Yijia Cheng" w:date="2017-03-21T11:00:00Z"/>
          <w:rFonts w:ascii="Times New Roman" w:hAnsi="Times New Roman" w:cs="Times New Roman"/>
          <w:sz w:val="24"/>
          <w:szCs w:val="24"/>
        </w:rPr>
      </w:pPr>
    </w:p>
    <w:p w14:paraId="2F1221D5" w14:textId="4AE3B1F3" w:rsidR="006D6B75" w:rsidDel="00C10FB1" w:rsidRDefault="006D6B75" w:rsidP="001E5B47">
      <w:pPr>
        <w:pStyle w:val="ListParagraph"/>
        <w:ind w:left="420" w:firstLineChars="0" w:firstLine="0"/>
        <w:rPr>
          <w:del w:id="157" w:author="Yijia Cheng" w:date="2017-03-21T11:00:00Z"/>
          <w:rFonts w:ascii="Times New Roman" w:hAnsi="Times New Roman" w:cs="Times New Roman"/>
          <w:sz w:val="24"/>
          <w:szCs w:val="24"/>
        </w:rPr>
      </w:pPr>
    </w:p>
    <w:p w14:paraId="65A8A7D7" w14:textId="1C2E831B" w:rsidR="006D6B75" w:rsidDel="00C10FB1" w:rsidRDefault="006D6B75" w:rsidP="001E5B47">
      <w:pPr>
        <w:pStyle w:val="ListParagraph"/>
        <w:ind w:left="420" w:firstLineChars="0" w:firstLine="0"/>
        <w:rPr>
          <w:del w:id="158" w:author="Yijia Cheng" w:date="2017-03-21T11:00:00Z"/>
          <w:rFonts w:ascii="Times New Roman" w:hAnsi="Times New Roman" w:cs="Times New Roman"/>
          <w:sz w:val="24"/>
          <w:szCs w:val="24"/>
        </w:rPr>
      </w:pPr>
    </w:p>
    <w:p w14:paraId="123BDD8B" w14:textId="3F6875C1" w:rsidR="006D6B75" w:rsidDel="00C10FB1" w:rsidRDefault="006D6B75" w:rsidP="001E5B47">
      <w:pPr>
        <w:pStyle w:val="ListParagraph"/>
        <w:ind w:left="420" w:firstLineChars="0" w:firstLine="0"/>
        <w:rPr>
          <w:del w:id="159" w:author="Yijia Cheng" w:date="2017-03-21T11:00:00Z"/>
          <w:rFonts w:ascii="Times New Roman" w:hAnsi="Times New Roman" w:cs="Times New Roman"/>
          <w:sz w:val="24"/>
          <w:szCs w:val="24"/>
        </w:rPr>
      </w:pPr>
    </w:p>
    <w:p w14:paraId="1DAEC955" w14:textId="257A49E0" w:rsidR="006D6B75" w:rsidDel="00C10FB1" w:rsidRDefault="006D6B75" w:rsidP="001E5B47">
      <w:pPr>
        <w:pStyle w:val="ListParagraph"/>
        <w:ind w:left="420" w:firstLineChars="0" w:firstLine="0"/>
        <w:rPr>
          <w:del w:id="160" w:author="Yijia Cheng" w:date="2017-03-21T11:00:00Z"/>
          <w:rFonts w:ascii="Times New Roman" w:hAnsi="Times New Roman" w:cs="Times New Roman"/>
          <w:sz w:val="24"/>
          <w:szCs w:val="24"/>
        </w:rPr>
      </w:pPr>
    </w:p>
    <w:p w14:paraId="556E7F52" w14:textId="5F70EB44" w:rsidR="006D6B75" w:rsidDel="00C10FB1" w:rsidRDefault="006D6B75" w:rsidP="001E5B47">
      <w:pPr>
        <w:pStyle w:val="ListParagraph"/>
        <w:ind w:left="420" w:firstLineChars="0" w:firstLine="0"/>
        <w:rPr>
          <w:del w:id="161" w:author="Yijia Cheng" w:date="2017-03-21T11:00:00Z"/>
          <w:rFonts w:ascii="Times New Roman" w:hAnsi="Times New Roman" w:cs="Times New Roman"/>
          <w:sz w:val="24"/>
          <w:szCs w:val="24"/>
        </w:rPr>
      </w:pPr>
    </w:p>
    <w:p w14:paraId="0B174489" w14:textId="09FE8831" w:rsidR="006D6B75" w:rsidDel="00C10FB1" w:rsidRDefault="006D6B75" w:rsidP="001E5B47">
      <w:pPr>
        <w:pStyle w:val="ListParagraph"/>
        <w:ind w:left="420" w:firstLineChars="0" w:firstLine="0"/>
        <w:rPr>
          <w:del w:id="162" w:author="Yijia Cheng" w:date="2017-03-21T11:00:00Z"/>
          <w:rFonts w:ascii="Times New Roman" w:hAnsi="Times New Roman" w:cs="Times New Roman"/>
          <w:sz w:val="24"/>
          <w:szCs w:val="24"/>
        </w:rPr>
      </w:pPr>
    </w:p>
    <w:p w14:paraId="1DA7E3F3" w14:textId="3B577C19" w:rsidR="005A741E" w:rsidRPr="007F100B" w:rsidDel="00C10FB1" w:rsidRDefault="000B5DF7" w:rsidP="007F100B">
      <w:pPr>
        <w:ind w:leftChars="-67" w:hangingChars="35" w:hanging="141"/>
        <w:rPr>
          <w:del w:id="163" w:author="Yijia Cheng" w:date="2017-03-21T11:00:00Z"/>
          <w:rFonts w:ascii="Times New Roman" w:hAnsi="Times New Roman" w:cs="Times New Roman"/>
          <w:b/>
          <w:sz w:val="40"/>
          <w:szCs w:val="40"/>
        </w:rPr>
      </w:pPr>
      <w:del w:id="164" w:author="Yijia Cheng" w:date="2017-03-21T11:00:00Z">
        <w:r w:rsidDel="00C10FB1">
          <w:rPr>
            <w:rFonts w:ascii="Times New Roman" w:hAnsi="Times New Roman" w:cs="Times New Roman"/>
            <w:b/>
            <w:sz w:val="40"/>
            <w:szCs w:val="40"/>
          </w:rPr>
          <w:delText>2.</w:delText>
        </w:r>
        <w:r w:rsidRPr="007F100B" w:rsidDel="00C10FB1">
          <w:rPr>
            <w:rFonts w:ascii="Times New Roman" w:hAnsi="Times New Roman" w:cs="Times New Roman"/>
            <w:b/>
            <w:sz w:val="40"/>
            <w:szCs w:val="40"/>
          </w:rPr>
          <w:delText xml:space="preserve"> Page</w:delText>
        </w:r>
        <w:r w:rsidR="005A741E" w:rsidRPr="007F100B" w:rsidDel="00C10FB1">
          <w:rPr>
            <w:rFonts w:ascii="Times New Roman" w:hAnsi="Times New Roman" w:cs="Times New Roman" w:hint="eastAsia"/>
            <w:b/>
            <w:sz w:val="40"/>
            <w:szCs w:val="40"/>
          </w:rPr>
          <w:delText xml:space="preserve"> layout:</w:delText>
        </w:r>
      </w:del>
    </w:p>
    <w:p w14:paraId="7D02F235" w14:textId="18CA45FF" w:rsidR="007F100B" w:rsidRPr="007F100B" w:rsidDel="00C10FB1" w:rsidRDefault="007F100B" w:rsidP="007F100B">
      <w:pPr>
        <w:pStyle w:val="ListParagraph"/>
        <w:ind w:left="420" w:firstLineChars="0" w:firstLine="0"/>
        <w:rPr>
          <w:del w:id="165" w:author="Yijia Cheng" w:date="2017-03-21T11:00:00Z"/>
          <w:rFonts w:ascii="Times New Roman" w:hAnsi="Times New Roman" w:cs="Times New Roman"/>
          <w:b/>
          <w:sz w:val="24"/>
          <w:szCs w:val="24"/>
          <w:u w:val="single"/>
        </w:rPr>
      </w:pPr>
      <w:del w:id="166" w:author="Yijia Cheng" w:date="2017-03-21T11:00:00Z">
        <w:r w:rsidRPr="007F100B" w:rsidDel="00C10FB1">
          <w:rPr>
            <w:rFonts w:ascii="Times New Roman" w:hAnsi="Times New Roman" w:cs="Times New Roman"/>
            <w:b/>
            <w:sz w:val="24"/>
            <w:szCs w:val="24"/>
            <w:u w:val="single"/>
          </w:rPr>
          <w:delText>Home Page:</w:delText>
        </w:r>
      </w:del>
    </w:p>
    <w:p w14:paraId="7512C679" w14:textId="22EC005C" w:rsidR="007F100B" w:rsidDel="00C10FB1" w:rsidRDefault="007F100B" w:rsidP="007F100B">
      <w:pPr>
        <w:widowControl/>
        <w:shd w:val="clear" w:color="auto" w:fill="FFFFFF"/>
        <w:jc w:val="left"/>
        <w:rPr>
          <w:del w:id="167" w:author="Yijia Cheng" w:date="2017-03-21T11:00:00Z"/>
          <w:rFonts w:ascii="Times New Roman" w:eastAsia="SimSun" w:hAnsi="Times New Roman" w:cs="Times New Roman"/>
          <w:kern w:val="0"/>
          <w:sz w:val="24"/>
          <w:szCs w:val="24"/>
        </w:rPr>
      </w:pPr>
    </w:p>
    <w:tbl>
      <w:tblPr>
        <w:tblpPr w:leftFromText="180" w:rightFromText="180" w:vertAnchor="page" w:horzAnchor="margin" w:tblpXSpec="right" w:tblpY="35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1"/>
        <w:gridCol w:w="1942"/>
        <w:gridCol w:w="1277"/>
        <w:gridCol w:w="1279"/>
        <w:gridCol w:w="1508"/>
      </w:tblGrid>
      <w:tr w:rsidR="007F100B" w:rsidDel="00C10FB1" w14:paraId="222F0064" w14:textId="3B0C2729" w:rsidTr="0004582A">
        <w:trPr>
          <w:trHeight w:val="1912"/>
          <w:del w:id="168" w:author="Yijia Cheng" w:date="2017-03-21T11:00:00Z"/>
        </w:trPr>
        <w:tc>
          <w:tcPr>
            <w:tcW w:w="7237" w:type="dxa"/>
            <w:gridSpan w:val="5"/>
          </w:tcPr>
          <w:p w14:paraId="0DDAE926" w14:textId="3B8A131E" w:rsidR="007F100B" w:rsidRPr="0004582A" w:rsidDel="00C10FB1" w:rsidRDefault="009433B1" w:rsidP="0004582A">
            <w:pPr>
              <w:tabs>
                <w:tab w:val="left" w:pos="696"/>
              </w:tabs>
              <w:spacing w:before="240"/>
              <w:jc w:val="center"/>
              <w:rPr>
                <w:del w:id="169" w:author="Yijia Cheng" w:date="2017-03-21T11:00:00Z"/>
                <w:rFonts w:ascii="AR CENA" w:hAnsi="AR CENA" w:cs="Calibri"/>
                <w:sz w:val="52"/>
                <w:szCs w:val="52"/>
              </w:rPr>
            </w:pPr>
            <w:del w:id="170" w:author="Yijia Cheng" w:date="2017-03-21T11:00:00Z">
              <w:r w:rsidRPr="0004582A" w:rsidDel="00C10FB1">
                <w:rPr>
                  <w:rFonts w:ascii="AR CENA" w:hAnsi="AR CENA" w:cs="Calibri"/>
                  <w:noProof/>
                  <w:sz w:val="52"/>
                  <w:szCs w:val="52"/>
                </w:rPr>
                <mc:AlternateContent>
                  <mc:Choice Requires="wps">
                    <w:drawing>
                      <wp:anchor distT="0" distB="0" distL="114300" distR="114300" simplePos="0" relativeHeight="251754496" behindDoc="0" locked="0" layoutInCell="1" allowOverlap="1" wp14:anchorId="16B8FC1C" wp14:editId="37FAF182">
                        <wp:simplePos x="0" y="0"/>
                        <wp:positionH relativeFrom="column">
                          <wp:posOffset>-6350</wp:posOffset>
                        </wp:positionH>
                        <wp:positionV relativeFrom="paragraph">
                          <wp:posOffset>121045</wp:posOffset>
                        </wp:positionV>
                        <wp:extent cx="611747" cy="598868"/>
                        <wp:effectExtent l="0" t="0" r="17145" b="10795"/>
                        <wp:wrapNone/>
                        <wp:docPr id="294" name="Oval 294"/>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2C8DA6AB" w14:textId="77777777" w:rsidR="00CE6BD9" w:rsidRPr="00515B74" w:rsidRDefault="00CE6BD9" w:rsidP="009433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8FC1C" id="Oval 294" o:spid="_x0000_s1026" style="position:absolute;left:0;text-align:left;margin-left:-.5pt;margin-top:9.55pt;width:48.15pt;height:4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" fillcolor="white [3201]" strokecolor="black [3200]" strokeweight="1pt">
                        <v:stroke joinstyle="miter"/>
                        <v:textbox>
                          <w:txbxContent>
                            <w:p w14:paraId="2C8DA6AB" w14:textId="77777777" w:rsidR="00CE6BD9" w:rsidRPr="00515B74" w:rsidRDefault="00CE6BD9" w:rsidP="009433B1">
                              <w:pPr>
                                <w:jc w:val="center"/>
                                <w:rPr>
                                  <w:b/>
                                  <w:i/>
                                  <w:sz w:val="15"/>
                                  <w:szCs w:val="15"/>
                                </w:rPr>
                              </w:pPr>
                              <w:r w:rsidRPr="00515B74">
                                <w:rPr>
                                  <w:rFonts w:hint="eastAsia"/>
                                  <w:b/>
                                  <w:i/>
                                  <w:sz w:val="15"/>
                                  <w:szCs w:val="15"/>
                                </w:rPr>
                                <w:t>LOGO</w:t>
                              </w:r>
                            </w:p>
                          </w:txbxContent>
                        </v:textbox>
                      </v:oval>
                    </w:pict>
                  </mc:Fallback>
                </mc:AlternateContent>
              </w:r>
              <w:r w:rsidR="007F100B" w:rsidRPr="0004582A" w:rsidDel="00C10FB1">
                <w:rPr>
                  <w:rFonts w:ascii="AR CENA" w:hAnsi="AR CENA" w:cs="Calibri"/>
                  <w:sz w:val="52"/>
                  <w:szCs w:val="52"/>
                </w:rPr>
                <w:delText>Site Name</w:delText>
              </w:r>
            </w:del>
          </w:p>
        </w:tc>
      </w:tr>
      <w:tr w:rsidR="007F100B" w:rsidRPr="0004582A" w:rsidDel="00C10FB1" w14:paraId="3049DFE6" w14:textId="12A58B5E" w:rsidTr="0004582A">
        <w:trPr>
          <w:trHeight w:val="334"/>
          <w:del w:id="171" w:author="Yijia Cheng" w:date="2017-03-21T11:00:00Z"/>
        </w:trPr>
        <w:tc>
          <w:tcPr>
            <w:tcW w:w="1231" w:type="dxa"/>
          </w:tcPr>
          <w:p w14:paraId="002ECEE7" w14:textId="3A365FC9" w:rsidR="007F100B" w:rsidRPr="0004582A" w:rsidDel="00C10FB1" w:rsidRDefault="0004582A" w:rsidP="007F100B">
            <w:pPr>
              <w:pStyle w:val="ListParagraph"/>
              <w:ind w:firstLineChars="0" w:firstLine="0"/>
              <w:rPr>
                <w:del w:id="172" w:author="Yijia Cheng" w:date="2017-03-21T11:00:00Z"/>
                <w:rFonts w:ascii="Arial Black" w:hAnsi="Arial Black" w:cs="Calibri"/>
                <w:sz w:val="20"/>
                <w:szCs w:val="20"/>
              </w:rPr>
            </w:pPr>
            <w:del w:id="173" w:author="Yijia Cheng" w:date="2017-03-21T11:00:00Z">
              <w:r w:rsidDel="00C10FB1">
                <w:rPr>
                  <w:rFonts w:ascii="Arial Black" w:hAnsi="Arial Black" w:cs="Calibri"/>
                  <w:sz w:val="20"/>
                  <w:szCs w:val="20"/>
                </w:rPr>
                <w:delText>H</w:delText>
              </w:r>
              <w:r w:rsidR="007F100B" w:rsidRPr="0004582A" w:rsidDel="00C10FB1">
                <w:rPr>
                  <w:rFonts w:ascii="Arial Black" w:hAnsi="Arial Black" w:cs="Calibri"/>
                  <w:sz w:val="20"/>
                  <w:szCs w:val="20"/>
                </w:rPr>
                <w:delText>ome</w:delText>
              </w:r>
            </w:del>
          </w:p>
        </w:tc>
        <w:tc>
          <w:tcPr>
            <w:tcW w:w="1942" w:type="dxa"/>
          </w:tcPr>
          <w:p w14:paraId="1EC42DD7" w14:textId="12F209AB" w:rsidR="007F100B" w:rsidRPr="0004582A" w:rsidDel="00C10FB1" w:rsidRDefault="007F100B" w:rsidP="007F100B">
            <w:pPr>
              <w:pStyle w:val="ListParagraph"/>
              <w:ind w:firstLineChars="0" w:firstLine="0"/>
              <w:rPr>
                <w:del w:id="174" w:author="Yijia Cheng" w:date="2017-03-21T11:00:00Z"/>
                <w:rFonts w:ascii="Arial Black" w:hAnsi="Arial Black" w:cs="Calibri"/>
                <w:sz w:val="20"/>
                <w:szCs w:val="20"/>
              </w:rPr>
            </w:pPr>
            <w:del w:id="175" w:author="Yijia Cheng" w:date="2017-03-21T11:00:00Z">
              <w:r w:rsidRPr="0004582A" w:rsidDel="00C10FB1">
                <w:rPr>
                  <w:rFonts w:ascii="Arial Black" w:hAnsi="Arial Black" w:cs="Calibri"/>
                  <w:sz w:val="20"/>
                  <w:szCs w:val="20"/>
                </w:rPr>
                <w:delText>Five Flavors</w:delText>
              </w:r>
            </w:del>
          </w:p>
        </w:tc>
        <w:tc>
          <w:tcPr>
            <w:tcW w:w="1277" w:type="dxa"/>
          </w:tcPr>
          <w:p w14:paraId="671F543E" w14:textId="3B34E49A" w:rsidR="007F100B" w:rsidRPr="0004582A" w:rsidDel="00C10FB1" w:rsidRDefault="0004582A" w:rsidP="007F100B">
            <w:pPr>
              <w:pStyle w:val="ListParagraph"/>
              <w:ind w:firstLineChars="0" w:firstLine="0"/>
              <w:rPr>
                <w:del w:id="176" w:author="Yijia Cheng" w:date="2017-03-21T11:00:00Z"/>
                <w:rFonts w:ascii="Arial Black" w:hAnsi="Arial Black" w:cs="Calibri"/>
                <w:sz w:val="20"/>
                <w:szCs w:val="20"/>
              </w:rPr>
            </w:pPr>
            <w:del w:id="177" w:author="Yijia Cheng" w:date="2017-03-21T11:00:00Z">
              <w:r w:rsidDel="00C10FB1">
                <w:rPr>
                  <w:rFonts w:ascii="Arial Black" w:hAnsi="Arial Black" w:cs="Calibri"/>
                  <w:sz w:val="20"/>
                  <w:szCs w:val="20"/>
                </w:rPr>
                <w:delText>F</w:delText>
              </w:r>
              <w:r w:rsidR="007F100B" w:rsidRPr="0004582A" w:rsidDel="00C10FB1">
                <w:rPr>
                  <w:rFonts w:ascii="Arial Black" w:hAnsi="Arial Black" w:cs="Calibri"/>
                  <w:sz w:val="20"/>
                  <w:szCs w:val="20"/>
                </w:rPr>
                <w:delText>orum</w:delText>
              </w:r>
            </w:del>
          </w:p>
        </w:tc>
        <w:tc>
          <w:tcPr>
            <w:tcW w:w="1279" w:type="dxa"/>
          </w:tcPr>
          <w:p w14:paraId="37EFAD29" w14:textId="6E9AAC36" w:rsidR="007F100B" w:rsidRPr="0004582A" w:rsidDel="00C10FB1" w:rsidRDefault="007F100B" w:rsidP="007F100B">
            <w:pPr>
              <w:pStyle w:val="ListParagraph"/>
              <w:ind w:firstLineChars="0" w:firstLine="0"/>
              <w:rPr>
                <w:del w:id="178" w:author="Yijia Cheng" w:date="2017-03-21T11:00:00Z"/>
                <w:rFonts w:ascii="Arial Black" w:hAnsi="Arial Black" w:cs="Calibri"/>
                <w:sz w:val="20"/>
                <w:szCs w:val="20"/>
              </w:rPr>
            </w:pPr>
            <w:del w:id="179" w:author="Yijia Cheng" w:date="2017-03-21T11:00:00Z">
              <w:r w:rsidRPr="0004582A" w:rsidDel="00C10FB1">
                <w:rPr>
                  <w:rFonts w:ascii="Arial Black" w:hAnsi="Arial Black" w:cs="Calibri"/>
                  <w:sz w:val="20"/>
                  <w:szCs w:val="20"/>
                </w:rPr>
                <w:delText>About us</w:delText>
              </w:r>
            </w:del>
          </w:p>
        </w:tc>
        <w:tc>
          <w:tcPr>
            <w:tcW w:w="1505" w:type="dxa"/>
          </w:tcPr>
          <w:p w14:paraId="00D2C12F" w14:textId="6BE6DC7D" w:rsidR="007F100B" w:rsidRPr="0004582A" w:rsidDel="00C10FB1" w:rsidRDefault="007F100B" w:rsidP="007F100B">
            <w:pPr>
              <w:pStyle w:val="ListParagraph"/>
              <w:ind w:firstLineChars="0" w:firstLine="0"/>
              <w:rPr>
                <w:del w:id="180" w:author="Yijia Cheng" w:date="2017-03-21T11:00:00Z"/>
                <w:rFonts w:ascii="Arial Black" w:hAnsi="Arial Black" w:cs="Calibri"/>
                <w:sz w:val="20"/>
                <w:szCs w:val="20"/>
              </w:rPr>
            </w:pPr>
            <w:del w:id="181" w:author="Yijia Cheng" w:date="2017-03-21T11:00:00Z">
              <w:r w:rsidRPr="0004582A" w:rsidDel="00C10FB1">
                <w:rPr>
                  <w:rFonts w:ascii="Arial Black" w:hAnsi="Arial Black" w:cs="Calibri"/>
                  <w:sz w:val="20"/>
                  <w:szCs w:val="20"/>
                </w:rPr>
                <w:delText>Contact us</w:delText>
              </w:r>
            </w:del>
          </w:p>
        </w:tc>
      </w:tr>
      <w:tr w:rsidR="007F100B" w:rsidDel="00C10FB1" w14:paraId="76AE802B" w14:textId="1AAE956D" w:rsidTr="0004582A">
        <w:trPr>
          <w:trHeight w:val="5349"/>
          <w:del w:id="182" w:author="Yijia Cheng" w:date="2017-03-21T11:00:00Z"/>
        </w:trPr>
        <w:tc>
          <w:tcPr>
            <w:tcW w:w="7237" w:type="dxa"/>
            <w:gridSpan w:val="5"/>
          </w:tcPr>
          <w:p w14:paraId="1D1F3A66" w14:textId="21E55255" w:rsidR="007F100B" w:rsidDel="00C10FB1" w:rsidRDefault="0004582A" w:rsidP="007F100B">
            <w:pPr>
              <w:pStyle w:val="ListParagraph"/>
              <w:ind w:firstLineChars="0" w:firstLine="0"/>
              <w:rPr>
                <w:del w:id="183" w:author="Yijia Cheng" w:date="2017-03-21T11:00:00Z"/>
                <w:rFonts w:ascii="Times New Roman" w:hAnsi="Times New Roman" w:cs="Times New Roman"/>
                <w:sz w:val="24"/>
                <w:szCs w:val="24"/>
              </w:rPr>
            </w:pPr>
            <w:del w:id="184" w:author="Yijia Cheng" w:date="2017-03-21T11:00:00Z">
              <w:r w:rsidDel="00C10FB1">
                <w:rPr>
                  <w:rFonts w:ascii="Times New Roman" w:hAnsi="Times New Roman" w:cs="Times New Roman" w:hint="eastAsia"/>
                  <w:noProof/>
                  <w:sz w:val="24"/>
                  <w:szCs w:val="24"/>
                </w:rPr>
                <mc:AlternateContent>
                  <mc:Choice Requires="wps">
                    <w:drawing>
                      <wp:anchor distT="0" distB="0" distL="114300" distR="114300" simplePos="0" relativeHeight="251735040" behindDoc="0" locked="0" layoutInCell="1" allowOverlap="1" wp14:anchorId="1606B6DA" wp14:editId="3A1D0FA9">
                        <wp:simplePos x="0" y="0"/>
                        <wp:positionH relativeFrom="column">
                          <wp:posOffset>128867</wp:posOffset>
                        </wp:positionH>
                        <wp:positionV relativeFrom="paragraph">
                          <wp:posOffset>158711</wp:posOffset>
                        </wp:positionV>
                        <wp:extent cx="3966072" cy="1641513"/>
                        <wp:effectExtent l="0" t="0" r="15875" b="15875"/>
                        <wp:wrapNone/>
                        <wp:docPr id="2" name="Rectangle: Rounded Corners 2"/>
                        <wp:cNvGraphicFramePr/>
                        <a:graphic xmlns:a="http://schemas.openxmlformats.org/drawingml/2006/main">
                          <a:graphicData uri="http://schemas.microsoft.com/office/word/2010/wordprocessingShape">
                            <wps:wsp>
                              <wps:cNvSpPr/>
                              <wps:spPr>
                                <a:xfrm>
                                  <a:off x="0" y="0"/>
                                  <a:ext cx="3966072" cy="16415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4562D" w14:textId="77777777" w:rsidR="00CE6BD9" w:rsidRPr="005E40C2" w:rsidRDefault="00CE6BD9" w:rsidP="007F100B">
                                    <w:pPr>
                                      <w:jc w:val="center"/>
                                      <w:rPr>
                                        <w:rFonts w:ascii="Times New Roman" w:hAnsi="Times New Roman" w:cs="Times New Roman"/>
                                        <w:b/>
                                        <w:color w:val="FF0000"/>
                                        <w:sz w:val="24"/>
                                        <w:szCs w:val="24"/>
                                      </w:rPr>
                                    </w:pPr>
                                    <w:r w:rsidRPr="005E40C2">
                                      <w:rPr>
                                        <w:rFonts w:ascii="Times New Roman" w:hAnsi="Times New Roman" w:cs="Times New Roman"/>
                                        <w:b/>
                                        <w:color w:val="FF0000"/>
                                        <w:sz w:val="24"/>
                                        <w:szCs w:val="24"/>
                                      </w:rPr>
                                      <w:t>A video about five flavors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6B6DA" id="Rectangle: Rounded Corners 2" o:spid="_x0000_s1027" style="position:absolute;left:0;text-align:left;margin-left:10.15pt;margin-top:12.5pt;width:312.3pt;height:12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" fillcolor="#5b9bd5 [3204]" strokecolor="#1f4d78 [1604]" strokeweight="1pt">
                        <v:stroke joinstyle="miter"/>
                        <v:textbox>
                          <w:txbxContent>
                            <w:p w14:paraId="5734562D" w14:textId="77777777" w:rsidR="00CE6BD9" w:rsidRPr="005E40C2" w:rsidRDefault="00CE6BD9" w:rsidP="007F100B">
                              <w:pPr>
                                <w:jc w:val="center"/>
                                <w:rPr>
                                  <w:rFonts w:ascii="Times New Roman" w:hAnsi="Times New Roman" w:cs="Times New Roman"/>
                                  <w:b/>
                                  <w:color w:val="FF0000"/>
                                  <w:sz w:val="24"/>
                                  <w:szCs w:val="24"/>
                                </w:rPr>
                              </w:pPr>
                              <w:r w:rsidRPr="005E40C2">
                                <w:rPr>
                                  <w:rFonts w:ascii="Times New Roman" w:hAnsi="Times New Roman" w:cs="Times New Roman"/>
                                  <w:b/>
                                  <w:color w:val="FF0000"/>
                                  <w:sz w:val="24"/>
                                  <w:szCs w:val="24"/>
                                </w:rPr>
                                <w:t>A video about five flavors</w:t>
                              </w:r>
                            </w:p>
                          </w:txbxContent>
                        </v:textbox>
                      </v:roundrect>
                    </w:pict>
                  </mc:Fallback>
                </mc:AlternateContent>
              </w:r>
            </w:del>
          </w:p>
          <w:p w14:paraId="16848867" w14:textId="759442F8" w:rsidR="005E40C2" w:rsidDel="00C10FB1" w:rsidRDefault="005E40C2" w:rsidP="0004582A">
            <w:pPr>
              <w:jc w:val="left"/>
              <w:rPr>
                <w:del w:id="185" w:author="Yijia Cheng" w:date="2017-03-21T11:00:00Z"/>
                <w:rFonts w:ascii="Times New Roman" w:hAnsi="Times New Roman" w:cs="Times New Roman"/>
                <w:sz w:val="24"/>
                <w:szCs w:val="24"/>
              </w:rPr>
            </w:pPr>
          </w:p>
          <w:p w14:paraId="0E25B702" w14:textId="53DA17DB" w:rsidR="0004582A" w:rsidDel="00C10FB1" w:rsidRDefault="0004582A" w:rsidP="005E40C2">
            <w:pPr>
              <w:ind w:firstLineChars="950" w:firstLine="2280"/>
              <w:jc w:val="left"/>
              <w:rPr>
                <w:del w:id="186" w:author="Yijia Cheng" w:date="2017-03-21T11:00:00Z"/>
                <w:rFonts w:ascii="Times New Roman" w:hAnsi="Times New Roman" w:cs="Times New Roman"/>
                <w:sz w:val="24"/>
                <w:szCs w:val="24"/>
              </w:rPr>
            </w:pPr>
          </w:p>
          <w:p w14:paraId="57EA7009" w14:textId="70D21ED2" w:rsidR="0004582A" w:rsidDel="00C10FB1" w:rsidRDefault="0004582A" w:rsidP="005E40C2">
            <w:pPr>
              <w:ind w:firstLineChars="950" w:firstLine="2280"/>
              <w:jc w:val="left"/>
              <w:rPr>
                <w:del w:id="187" w:author="Yijia Cheng" w:date="2017-03-21T11:00:00Z"/>
                <w:rFonts w:ascii="Times New Roman" w:hAnsi="Times New Roman" w:cs="Times New Roman"/>
                <w:sz w:val="24"/>
                <w:szCs w:val="24"/>
              </w:rPr>
            </w:pPr>
          </w:p>
          <w:p w14:paraId="57D8FED5" w14:textId="47F55E91" w:rsidR="0004582A" w:rsidDel="00C10FB1" w:rsidRDefault="0004582A" w:rsidP="005E40C2">
            <w:pPr>
              <w:ind w:firstLineChars="950" w:firstLine="2280"/>
              <w:jc w:val="left"/>
              <w:rPr>
                <w:del w:id="188" w:author="Yijia Cheng" w:date="2017-03-21T11:00:00Z"/>
                <w:rFonts w:ascii="Times New Roman" w:hAnsi="Times New Roman" w:cs="Times New Roman"/>
                <w:sz w:val="24"/>
                <w:szCs w:val="24"/>
              </w:rPr>
            </w:pPr>
          </w:p>
          <w:p w14:paraId="3AB50AFE" w14:textId="2B39B951" w:rsidR="0004582A" w:rsidDel="00C10FB1" w:rsidRDefault="0004582A" w:rsidP="005E40C2">
            <w:pPr>
              <w:ind w:firstLineChars="950" w:firstLine="2280"/>
              <w:jc w:val="left"/>
              <w:rPr>
                <w:del w:id="189" w:author="Yijia Cheng" w:date="2017-03-21T11:00:00Z"/>
                <w:rFonts w:ascii="Times New Roman" w:hAnsi="Times New Roman" w:cs="Times New Roman"/>
                <w:sz w:val="24"/>
                <w:szCs w:val="24"/>
              </w:rPr>
            </w:pPr>
          </w:p>
          <w:p w14:paraId="4E739567" w14:textId="60872DB1" w:rsidR="0004582A" w:rsidDel="00C10FB1" w:rsidRDefault="0004582A" w:rsidP="005E40C2">
            <w:pPr>
              <w:ind w:firstLineChars="950" w:firstLine="2280"/>
              <w:jc w:val="left"/>
              <w:rPr>
                <w:del w:id="190" w:author="Yijia Cheng" w:date="2017-03-21T11:00:00Z"/>
                <w:rFonts w:ascii="Times New Roman" w:hAnsi="Times New Roman" w:cs="Times New Roman"/>
                <w:sz w:val="24"/>
                <w:szCs w:val="24"/>
              </w:rPr>
            </w:pPr>
          </w:p>
          <w:p w14:paraId="4337762C" w14:textId="3CF0D444" w:rsidR="0004582A" w:rsidDel="00C10FB1" w:rsidRDefault="0004582A" w:rsidP="005E40C2">
            <w:pPr>
              <w:ind w:firstLineChars="950" w:firstLine="2280"/>
              <w:jc w:val="left"/>
              <w:rPr>
                <w:del w:id="191" w:author="Yijia Cheng" w:date="2017-03-21T11:00:00Z"/>
                <w:rFonts w:ascii="Times New Roman" w:hAnsi="Times New Roman" w:cs="Times New Roman"/>
                <w:sz w:val="24"/>
                <w:szCs w:val="24"/>
              </w:rPr>
            </w:pPr>
          </w:p>
          <w:p w14:paraId="355EC062" w14:textId="7E0BFCEE" w:rsidR="0004582A" w:rsidDel="00C10FB1" w:rsidRDefault="0004582A" w:rsidP="0004582A">
            <w:pPr>
              <w:jc w:val="left"/>
              <w:rPr>
                <w:del w:id="192" w:author="Yijia Cheng" w:date="2017-03-21T11:00:00Z"/>
                <w:rFonts w:ascii="Times New Roman" w:hAnsi="Times New Roman" w:cs="Times New Roman"/>
                <w:sz w:val="24"/>
                <w:szCs w:val="24"/>
              </w:rPr>
            </w:pPr>
          </w:p>
          <w:p w14:paraId="0F074E8A" w14:textId="2CF33A90" w:rsidR="0004582A" w:rsidDel="00C10FB1" w:rsidRDefault="0004582A" w:rsidP="0004582A">
            <w:pPr>
              <w:jc w:val="left"/>
              <w:rPr>
                <w:del w:id="193" w:author="Yijia Cheng" w:date="2017-03-21T11:00:00Z"/>
                <w:rFonts w:ascii="Times New Roman" w:hAnsi="Times New Roman" w:cs="Times New Roman"/>
                <w:sz w:val="24"/>
                <w:szCs w:val="24"/>
              </w:rPr>
            </w:pPr>
          </w:p>
          <w:p w14:paraId="5A3F4394" w14:textId="314C5C89" w:rsidR="0004582A" w:rsidDel="00C10FB1" w:rsidRDefault="007F100B" w:rsidP="0004582A">
            <w:pPr>
              <w:jc w:val="left"/>
              <w:rPr>
                <w:del w:id="194" w:author="Yijia Cheng" w:date="2017-03-21T11:00:00Z"/>
                <w:rFonts w:ascii="Times New Roman" w:hAnsi="Times New Roman" w:cs="Times New Roman"/>
                <w:sz w:val="24"/>
                <w:szCs w:val="24"/>
              </w:rPr>
            </w:pPr>
            <w:del w:id="195" w:author="Yijia Cheng" w:date="2017-03-21T11:00:00Z">
              <w:r w:rsidRPr="005E40C2" w:rsidDel="00C10FB1">
                <w:rPr>
                  <w:rFonts w:ascii="Times New Roman" w:hAnsi="Times New Roman" w:cs="Times New Roman"/>
                  <w:sz w:val="24"/>
                  <w:szCs w:val="24"/>
                </w:rPr>
                <w:delText>Heading</w:delText>
              </w:r>
            </w:del>
          </w:p>
          <w:p w14:paraId="4D5F1543" w14:textId="241A64E1" w:rsidR="007F100B" w:rsidRPr="005E40C2" w:rsidDel="00C10FB1" w:rsidRDefault="007F100B" w:rsidP="0004582A">
            <w:pPr>
              <w:jc w:val="left"/>
              <w:rPr>
                <w:del w:id="196" w:author="Yijia Cheng" w:date="2017-03-21T11:00:00Z"/>
                <w:rFonts w:ascii="Times New Roman" w:hAnsi="Times New Roman" w:cs="Times New Roman"/>
                <w:sz w:val="24"/>
                <w:szCs w:val="24"/>
              </w:rPr>
            </w:pPr>
            <w:del w:id="197" w:author="Yijia Cheng" w:date="2017-03-21T11:00:00Z">
              <w:r w:rsidRPr="005E40C2" w:rsidDel="00C10FB1">
                <w:rPr>
                  <w:rFonts w:ascii="Times New Roman" w:hAnsi="Times New Roman" w:cs="Times New Roman"/>
                  <w:sz w:val="24"/>
                  <w:szCs w:val="24"/>
                </w:rPr>
                <w:delText>An introduction about our topic</w:delText>
              </w:r>
            </w:del>
          </w:p>
          <w:p w14:paraId="7B7F4151" w14:textId="52ECC9C9" w:rsidR="0004582A" w:rsidRPr="0004582A" w:rsidDel="00C10FB1" w:rsidRDefault="007F100B" w:rsidP="0004582A">
            <w:pPr>
              <w:pStyle w:val="ListParagraph"/>
              <w:numPr>
                <w:ilvl w:val="0"/>
                <w:numId w:val="26"/>
              </w:numPr>
              <w:ind w:firstLineChars="0"/>
              <w:jc w:val="left"/>
              <w:rPr>
                <w:del w:id="198" w:author="Yijia Cheng" w:date="2017-03-21T11:00:00Z"/>
                <w:rFonts w:ascii="Times New Roman" w:hAnsi="Times New Roman" w:cs="Times New Roman"/>
                <w:sz w:val="24"/>
                <w:szCs w:val="24"/>
              </w:rPr>
            </w:pPr>
            <w:del w:id="199" w:author="Yijia Cheng" w:date="2017-03-21T11:00:00Z">
              <w:r w:rsidRPr="0004582A" w:rsidDel="00C10FB1">
                <w:rPr>
                  <w:rFonts w:ascii="Times New Roman" w:hAnsi="Times New Roman" w:cs="Times New Roman"/>
                  <w:sz w:val="24"/>
                  <w:szCs w:val="24"/>
                </w:rPr>
                <w:delText>Chinese food</w:delText>
              </w:r>
            </w:del>
          </w:p>
          <w:p w14:paraId="7C8465CD" w14:textId="3E27EFC0" w:rsidR="0004582A" w:rsidRPr="0004582A" w:rsidDel="00C10FB1" w:rsidRDefault="0004582A" w:rsidP="0004582A">
            <w:pPr>
              <w:pStyle w:val="ListParagraph"/>
              <w:numPr>
                <w:ilvl w:val="0"/>
                <w:numId w:val="22"/>
              </w:numPr>
              <w:ind w:firstLineChars="0"/>
              <w:jc w:val="left"/>
              <w:rPr>
                <w:del w:id="200" w:author="Yijia Cheng" w:date="2017-03-21T11:00:00Z"/>
                <w:rFonts w:ascii="Times New Roman" w:hAnsi="Times New Roman" w:cs="Times New Roman"/>
                <w:sz w:val="24"/>
                <w:szCs w:val="24"/>
              </w:rPr>
            </w:pPr>
            <w:del w:id="201" w:author="Yijia Cheng" w:date="2017-03-21T11:00:00Z">
              <w:r w:rsidRPr="0004582A" w:rsidDel="00C10FB1">
                <w:rPr>
                  <w:rFonts w:ascii="Times New Roman" w:hAnsi="Times New Roman" w:cs="Times New Roman"/>
                  <w:sz w:val="24"/>
                  <w:szCs w:val="24"/>
                </w:rPr>
                <w:delText>Five Flavors</w:delText>
              </w:r>
            </w:del>
          </w:p>
          <w:p w14:paraId="2C4DE3D2" w14:textId="1D256435" w:rsidR="0004582A" w:rsidRPr="0004582A" w:rsidDel="00C10FB1" w:rsidRDefault="0004582A" w:rsidP="0004582A">
            <w:pPr>
              <w:pStyle w:val="ListParagraph"/>
              <w:ind w:left="840" w:firstLineChars="0" w:firstLine="0"/>
              <w:jc w:val="left"/>
              <w:rPr>
                <w:del w:id="202" w:author="Yijia Cheng" w:date="2017-03-21T11:00:00Z"/>
                <w:rFonts w:ascii="Times New Roman" w:hAnsi="Times New Roman" w:cs="Times New Roman"/>
                <w:sz w:val="24"/>
                <w:szCs w:val="24"/>
              </w:rPr>
            </w:pPr>
          </w:p>
          <w:p w14:paraId="7739924D" w14:textId="3E81F55C" w:rsidR="007F100B" w:rsidRPr="0004582A" w:rsidDel="00C10FB1" w:rsidRDefault="007F100B" w:rsidP="0004582A">
            <w:pPr>
              <w:pStyle w:val="ListParagraph"/>
              <w:ind w:left="420" w:firstLineChars="0" w:firstLine="0"/>
              <w:jc w:val="left"/>
              <w:rPr>
                <w:del w:id="203" w:author="Yijia Cheng" w:date="2017-03-21T11:00:00Z"/>
                <w:sz w:val="16"/>
                <w:szCs w:val="16"/>
              </w:rPr>
            </w:pPr>
          </w:p>
        </w:tc>
      </w:tr>
      <w:tr w:rsidR="007F100B" w:rsidDel="00C10FB1" w14:paraId="536EAC79" w14:textId="461DC0C3" w:rsidTr="0004582A">
        <w:trPr>
          <w:trHeight w:val="470"/>
          <w:del w:id="204" w:author="Yijia Cheng" w:date="2017-03-21T11:00:00Z"/>
        </w:trPr>
        <w:tc>
          <w:tcPr>
            <w:tcW w:w="7237" w:type="dxa"/>
            <w:gridSpan w:val="5"/>
          </w:tcPr>
          <w:p w14:paraId="1F77D68D" w14:textId="4AC01621" w:rsidR="007F100B" w:rsidRPr="005102AE" w:rsidDel="00C10FB1" w:rsidRDefault="007F100B" w:rsidP="007F100B">
            <w:pPr>
              <w:pStyle w:val="ListParagraph"/>
              <w:ind w:firstLineChars="0" w:firstLine="0"/>
              <w:jc w:val="center"/>
              <w:rPr>
                <w:del w:id="205" w:author="Yijia Cheng" w:date="2017-03-21T11:00:00Z"/>
                <w:rFonts w:ascii="Times New Roman" w:hAnsi="Times New Roman" w:cs="Times New Roman"/>
                <w:sz w:val="16"/>
                <w:szCs w:val="16"/>
              </w:rPr>
            </w:pPr>
            <w:del w:id="206" w:author="Yijia Cheng" w:date="2017-03-21T11:00:00Z">
              <w:r w:rsidRPr="005102AE" w:rsidDel="00C10FB1">
                <w:rPr>
                  <w:rFonts w:ascii="Times New Roman" w:hAnsi="Times New Roman" w:cs="Times New Roman" w:hint="eastAsia"/>
                  <w:sz w:val="16"/>
                  <w:szCs w:val="16"/>
                </w:rPr>
                <w:delText>footer</w:delText>
              </w:r>
            </w:del>
          </w:p>
        </w:tc>
      </w:tr>
    </w:tbl>
    <w:p w14:paraId="2E15AA9B" w14:textId="7E78CB55" w:rsidR="009E302B" w:rsidRPr="009E302B" w:rsidDel="00C10FB1" w:rsidRDefault="009E302B" w:rsidP="009E302B">
      <w:pPr>
        <w:rPr>
          <w:del w:id="207" w:author="Yijia Cheng" w:date="2017-03-21T11:00:00Z"/>
          <w:rFonts w:ascii="Times New Roman" w:hAnsi="Times New Roman" w:cs="Times New Roman"/>
          <w:sz w:val="24"/>
          <w:szCs w:val="24"/>
        </w:rPr>
      </w:pPr>
    </w:p>
    <w:p w14:paraId="1C6BD974" w14:textId="7B1D7B8E" w:rsidR="007F100B" w:rsidDel="00C10FB1" w:rsidRDefault="007F100B" w:rsidP="006D5B8A">
      <w:pPr>
        <w:pStyle w:val="ListParagraph"/>
        <w:ind w:left="420" w:firstLineChars="0" w:firstLine="0"/>
        <w:rPr>
          <w:del w:id="208" w:author="Yijia Cheng" w:date="2017-03-21T11:00:00Z"/>
          <w:rFonts w:ascii="Times New Roman" w:hAnsi="Times New Roman" w:cs="Times New Roman"/>
          <w:sz w:val="24"/>
          <w:szCs w:val="24"/>
        </w:rPr>
      </w:pPr>
    </w:p>
    <w:p w14:paraId="48344F89" w14:textId="3519E435" w:rsidR="009E302B" w:rsidDel="00C10FB1" w:rsidRDefault="009E302B" w:rsidP="006D5B8A">
      <w:pPr>
        <w:pStyle w:val="ListParagraph"/>
        <w:ind w:left="420" w:firstLineChars="0" w:firstLine="0"/>
        <w:rPr>
          <w:del w:id="209" w:author="Yijia Cheng" w:date="2017-03-21T11:00:00Z"/>
          <w:rFonts w:ascii="Times New Roman" w:hAnsi="Times New Roman" w:cs="Times New Roman"/>
          <w:sz w:val="24"/>
          <w:szCs w:val="24"/>
        </w:rPr>
      </w:pPr>
    </w:p>
    <w:p w14:paraId="34AB4853" w14:textId="3D549534" w:rsidR="00FC44D6" w:rsidDel="00C10FB1" w:rsidRDefault="00FC44D6" w:rsidP="006D5B8A">
      <w:pPr>
        <w:pStyle w:val="ListParagraph"/>
        <w:ind w:left="420" w:firstLineChars="0" w:firstLine="0"/>
        <w:rPr>
          <w:del w:id="210" w:author="Yijia Cheng" w:date="2017-03-21T11:00:00Z"/>
          <w:rFonts w:ascii="Times New Roman" w:hAnsi="Times New Roman" w:cs="Times New Roman"/>
          <w:sz w:val="24"/>
          <w:szCs w:val="24"/>
        </w:rPr>
      </w:pPr>
    </w:p>
    <w:p w14:paraId="70F72D9E" w14:textId="70ECBE75" w:rsidR="00C15498" w:rsidRPr="00C15498" w:rsidDel="00C10FB1" w:rsidRDefault="00C15498" w:rsidP="006D5B8A">
      <w:pPr>
        <w:rPr>
          <w:del w:id="211" w:author="Yijia Cheng" w:date="2017-03-21T11:00:00Z"/>
        </w:rPr>
      </w:pPr>
    </w:p>
    <w:p w14:paraId="559DEF99" w14:textId="45539526" w:rsidR="00C15498" w:rsidRPr="00C15498" w:rsidDel="00C10FB1" w:rsidRDefault="00C15498" w:rsidP="006D5B8A">
      <w:pPr>
        <w:rPr>
          <w:del w:id="212" w:author="Yijia Cheng" w:date="2017-03-21T11:00:00Z"/>
        </w:rPr>
      </w:pPr>
    </w:p>
    <w:p w14:paraId="26FD9B52" w14:textId="328DBC61" w:rsidR="00C15498" w:rsidRPr="00C15498" w:rsidDel="00C10FB1" w:rsidRDefault="00C15498" w:rsidP="006D5B8A">
      <w:pPr>
        <w:rPr>
          <w:del w:id="213" w:author="Yijia Cheng" w:date="2017-03-21T11:00:00Z"/>
        </w:rPr>
      </w:pPr>
    </w:p>
    <w:p w14:paraId="6A3C715A" w14:textId="0280AC75" w:rsidR="00C15498" w:rsidRPr="00C15498" w:rsidDel="00C10FB1" w:rsidRDefault="00C15498" w:rsidP="006D5B8A">
      <w:pPr>
        <w:rPr>
          <w:del w:id="214" w:author="Yijia Cheng" w:date="2017-03-21T11:00:00Z"/>
        </w:rPr>
      </w:pPr>
    </w:p>
    <w:p w14:paraId="4BAB23DA" w14:textId="1D64C877" w:rsidR="007F100B" w:rsidDel="00C10FB1" w:rsidRDefault="007F100B" w:rsidP="006D5B8A">
      <w:pPr>
        <w:rPr>
          <w:del w:id="215" w:author="Yijia Cheng" w:date="2017-03-21T11:00:00Z"/>
          <w:rFonts w:ascii="Times New Roman" w:hAnsi="Times New Roman" w:cs="Times New Roman"/>
          <w:sz w:val="24"/>
          <w:szCs w:val="24"/>
        </w:rPr>
      </w:pPr>
    </w:p>
    <w:p w14:paraId="7F8B488B" w14:textId="3E6B4D68" w:rsidR="007F100B" w:rsidDel="00C10FB1" w:rsidRDefault="007F100B" w:rsidP="00FC44D6">
      <w:pPr>
        <w:rPr>
          <w:del w:id="216" w:author="Yijia Cheng" w:date="2017-03-21T11:00:00Z"/>
          <w:rFonts w:ascii="Times New Roman" w:hAnsi="Times New Roman" w:cs="Times New Roman"/>
          <w:sz w:val="24"/>
          <w:szCs w:val="24"/>
        </w:rPr>
      </w:pPr>
    </w:p>
    <w:p w14:paraId="1D6B0159" w14:textId="358566E6" w:rsidR="007F100B" w:rsidDel="00C10FB1" w:rsidRDefault="007F100B" w:rsidP="00FC44D6">
      <w:pPr>
        <w:rPr>
          <w:del w:id="217" w:author="Yijia Cheng" w:date="2017-03-21T11:00:00Z"/>
          <w:rFonts w:ascii="Times New Roman" w:hAnsi="Times New Roman" w:cs="Times New Roman"/>
          <w:sz w:val="24"/>
          <w:szCs w:val="24"/>
        </w:rPr>
      </w:pPr>
    </w:p>
    <w:p w14:paraId="605E92FF" w14:textId="59C95068" w:rsidR="00B1084B" w:rsidDel="00C10FB1" w:rsidRDefault="00B1084B" w:rsidP="00FC44D6">
      <w:pPr>
        <w:rPr>
          <w:del w:id="218" w:author="Yijia Cheng" w:date="2017-03-21T11:00:00Z"/>
          <w:rFonts w:ascii="Times New Roman" w:hAnsi="Times New Roman" w:cs="Times New Roman"/>
          <w:sz w:val="24"/>
          <w:szCs w:val="24"/>
        </w:rPr>
      </w:pPr>
    </w:p>
    <w:p w14:paraId="273A3347" w14:textId="1B1E913B" w:rsidR="00B1084B" w:rsidDel="00C10FB1" w:rsidRDefault="00B1084B" w:rsidP="00FC44D6">
      <w:pPr>
        <w:rPr>
          <w:del w:id="219" w:author="Yijia Cheng" w:date="2017-03-21T11:00:00Z"/>
          <w:rFonts w:ascii="Times New Roman" w:hAnsi="Times New Roman" w:cs="Times New Roman"/>
          <w:sz w:val="24"/>
          <w:szCs w:val="24"/>
        </w:rPr>
      </w:pPr>
    </w:p>
    <w:p w14:paraId="7ECE012F" w14:textId="7EB64A0A" w:rsidR="00B1084B" w:rsidDel="00C10FB1" w:rsidRDefault="00B1084B" w:rsidP="00FC44D6">
      <w:pPr>
        <w:rPr>
          <w:del w:id="220" w:author="Yijia Cheng" w:date="2017-03-21T11:00:00Z"/>
          <w:rFonts w:ascii="Times New Roman" w:hAnsi="Times New Roman" w:cs="Times New Roman"/>
          <w:sz w:val="24"/>
          <w:szCs w:val="24"/>
        </w:rPr>
      </w:pPr>
    </w:p>
    <w:p w14:paraId="40105279" w14:textId="32435805" w:rsidR="00B1084B" w:rsidDel="00C10FB1" w:rsidRDefault="00B1084B" w:rsidP="00FC44D6">
      <w:pPr>
        <w:rPr>
          <w:del w:id="221" w:author="Yijia Cheng" w:date="2017-03-21T11:00:00Z"/>
          <w:rFonts w:ascii="Times New Roman" w:hAnsi="Times New Roman" w:cs="Times New Roman"/>
          <w:sz w:val="24"/>
          <w:szCs w:val="24"/>
        </w:rPr>
      </w:pPr>
    </w:p>
    <w:p w14:paraId="4D38C319" w14:textId="5C94915B" w:rsidR="00B1084B" w:rsidDel="00C10FB1" w:rsidRDefault="00B1084B" w:rsidP="00FC44D6">
      <w:pPr>
        <w:rPr>
          <w:del w:id="222" w:author="Yijia Cheng" w:date="2017-03-21T11:00:00Z"/>
          <w:rFonts w:ascii="Times New Roman" w:hAnsi="Times New Roman" w:cs="Times New Roman"/>
          <w:sz w:val="24"/>
          <w:szCs w:val="24"/>
        </w:rPr>
      </w:pPr>
    </w:p>
    <w:p w14:paraId="15A17971" w14:textId="4A992C38" w:rsidR="00B1084B" w:rsidDel="00C10FB1" w:rsidRDefault="00B1084B" w:rsidP="00FC44D6">
      <w:pPr>
        <w:rPr>
          <w:del w:id="223" w:author="Yijia Cheng" w:date="2017-03-21T11:00:00Z"/>
          <w:rFonts w:ascii="Times New Roman" w:hAnsi="Times New Roman" w:cs="Times New Roman"/>
          <w:sz w:val="24"/>
          <w:szCs w:val="24"/>
        </w:rPr>
      </w:pPr>
    </w:p>
    <w:p w14:paraId="6EBC91FB" w14:textId="71424A37" w:rsidR="00B1084B" w:rsidDel="00C10FB1" w:rsidRDefault="00B1084B" w:rsidP="00FC44D6">
      <w:pPr>
        <w:rPr>
          <w:del w:id="224" w:author="Yijia Cheng" w:date="2017-03-21T11:00:00Z"/>
          <w:rFonts w:ascii="Times New Roman" w:hAnsi="Times New Roman" w:cs="Times New Roman"/>
          <w:sz w:val="24"/>
          <w:szCs w:val="24"/>
        </w:rPr>
      </w:pPr>
    </w:p>
    <w:p w14:paraId="53393149" w14:textId="17261313" w:rsidR="00B1084B" w:rsidDel="00C10FB1" w:rsidRDefault="00B1084B" w:rsidP="00FC44D6">
      <w:pPr>
        <w:rPr>
          <w:del w:id="225" w:author="Yijia Cheng" w:date="2017-03-21T11:00:00Z"/>
          <w:rFonts w:ascii="Times New Roman" w:hAnsi="Times New Roman" w:cs="Times New Roman"/>
          <w:sz w:val="24"/>
          <w:szCs w:val="24"/>
        </w:rPr>
      </w:pPr>
    </w:p>
    <w:p w14:paraId="542494F6" w14:textId="2AB67361" w:rsidR="00B1084B" w:rsidDel="00C10FB1" w:rsidRDefault="00B1084B" w:rsidP="00FC44D6">
      <w:pPr>
        <w:rPr>
          <w:del w:id="226" w:author="Yijia Cheng" w:date="2017-03-21T11:00:00Z"/>
          <w:rFonts w:ascii="Times New Roman" w:hAnsi="Times New Roman" w:cs="Times New Roman"/>
          <w:sz w:val="24"/>
          <w:szCs w:val="24"/>
        </w:rPr>
      </w:pPr>
    </w:p>
    <w:p w14:paraId="1A737A3C" w14:textId="347521E9" w:rsidR="00B1084B" w:rsidDel="00C10FB1" w:rsidRDefault="00B1084B" w:rsidP="00FC44D6">
      <w:pPr>
        <w:rPr>
          <w:del w:id="227" w:author="Yijia Cheng" w:date="2017-03-21T11:00:00Z"/>
          <w:rFonts w:ascii="Times New Roman" w:hAnsi="Times New Roman" w:cs="Times New Roman"/>
          <w:sz w:val="24"/>
          <w:szCs w:val="24"/>
        </w:rPr>
      </w:pPr>
    </w:p>
    <w:p w14:paraId="5B25139B" w14:textId="0CA2C10A" w:rsidR="00B1084B" w:rsidDel="00C10FB1" w:rsidRDefault="00B1084B" w:rsidP="00FC44D6">
      <w:pPr>
        <w:rPr>
          <w:del w:id="228" w:author="Yijia Cheng" w:date="2017-03-21T11:00:00Z"/>
          <w:rFonts w:ascii="Times New Roman" w:hAnsi="Times New Roman" w:cs="Times New Roman"/>
          <w:sz w:val="24"/>
          <w:szCs w:val="24"/>
        </w:rPr>
      </w:pPr>
    </w:p>
    <w:p w14:paraId="386E09E9" w14:textId="5AD4447E" w:rsidR="00B1084B" w:rsidDel="00C10FB1" w:rsidRDefault="00B1084B" w:rsidP="00FC44D6">
      <w:pPr>
        <w:rPr>
          <w:del w:id="229" w:author="Yijia Cheng" w:date="2017-03-21T11:00:00Z"/>
          <w:rFonts w:ascii="Times New Roman" w:hAnsi="Times New Roman" w:cs="Times New Roman"/>
          <w:sz w:val="24"/>
          <w:szCs w:val="24"/>
        </w:rPr>
      </w:pPr>
    </w:p>
    <w:p w14:paraId="707EF8FF" w14:textId="1C5487E4" w:rsidR="00B1084B" w:rsidDel="00C10FB1" w:rsidRDefault="00B1084B" w:rsidP="00FC44D6">
      <w:pPr>
        <w:rPr>
          <w:del w:id="230" w:author="Yijia Cheng" w:date="2017-03-21T11:00:00Z"/>
          <w:rFonts w:ascii="Times New Roman" w:hAnsi="Times New Roman" w:cs="Times New Roman"/>
          <w:sz w:val="24"/>
          <w:szCs w:val="24"/>
        </w:rPr>
      </w:pPr>
    </w:p>
    <w:p w14:paraId="5223482B" w14:textId="71EE01CD" w:rsidR="00B1084B" w:rsidDel="00C10FB1" w:rsidRDefault="00B1084B" w:rsidP="00FC44D6">
      <w:pPr>
        <w:rPr>
          <w:del w:id="231" w:author="Yijia Cheng" w:date="2017-03-21T11:00:00Z"/>
          <w:rFonts w:ascii="Times New Roman" w:hAnsi="Times New Roman" w:cs="Times New Roman"/>
          <w:sz w:val="24"/>
          <w:szCs w:val="24"/>
        </w:rPr>
      </w:pPr>
    </w:p>
    <w:p w14:paraId="2E948B70" w14:textId="52C81CB8" w:rsidR="00B1084B" w:rsidDel="00C10FB1" w:rsidRDefault="00B1084B" w:rsidP="00FC44D6">
      <w:pPr>
        <w:rPr>
          <w:del w:id="232" w:author="Yijia Cheng" w:date="2017-03-21T11:00:00Z"/>
          <w:rFonts w:ascii="Times New Roman" w:hAnsi="Times New Roman" w:cs="Times New Roman"/>
          <w:sz w:val="24"/>
          <w:szCs w:val="24"/>
        </w:rPr>
      </w:pPr>
    </w:p>
    <w:p w14:paraId="13B61E28" w14:textId="62029370" w:rsidR="00B1084B" w:rsidDel="00C10FB1" w:rsidRDefault="00B1084B" w:rsidP="00FC44D6">
      <w:pPr>
        <w:rPr>
          <w:del w:id="233" w:author="Yijia Cheng" w:date="2017-03-21T11:00:00Z"/>
          <w:rFonts w:ascii="Times New Roman" w:hAnsi="Times New Roman" w:cs="Times New Roman"/>
          <w:sz w:val="24"/>
          <w:szCs w:val="24"/>
        </w:rPr>
      </w:pPr>
    </w:p>
    <w:p w14:paraId="4CAFAF89" w14:textId="17DF0C4D" w:rsidR="00B1084B" w:rsidDel="00C10FB1" w:rsidRDefault="00B1084B" w:rsidP="00FC44D6">
      <w:pPr>
        <w:rPr>
          <w:del w:id="234" w:author="Yijia Cheng" w:date="2017-03-21T11:00:00Z"/>
          <w:rFonts w:ascii="Times New Roman" w:hAnsi="Times New Roman" w:cs="Times New Roman"/>
          <w:sz w:val="24"/>
          <w:szCs w:val="24"/>
        </w:rPr>
      </w:pPr>
    </w:p>
    <w:p w14:paraId="64C8421C" w14:textId="62E7ACEE" w:rsidR="00B1084B" w:rsidDel="00C10FB1" w:rsidRDefault="00B1084B" w:rsidP="00FC44D6">
      <w:pPr>
        <w:rPr>
          <w:del w:id="235" w:author="Yijia Cheng" w:date="2017-03-21T11:00:00Z"/>
          <w:rFonts w:ascii="Times New Roman" w:hAnsi="Times New Roman" w:cs="Times New Roman"/>
          <w:sz w:val="24"/>
          <w:szCs w:val="24"/>
        </w:rPr>
      </w:pPr>
    </w:p>
    <w:p w14:paraId="6A4BDE23" w14:textId="6CE200D2" w:rsidR="006D6B75" w:rsidDel="00C10FB1" w:rsidRDefault="006D6B75" w:rsidP="00FC44D6">
      <w:pPr>
        <w:rPr>
          <w:del w:id="236" w:author="Yijia Cheng" w:date="2017-03-21T11:00:00Z"/>
          <w:rFonts w:ascii="Times New Roman" w:hAnsi="Times New Roman" w:cs="Times New Roman"/>
          <w:sz w:val="24"/>
          <w:szCs w:val="24"/>
        </w:rPr>
      </w:pPr>
    </w:p>
    <w:p w14:paraId="2BC8C6D8" w14:textId="623CECE9" w:rsidR="006D6B75" w:rsidDel="00C10FB1" w:rsidRDefault="006D6B75" w:rsidP="00FC44D6">
      <w:pPr>
        <w:rPr>
          <w:del w:id="237" w:author="Yijia Cheng" w:date="2017-03-21T11:00:00Z"/>
          <w:rFonts w:ascii="Times New Roman" w:hAnsi="Times New Roman" w:cs="Times New Roman"/>
          <w:sz w:val="24"/>
          <w:szCs w:val="24"/>
        </w:rPr>
      </w:pPr>
      <w:del w:id="238" w:author="Yijia Cheng" w:date="2017-03-21T11:00:00Z">
        <w:r w:rsidDel="00C10FB1">
          <w:rPr>
            <w:rFonts w:ascii="Times New Roman" w:hAnsi="Times New Roman" w:cs="Times New Roman"/>
            <w:sz w:val="24"/>
            <w:szCs w:val="24"/>
          </w:rPr>
          <w:delText>The homepage which we decided looks simple an</w:delText>
        </w:r>
        <w:r w:rsidR="00D94801" w:rsidDel="00C10FB1">
          <w:rPr>
            <w:rFonts w:ascii="Times New Roman" w:hAnsi="Times New Roman" w:cs="Times New Roman"/>
            <w:sz w:val="24"/>
            <w:szCs w:val="24"/>
          </w:rPr>
          <w:delText xml:space="preserve">d easy. It is easy for user to find the information what they want. Each part of our site, for example logo, pictures and text look really </w:delText>
        </w:r>
        <w:r w:rsidR="00D94801" w:rsidRPr="00D94801" w:rsidDel="00C10FB1">
          <w:rPr>
            <w:rFonts w:ascii="Times New Roman" w:hAnsi="Times New Roman" w:cs="Times New Roman"/>
            <w:sz w:val="24"/>
            <w:szCs w:val="24"/>
          </w:rPr>
          <w:delText>orderly</w:delText>
        </w:r>
        <w:r w:rsidR="00D94801" w:rsidDel="00C10FB1">
          <w:rPr>
            <w:rFonts w:ascii="Times New Roman" w:hAnsi="Times New Roman" w:cs="Times New Roman"/>
            <w:sz w:val="24"/>
            <w:szCs w:val="24"/>
          </w:rPr>
          <w:delText>.</w:delText>
        </w:r>
      </w:del>
    </w:p>
    <w:p w14:paraId="34606032" w14:textId="56599829" w:rsidR="00B1084B" w:rsidDel="00C10FB1" w:rsidRDefault="00B1084B" w:rsidP="00FC44D6">
      <w:pPr>
        <w:rPr>
          <w:del w:id="239" w:author="Yijia Cheng" w:date="2017-03-21T11:00:00Z"/>
          <w:rFonts w:ascii="Times New Roman" w:hAnsi="Times New Roman" w:cs="Times New Roman"/>
          <w:sz w:val="24"/>
          <w:szCs w:val="24"/>
        </w:rPr>
      </w:pPr>
    </w:p>
    <w:p w14:paraId="7057378D" w14:textId="462F3DDA" w:rsidR="00B1084B" w:rsidDel="00C10FB1" w:rsidRDefault="00B1084B" w:rsidP="00FC44D6">
      <w:pPr>
        <w:rPr>
          <w:del w:id="240" w:author="Yijia Cheng" w:date="2017-03-21T11:00:00Z"/>
          <w:rFonts w:ascii="Times New Roman" w:hAnsi="Times New Roman" w:cs="Times New Roman"/>
          <w:sz w:val="24"/>
          <w:szCs w:val="24"/>
        </w:rPr>
      </w:pPr>
    </w:p>
    <w:p w14:paraId="5CFB10CF" w14:textId="1D64AFAF" w:rsidR="00B1084B" w:rsidDel="00C10FB1" w:rsidRDefault="00B1084B" w:rsidP="00FC44D6">
      <w:pPr>
        <w:rPr>
          <w:del w:id="241" w:author="Yijia Cheng" w:date="2017-03-21T11:00:00Z"/>
          <w:rFonts w:ascii="Times New Roman" w:hAnsi="Times New Roman" w:cs="Times New Roman"/>
          <w:sz w:val="24"/>
          <w:szCs w:val="24"/>
        </w:rPr>
      </w:pPr>
    </w:p>
    <w:p w14:paraId="26C0C751" w14:textId="3AB49E19" w:rsidR="00B1084B" w:rsidDel="00C10FB1" w:rsidRDefault="00B1084B" w:rsidP="00FC44D6">
      <w:pPr>
        <w:rPr>
          <w:del w:id="242" w:author="Yijia Cheng" w:date="2017-03-21T11:00:00Z"/>
          <w:rFonts w:ascii="Times New Roman" w:hAnsi="Times New Roman" w:cs="Times New Roman"/>
          <w:sz w:val="24"/>
          <w:szCs w:val="24"/>
        </w:rPr>
      </w:pPr>
    </w:p>
    <w:p w14:paraId="4CAB3A67" w14:textId="3E21F089" w:rsidR="00B1084B" w:rsidDel="00C10FB1" w:rsidRDefault="00B1084B" w:rsidP="00FC44D6">
      <w:pPr>
        <w:rPr>
          <w:del w:id="243" w:author="Yijia Cheng" w:date="2017-03-21T11:00:00Z"/>
          <w:rFonts w:ascii="Times New Roman" w:hAnsi="Times New Roman" w:cs="Times New Roman"/>
          <w:sz w:val="24"/>
          <w:szCs w:val="24"/>
        </w:rPr>
      </w:pPr>
    </w:p>
    <w:p w14:paraId="5FEC624C" w14:textId="37158E3D" w:rsidR="00B1084B" w:rsidDel="00C10FB1" w:rsidRDefault="00B1084B" w:rsidP="00FC44D6">
      <w:pPr>
        <w:rPr>
          <w:del w:id="244" w:author="Yijia Cheng" w:date="2017-03-21T11:00:00Z"/>
          <w:rFonts w:ascii="Times New Roman" w:hAnsi="Times New Roman" w:cs="Times New Roman"/>
          <w:sz w:val="24"/>
          <w:szCs w:val="24"/>
        </w:rPr>
      </w:pPr>
    </w:p>
    <w:p w14:paraId="0A83F87F" w14:textId="50FE852A" w:rsidR="00B1084B" w:rsidDel="00C10FB1" w:rsidRDefault="00B1084B" w:rsidP="00FC44D6">
      <w:pPr>
        <w:rPr>
          <w:del w:id="245" w:author="Yijia Cheng" w:date="2017-03-21T11:00:00Z"/>
          <w:rFonts w:ascii="Times New Roman" w:hAnsi="Times New Roman" w:cs="Times New Roman"/>
          <w:sz w:val="24"/>
          <w:szCs w:val="24"/>
        </w:rPr>
      </w:pPr>
    </w:p>
    <w:p w14:paraId="03E0CF6C" w14:textId="4F476F47" w:rsidR="00B1084B" w:rsidDel="00C10FB1" w:rsidRDefault="00B1084B" w:rsidP="00FC44D6">
      <w:pPr>
        <w:rPr>
          <w:del w:id="246" w:author="Yijia Cheng" w:date="2017-03-21T11:00:00Z"/>
          <w:rFonts w:ascii="Times New Roman" w:hAnsi="Times New Roman" w:cs="Times New Roman"/>
          <w:sz w:val="24"/>
          <w:szCs w:val="24"/>
        </w:rPr>
      </w:pPr>
    </w:p>
    <w:p w14:paraId="628206F3" w14:textId="0284DA87" w:rsidR="00B1084B" w:rsidDel="00C10FB1" w:rsidRDefault="00B1084B" w:rsidP="00FC44D6">
      <w:pPr>
        <w:rPr>
          <w:del w:id="247" w:author="Yijia Cheng" w:date="2017-03-21T11:00:00Z"/>
          <w:rFonts w:ascii="Times New Roman" w:hAnsi="Times New Roman" w:cs="Times New Roman"/>
          <w:sz w:val="24"/>
          <w:szCs w:val="24"/>
        </w:rPr>
      </w:pPr>
    </w:p>
    <w:p w14:paraId="31517244" w14:textId="3ECF8F11" w:rsidR="00B1084B" w:rsidRPr="000B5DF7" w:rsidDel="00C10FB1" w:rsidRDefault="00B1084B" w:rsidP="00FC44D6">
      <w:pPr>
        <w:rPr>
          <w:del w:id="248" w:author="Yijia Cheng" w:date="2017-03-21T11:00:00Z"/>
          <w:rFonts w:ascii="Times New Roman" w:hAnsi="Times New Roman" w:cs="Times New Roman"/>
          <w:b/>
          <w:sz w:val="24"/>
          <w:szCs w:val="24"/>
          <w:u w:val="single"/>
        </w:rPr>
      </w:pPr>
      <w:del w:id="249" w:author="Yijia Cheng" w:date="2017-03-21T11:00:00Z">
        <w:r w:rsidRPr="000B5DF7" w:rsidDel="00C10FB1">
          <w:rPr>
            <w:rFonts w:ascii="Times New Roman" w:hAnsi="Times New Roman" w:cs="Times New Roman" w:hint="eastAsia"/>
            <w:b/>
            <w:sz w:val="24"/>
            <w:szCs w:val="24"/>
            <w:u w:val="single"/>
          </w:rPr>
          <w:delText>Five F</w:delText>
        </w:r>
        <w:r w:rsidRPr="000B5DF7" w:rsidDel="00C10FB1">
          <w:rPr>
            <w:rFonts w:ascii="Times New Roman" w:hAnsi="Times New Roman" w:cs="Times New Roman"/>
            <w:b/>
            <w:sz w:val="24"/>
            <w:szCs w:val="24"/>
            <w:u w:val="single"/>
          </w:rPr>
          <w:delText>l</w:delText>
        </w:r>
        <w:r w:rsidRPr="000B5DF7" w:rsidDel="00C10FB1">
          <w:rPr>
            <w:rFonts w:ascii="Times New Roman" w:hAnsi="Times New Roman" w:cs="Times New Roman" w:hint="eastAsia"/>
            <w:b/>
            <w:sz w:val="24"/>
            <w:szCs w:val="24"/>
            <w:u w:val="single"/>
          </w:rPr>
          <w:delText>av</w:delText>
        </w:r>
        <w:r w:rsidRPr="000B5DF7" w:rsidDel="00C10FB1">
          <w:rPr>
            <w:rFonts w:ascii="Times New Roman" w:hAnsi="Times New Roman" w:cs="Times New Roman"/>
            <w:b/>
            <w:sz w:val="24"/>
            <w:szCs w:val="24"/>
            <w:u w:val="single"/>
          </w:rPr>
          <w:delText>ors:</w:delText>
        </w:r>
      </w:del>
    </w:p>
    <w:tbl>
      <w:tblPr>
        <w:tblpPr w:leftFromText="180" w:rightFromText="180" w:vertAnchor="text" w:horzAnchor="margin" w:tblpY="235"/>
        <w:tblW w:w="9320" w:type="dxa"/>
        <w:tblCellMar>
          <w:top w:w="15" w:type="dxa"/>
          <w:left w:w="15" w:type="dxa"/>
          <w:bottom w:w="15" w:type="dxa"/>
          <w:right w:w="15" w:type="dxa"/>
        </w:tblCellMar>
        <w:tblLook w:val="04A0" w:firstRow="1" w:lastRow="0" w:firstColumn="1" w:lastColumn="0" w:noHBand="0" w:noVBand="1"/>
      </w:tblPr>
      <w:tblGrid>
        <w:gridCol w:w="1610"/>
        <w:gridCol w:w="1855"/>
        <w:gridCol w:w="1754"/>
        <w:gridCol w:w="1807"/>
        <w:gridCol w:w="2294"/>
      </w:tblGrid>
      <w:tr w:rsidR="00B1084B" w:rsidRPr="00E81DB3" w:rsidDel="00C10FB1" w14:paraId="0982D8DC" w14:textId="14EF325F" w:rsidTr="00B1084B">
        <w:trPr>
          <w:trHeight w:val="1432"/>
          <w:del w:id="250" w:author="Yijia Cheng" w:date="2017-03-21T11:00:00Z"/>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83696" w14:textId="5D6F6128" w:rsidR="00B1084B" w:rsidRPr="005E40C2" w:rsidDel="00C10FB1" w:rsidRDefault="00515B74" w:rsidP="00B1084B">
            <w:pPr>
              <w:spacing w:before="240"/>
              <w:jc w:val="center"/>
              <w:rPr>
                <w:del w:id="251" w:author="Yijia Cheng" w:date="2017-03-21T11:00:00Z"/>
                <w:rFonts w:ascii="AR CENA" w:eastAsia="Times New Roman" w:hAnsi="AR CENA" w:cs="Times New Roman"/>
                <w:sz w:val="52"/>
                <w:szCs w:val="52"/>
              </w:rPr>
            </w:pPr>
            <w:del w:id="252" w:author="Yijia Cheng" w:date="2017-03-21T11:00:00Z">
              <w:r w:rsidRPr="005E40C2" w:rsidDel="00C10FB1">
                <w:rPr>
                  <w:rFonts w:ascii="AR CENA" w:hAnsi="AR CENA" w:cs="Calibri"/>
                  <w:noProof/>
                  <w:sz w:val="52"/>
                  <w:szCs w:val="52"/>
                </w:rPr>
                <mc:AlternateContent>
                  <mc:Choice Requires="wps">
                    <w:drawing>
                      <wp:anchor distT="0" distB="0" distL="114300" distR="114300" simplePos="0" relativeHeight="251756544" behindDoc="0" locked="0" layoutInCell="1" allowOverlap="1" wp14:anchorId="6355320E" wp14:editId="1C7F57B7">
                        <wp:simplePos x="0" y="0"/>
                        <wp:positionH relativeFrom="column">
                          <wp:posOffset>136870</wp:posOffset>
                        </wp:positionH>
                        <wp:positionV relativeFrom="paragraph">
                          <wp:posOffset>76261</wp:posOffset>
                        </wp:positionV>
                        <wp:extent cx="611747" cy="598868"/>
                        <wp:effectExtent l="0" t="0" r="17145" b="10795"/>
                        <wp:wrapNone/>
                        <wp:docPr id="295" name="Oval 295"/>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E0778F9" w14:textId="77777777" w:rsidR="00CE6BD9" w:rsidRPr="00515B74" w:rsidRDefault="00CE6BD9"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5320E" id="Oval 295" o:spid="_x0000_s1028" style="position:absolute;left:0;text-align:left;margin-left:10.8pt;margin-top:6pt;width:48.15pt;height:47.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" fillcolor="white [3201]" strokecolor="black [3200]" strokeweight="1pt">
                        <v:stroke joinstyle="miter"/>
                        <v:textbox>
                          <w:txbxContent>
                            <w:p w14:paraId="6E0778F9" w14:textId="77777777" w:rsidR="00CE6BD9" w:rsidRPr="00515B74" w:rsidRDefault="00CE6BD9" w:rsidP="00515B74">
                              <w:pPr>
                                <w:jc w:val="center"/>
                                <w:rPr>
                                  <w:b/>
                                  <w:i/>
                                  <w:sz w:val="15"/>
                                  <w:szCs w:val="15"/>
                                </w:rPr>
                              </w:pPr>
                              <w:r w:rsidRPr="00515B74">
                                <w:rPr>
                                  <w:rFonts w:hint="eastAsia"/>
                                  <w:b/>
                                  <w:i/>
                                  <w:sz w:val="15"/>
                                  <w:szCs w:val="15"/>
                                </w:rPr>
                                <w:t>LOGO</w:t>
                              </w:r>
                            </w:p>
                          </w:txbxContent>
                        </v:textbox>
                      </v:oval>
                    </w:pict>
                  </mc:Fallback>
                </mc:AlternateContent>
              </w:r>
              <w:r w:rsidR="00B1084B" w:rsidRPr="005E40C2" w:rsidDel="00C10FB1">
                <w:rPr>
                  <w:rFonts w:ascii="AR CENA" w:eastAsia="Times New Roman" w:hAnsi="AR CENA" w:cs="Calibri"/>
                  <w:color w:val="000000"/>
                  <w:sz w:val="52"/>
                  <w:szCs w:val="52"/>
                </w:rPr>
                <w:delText>Site Name</w:delText>
              </w:r>
            </w:del>
          </w:p>
        </w:tc>
      </w:tr>
      <w:tr w:rsidR="00B1084B" w:rsidRPr="00E81DB3" w:rsidDel="00C10FB1" w14:paraId="1AAE4821" w14:textId="62AC633E" w:rsidTr="005E40C2">
        <w:trPr>
          <w:trHeight w:val="398"/>
          <w:del w:id="253" w:author="Yijia Cheng" w:date="2017-03-21T11:00:00Z"/>
        </w:trPr>
        <w:tc>
          <w:tcPr>
            <w:tcW w:w="1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C62485" w14:textId="49A68B26" w:rsidR="00B1084B" w:rsidRPr="005E40C2" w:rsidDel="00C10FB1" w:rsidRDefault="00B1084B" w:rsidP="00B1084B">
            <w:pPr>
              <w:rPr>
                <w:del w:id="254" w:author="Yijia Cheng" w:date="2017-03-21T11:00:00Z"/>
                <w:rFonts w:ascii="Arial Black" w:eastAsia="Times New Roman" w:hAnsi="Arial Black" w:cs="Times New Roman"/>
                <w:sz w:val="20"/>
                <w:szCs w:val="20"/>
              </w:rPr>
            </w:pPr>
            <w:del w:id="255" w:author="Yijia Cheng" w:date="2017-03-21T11:00:00Z">
              <w:r w:rsidRPr="005E40C2" w:rsidDel="00C10FB1">
                <w:rPr>
                  <w:rFonts w:ascii="Arial Black" w:eastAsia="Times New Roman" w:hAnsi="Arial Black" w:cs="Calibri"/>
                  <w:color w:val="000000"/>
                  <w:sz w:val="20"/>
                  <w:szCs w:val="20"/>
                </w:rPr>
                <w:delText>home</w:delText>
              </w:r>
            </w:del>
          </w:p>
        </w:tc>
        <w:tc>
          <w:tcPr>
            <w:tcW w:w="1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73EFC9" w14:textId="31A38E0F" w:rsidR="00B1084B" w:rsidRPr="005E40C2" w:rsidDel="00C10FB1" w:rsidRDefault="00B1084B" w:rsidP="00B1084B">
            <w:pPr>
              <w:rPr>
                <w:del w:id="256" w:author="Yijia Cheng" w:date="2017-03-21T11:00:00Z"/>
                <w:rFonts w:ascii="Arial Black" w:eastAsia="Times New Roman" w:hAnsi="Arial Black" w:cs="Times New Roman"/>
                <w:sz w:val="20"/>
                <w:szCs w:val="20"/>
              </w:rPr>
            </w:pPr>
            <w:del w:id="257" w:author="Yijia Cheng" w:date="2017-03-21T11:00:00Z">
              <w:r w:rsidRPr="005E40C2" w:rsidDel="00C10FB1">
                <w:rPr>
                  <w:rFonts w:ascii="Arial Black" w:eastAsia="Times New Roman" w:hAnsi="Arial Black" w:cs="Calibri"/>
                  <w:color w:val="000000"/>
                  <w:sz w:val="20"/>
                  <w:szCs w:val="20"/>
                </w:rPr>
                <w:delText>Five Flavors</w:delText>
              </w:r>
            </w:del>
          </w:p>
        </w:tc>
        <w:tc>
          <w:tcPr>
            <w:tcW w:w="17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C2DA65" w14:textId="3857A871" w:rsidR="00B1084B" w:rsidRPr="005E40C2" w:rsidDel="00C10FB1" w:rsidRDefault="005E40C2" w:rsidP="00B1084B">
            <w:pPr>
              <w:rPr>
                <w:del w:id="258" w:author="Yijia Cheng" w:date="2017-03-21T11:00:00Z"/>
                <w:rFonts w:ascii="Arial Black" w:eastAsia="Times New Roman" w:hAnsi="Arial Black" w:cs="Times New Roman"/>
                <w:sz w:val="20"/>
                <w:szCs w:val="20"/>
              </w:rPr>
            </w:pPr>
            <w:del w:id="259" w:author="Yijia Cheng" w:date="2017-03-21T11:00:00Z">
              <w:r w:rsidDel="00C10FB1">
                <w:rPr>
                  <w:rFonts w:ascii="Arial Black" w:eastAsia="Times New Roman" w:hAnsi="Arial Black" w:cs="Calibri"/>
                  <w:color w:val="000000"/>
                  <w:sz w:val="20"/>
                  <w:szCs w:val="20"/>
                </w:rPr>
                <w:delText>F</w:delText>
              </w:r>
              <w:r w:rsidR="00B1084B" w:rsidRPr="005E40C2" w:rsidDel="00C10FB1">
                <w:rPr>
                  <w:rFonts w:ascii="Arial Black" w:eastAsia="Times New Roman" w:hAnsi="Arial Black" w:cs="Calibri"/>
                  <w:color w:val="000000"/>
                  <w:sz w:val="20"/>
                  <w:szCs w:val="20"/>
                </w:rPr>
                <w:delText>orum</w:delText>
              </w:r>
            </w:del>
          </w:p>
        </w:tc>
        <w:tc>
          <w:tcPr>
            <w:tcW w:w="1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412F95" w14:textId="2A27480C" w:rsidR="00B1084B" w:rsidRPr="005E40C2" w:rsidDel="00C10FB1" w:rsidRDefault="00B1084B" w:rsidP="00B1084B">
            <w:pPr>
              <w:rPr>
                <w:del w:id="260" w:author="Yijia Cheng" w:date="2017-03-21T11:00:00Z"/>
                <w:rFonts w:ascii="Arial Black" w:eastAsia="Times New Roman" w:hAnsi="Arial Black" w:cs="Times New Roman"/>
                <w:sz w:val="20"/>
                <w:szCs w:val="20"/>
              </w:rPr>
            </w:pPr>
            <w:del w:id="261" w:author="Yijia Cheng" w:date="2017-03-21T11:00:00Z">
              <w:r w:rsidRPr="005E40C2" w:rsidDel="00C10FB1">
                <w:rPr>
                  <w:rFonts w:ascii="Arial Black" w:eastAsia="Times New Roman" w:hAnsi="Arial Black" w:cs="Calibri"/>
                  <w:color w:val="000000"/>
                  <w:sz w:val="20"/>
                  <w:szCs w:val="20"/>
                </w:rPr>
                <w:delText>About us</w:delText>
              </w:r>
            </w:del>
          </w:p>
        </w:tc>
        <w:tc>
          <w:tcPr>
            <w:tcW w:w="22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CB2744" w14:textId="6C49B4DD" w:rsidR="00B1084B" w:rsidRPr="005E40C2" w:rsidDel="00C10FB1" w:rsidRDefault="00B1084B" w:rsidP="00B1084B">
            <w:pPr>
              <w:rPr>
                <w:del w:id="262" w:author="Yijia Cheng" w:date="2017-03-21T11:00:00Z"/>
                <w:rFonts w:ascii="Arial Black" w:eastAsia="Times New Roman" w:hAnsi="Arial Black" w:cs="Times New Roman"/>
                <w:sz w:val="20"/>
                <w:szCs w:val="20"/>
              </w:rPr>
            </w:pPr>
            <w:del w:id="263" w:author="Yijia Cheng" w:date="2017-03-21T11:00:00Z">
              <w:r w:rsidRPr="005E40C2" w:rsidDel="00C10FB1">
                <w:rPr>
                  <w:rFonts w:ascii="Arial Black" w:eastAsia="Times New Roman" w:hAnsi="Arial Black" w:cs="Calibri"/>
                  <w:color w:val="000000"/>
                  <w:sz w:val="20"/>
                  <w:szCs w:val="20"/>
                </w:rPr>
                <w:delText>Contact us</w:delText>
              </w:r>
            </w:del>
          </w:p>
        </w:tc>
      </w:tr>
      <w:tr w:rsidR="00B1084B" w:rsidRPr="00E81DB3" w:rsidDel="00C10FB1" w14:paraId="1BA62A7D" w14:textId="549BFE14" w:rsidTr="00B1084B">
        <w:trPr>
          <w:trHeight w:val="7202"/>
          <w:del w:id="264" w:author="Yijia Cheng" w:date="2017-03-21T11:00:00Z"/>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11C719" w14:textId="0A681D2A" w:rsidR="00B1084B" w:rsidDel="00C10FB1" w:rsidRDefault="00B1084B" w:rsidP="00B1084B">
            <w:pPr>
              <w:rPr>
                <w:del w:id="265" w:author="Yijia Cheng" w:date="2017-03-21T11:00:00Z"/>
                <w:rFonts w:ascii="Calibri" w:eastAsia="Times New Roman" w:hAnsi="Calibri" w:cs="Calibri"/>
                <w:color w:val="000000"/>
                <w:sz w:val="16"/>
                <w:szCs w:val="16"/>
              </w:rPr>
            </w:pPr>
          </w:p>
          <w:p w14:paraId="640FCAE5" w14:textId="57338D5A" w:rsidR="00B1084B" w:rsidDel="00C10FB1" w:rsidRDefault="00B1084B" w:rsidP="00B1084B">
            <w:pPr>
              <w:rPr>
                <w:del w:id="266" w:author="Yijia Cheng" w:date="2017-03-21T11:00:00Z"/>
                <w:rFonts w:ascii="Calibri" w:eastAsia="Times New Roman" w:hAnsi="Calibri" w:cs="Calibri"/>
                <w:color w:val="000000"/>
                <w:sz w:val="16"/>
                <w:szCs w:val="16"/>
              </w:rPr>
            </w:pPr>
          </w:p>
          <w:p w14:paraId="4CE7919A" w14:textId="3C34B0B7" w:rsidR="00B1084B" w:rsidDel="00C10FB1" w:rsidRDefault="00B1084B" w:rsidP="00B1084B">
            <w:pPr>
              <w:rPr>
                <w:del w:id="267" w:author="Yijia Cheng" w:date="2017-03-21T11:00:00Z"/>
                <w:rFonts w:ascii="Calibri" w:eastAsia="Times New Roman" w:hAnsi="Calibri" w:cs="Calibri"/>
                <w:color w:val="000000"/>
                <w:sz w:val="16"/>
                <w:szCs w:val="16"/>
              </w:rPr>
            </w:pPr>
            <w:del w:id="268" w:author="Yijia Cheng" w:date="2017-03-21T11:00:00Z">
              <w:r w:rsidDel="00C10FB1">
                <w:rPr>
                  <w:rFonts w:ascii="Calibri" w:eastAsia="Times New Roman" w:hAnsi="Calibri" w:cs="Calibri"/>
                  <w:noProof/>
                  <w:color w:val="000000"/>
                  <w:sz w:val="16"/>
                  <w:szCs w:val="16"/>
                </w:rPr>
                <w:drawing>
                  <wp:inline distT="0" distB="0" distL="0" distR="0" wp14:anchorId="14964A57" wp14:editId="64AEB974">
                    <wp:extent cx="5753100" cy="2468880"/>
                    <wp:effectExtent l="0" t="0" r="19050" b="2667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del>
          </w:p>
          <w:p w14:paraId="6AC995B0" w14:textId="4C6C1EF1" w:rsidR="00B1084B" w:rsidDel="00C10FB1" w:rsidRDefault="00B1084B" w:rsidP="00B1084B">
            <w:pPr>
              <w:rPr>
                <w:del w:id="269" w:author="Yijia Cheng" w:date="2017-03-21T11:00:00Z"/>
                <w:rFonts w:ascii="Calibri" w:eastAsia="Times New Roman" w:hAnsi="Calibri" w:cs="Calibri"/>
                <w:color w:val="000000"/>
                <w:sz w:val="16"/>
                <w:szCs w:val="16"/>
              </w:rPr>
            </w:pPr>
          </w:p>
          <w:p w14:paraId="52806B7C" w14:textId="6AEBE1CF" w:rsidR="00B1084B" w:rsidDel="00C10FB1" w:rsidRDefault="00B1084B" w:rsidP="00B1084B">
            <w:pPr>
              <w:rPr>
                <w:del w:id="270" w:author="Yijia Cheng" w:date="2017-03-21T11:00:00Z"/>
                <w:rFonts w:ascii="Calibri" w:eastAsia="Times New Roman" w:hAnsi="Calibri" w:cs="Calibri"/>
                <w:color w:val="000000"/>
                <w:sz w:val="16"/>
                <w:szCs w:val="16"/>
              </w:rPr>
            </w:pPr>
          </w:p>
          <w:p w14:paraId="23A85947" w14:textId="7642AF5E" w:rsidR="00B1084B" w:rsidDel="00C10FB1" w:rsidRDefault="00B1084B" w:rsidP="00B1084B">
            <w:pPr>
              <w:rPr>
                <w:del w:id="271" w:author="Yijia Cheng" w:date="2017-03-21T11:00:00Z"/>
                <w:rFonts w:ascii="Calibri" w:eastAsia="Times New Roman" w:hAnsi="Calibri" w:cs="Calibri"/>
                <w:color w:val="000000"/>
                <w:sz w:val="16"/>
                <w:szCs w:val="16"/>
              </w:rPr>
            </w:pPr>
          </w:p>
          <w:p w14:paraId="0C75BB7C" w14:textId="6D0ADBB7" w:rsidR="00B1084B" w:rsidRPr="00E81DB3" w:rsidDel="00C10FB1" w:rsidRDefault="00B1084B" w:rsidP="00B1084B">
            <w:pPr>
              <w:rPr>
                <w:del w:id="272" w:author="Yijia Cheng" w:date="2017-03-21T11:00:00Z"/>
                <w:rFonts w:ascii="Calibri" w:eastAsia="Times New Roman" w:hAnsi="Calibri" w:cs="Calibri"/>
                <w:color w:val="000000"/>
                <w:sz w:val="16"/>
                <w:szCs w:val="16"/>
              </w:rPr>
            </w:pPr>
            <w:del w:id="273" w:author="Yijia Cheng" w:date="2017-03-21T11:00:00Z">
              <w:r w:rsidRPr="000404C7" w:rsidDel="00C10FB1">
                <w:rPr>
                  <w:rFonts w:ascii="Calibri" w:eastAsia="Times New Roman" w:hAnsi="Calibri" w:cs="Calibri"/>
                  <w:noProof/>
                  <w:color w:val="000000"/>
                  <w:sz w:val="16"/>
                  <w:szCs w:val="16"/>
                </w:rPr>
                <mc:AlternateContent>
                  <mc:Choice Requires="wps">
                    <w:drawing>
                      <wp:anchor distT="91440" distB="91440" distL="114300" distR="114300" simplePos="0" relativeHeight="251737088" behindDoc="0" locked="0" layoutInCell="1" allowOverlap="1" wp14:anchorId="1E0D8CC8" wp14:editId="08DE8EE1">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67C655E" w14:textId="77777777" w:rsidR="00CE6BD9" w:rsidRDefault="00CE6BD9" w:rsidP="00B1084B">
                                    <w:pPr>
                                      <w:pBdr>
                                        <w:top w:val="single" w:sz="24" w:space="8" w:color="5B9BD5" w:themeColor="accent1"/>
                                        <w:bottom w:val="single" w:sz="24" w:space="8" w:color="5B9BD5" w:themeColor="accent1"/>
                                      </w:pBdr>
                                      <w:rPr>
                                        <w:i/>
                                        <w:iCs/>
                                        <w:color w:val="5B9BD5" w:themeColor="accent1"/>
                                        <w:sz w:val="24"/>
                                        <w:szCs w:val="24"/>
                                      </w:rPr>
                                    </w:pPr>
                                    <w:r>
                                      <w:rPr>
                                        <w:i/>
                                        <w:iCs/>
                                        <w:color w:val="5B9BD5" w:themeColor="accent1"/>
                                        <w:sz w:val="24"/>
                                        <w:szCs w:val="24"/>
                                      </w:rPr>
                                      <w:t>Introduce the cuisine style of the flavor which the mouse hovers on</w:t>
                                    </w:r>
                                  </w:p>
                                  <w:p w14:paraId="4D49C494" w14:textId="77777777" w:rsidR="00CE6BD9" w:rsidRDefault="00CE6BD9" w:rsidP="00B1084B">
                                    <w:pPr>
                                      <w:pBdr>
                                        <w:top w:val="single" w:sz="24" w:space="8" w:color="5B9BD5" w:themeColor="accent1"/>
                                        <w:bottom w:val="single" w:sz="24" w:space="8" w:color="5B9BD5" w:themeColor="accent1"/>
                                      </w:pBdr>
                                      <w:rPr>
                                        <w:i/>
                                        <w:iCs/>
                                        <w:color w:val="5B9BD5" w:themeColor="accent1"/>
                                        <w:sz w:val="24"/>
                                        <w:szCs w:val="24"/>
                                      </w:rPr>
                                    </w:pPr>
                                  </w:p>
                                  <w:p w14:paraId="22073E28" w14:textId="77777777" w:rsidR="00CE6BD9" w:rsidRDefault="00CE6BD9" w:rsidP="00B1084B">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szCs w:val="24"/>
                                      </w:rPr>
                                      <w:t>xxxxxxxxxxxxxxxxxxxxxxxxxxxxxxxxxxxxxxxxxxxxxxxxxxxxxxxxxxxxxxxxxxxxxxxxxxxxxxxxxxxxxxxxxxxxxxxxxx</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E0D8CC8" id="_x0000_t202" coordsize="21600,21600" o:spt="202" path="m,l,21600r21600,l21600,xe">
                        <v:stroke joinstyle="miter"/>
                        <v:path gradientshapeok="t" o:connecttype="rect"/>
                      </v:shapetype>
                      <v:shape id="Text Box 2" o:spid="_x0000_s1029" type="#_x0000_t202" style="position:absolute;left:0;text-align:left;margin-left:0;margin-top:21.6pt;width:273.6pt;height:110.55pt;z-index:25173708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fit-shape-to-text:t">
                          <w:txbxContent>
                            <w:p w14:paraId="667C655E" w14:textId="77777777" w:rsidR="00CE6BD9" w:rsidRDefault="00CE6BD9" w:rsidP="00B1084B">
                              <w:pPr>
                                <w:pBdr>
                                  <w:top w:val="single" w:sz="24" w:space="8" w:color="5B9BD5" w:themeColor="accent1"/>
                                  <w:bottom w:val="single" w:sz="24" w:space="8" w:color="5B9BD5" w:themeColor="accent1"/>
                                </w:pBdr>
                                <w:rPr>
                                  <w:i/>
                                  <w:iCs/>
                                  <w:color w:val="5B9BD5" w:themeColor="accent1"/>
                                  <w:sz w:val="24"/>
                                  <w:szCs w:val="24"/>
                                </w:rPr>
                              </w:pPr>
                              <w:r>
                                <w:rPr>
                                  <w:i/>
                                  <w:iCs/>
                                  <w:color w:val="5B9BD5" w:themeColor="accent1"/>
                                  <w:sz w:val="24"/>
                                  <w:szCs w:val="24"/>
                                </w:rPr>
                                <w:t>Introduce the cuisine style of the flavor which the mouse hovers on</w:t>
                              </w:r>
                            </w:p>
                            <w:p w14:paraId="4D49C494" w14:textId="77777777" w:rsidR="00CE6BD9" w:rsidRDefault="00CE6BD9" w:rsidP="00B1084B">
                              <w:pPr>
                                <w:pBdr>
                                  <w:top w:val="single" w:sz="24" w:space="8" w:color="5B9BD5" w:themeColor="accent1"/>
                                  <w:bottom w:val="single" w:sz="24" w:space="8" w:color="5B9BD5" w:themeColor="accent1"/>
                                </w:pBdr>
                                <w:rPr>
                                  <w:i/>
                                  <w:iCs/>
                                  <w:color w:val="5B9BD5" w:themeColor="accent1"/>
                                  <w:sz w:val="24"/>
                                  <w:szCs w:val="24"/>
                                </w:rPr>
                              </w:pPr>
                            </w:p>
                            <w:p w14:paraId="22073E28" w14:textId="77777777" w:rsidR="00CE6BD9" w:rsidRDefault="00CE6BD9" w:rsidP="00B1084B">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szCs w:val="24"/>
                                </w:rPr>
                                <w:t>xxxxxxxxxxxxxxxxxxxxxxxxxxxxxxxxxxxxxxxxxxxxxxxxxxxxxxxxxxxxxxxxxxxxxxxxxxxxxxxxxxxxxxxxxxxxxxxxxx</w:t>
                              </w:r>
                            </w:p>
                          </w:txbxContent>
                        </v:textbox>
                        <w10:wrap type="topAndBottom" anchorx="page"/>
                      </v:shape>
                    </w:pict>
                  </mc:Fallback>
                </mc:AlternateContent>
              </w:r>
              <w:r w:rsidDel="00C10FB1">
                <w:rPr>
                  <w:rStyle w:val="CommentReference"/>
                </w:rPr>
                <w:commentReference w:id="274"/>
              </w:r>
            </w:del>
          </w:p>
        </w:tc>
      </w:tr>
      <w:tr w:rsidR="00B1084B" w:rsidRPr="00E81DB3" w:rsidDel="00C10FB1" w14:paraId="59721A1C" w14:textId="56E74E8C" w:rsidTr="00B1084B">
        <w:trPr>
          <w:trHeight w:val="225"/>
          <w:del w:id="275" w:author="Yijia Cheng" w:date="2017-03-21T11:00:00Z"/>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B8B7DB" w14:textId="687E78A5" w:rsidR="00B1084B" w:rsidRPr="00E81DB3" w:rsidDel="00C10FB1" w:rsidRDefault="00B1084B" w:rsidP="00B1084B">
            <w:pPr>
              <w:tabs>
                <w:tab w:val="left" w:pos="7548"/>
              </w:tabs>
              <w:jc w:val="center"/>
              <w:rPr>
                <w:del w:id="276" w:author="Yijia Cheng" w:date="2017-03-21T11:00:00Z"/>
                <w:rFonts w:ascii="Calibri" w:eastAsia="Times New Roman" w:hAnsi="Calibri" w:cs="Calibri"/>
                <w:color w:val="000000"/>
                <w:sz w:val="16"/>
                <w:szCs w:val="16"/>
              </w:rPr>
            </w:pPr>
            <w:del w:id="277" w:author="Yijia Cheng" w:date="2017-03-21T11:00:00Z">
              <w:r w:rsidDel="00C10FB1">
                <w:rPr>
                  <w:rFonts w:ascii="Calibri" w:eastAsia="Times New Roman" w:hAnsi="Calibri" w:cs="Calibri"/>
                  <w:color w:val="000000"/>
                  <w:sz w:val="16"/>
                  <w:szCs w:val="16"/>
                </w:rPr>
                <w:delText>Footer</w:delText>
              </w:r>
            </w:del>
          </w:p>
        </w:tc>
      </w:tr>
    </w:tbl>
    <w:p w14:paraId="2D1F68C2" w14:textId="02BD2D53" w:rsidR="007F100B" w:rsidDel="00C10FB1" w:rsidRDefault="007F100B" w:rsidP="00FC44D6">
      <w:pPr>
        <w:rPr>
          <w:del w:id="278" w:author="Yijia Cheng" w:date="2017-03-21T11:00:00Z"/>
          <w:rFonts w:ascii="Times New Roman" w:hAnsi="Times New Roman" w:cs="Times New Roman"/>
          <w:sz w:val="24"/>
          <w:szCs w:val="24"/>
        </w:rPr>
      </w:pPr>
    </w:p>
    <w:p w14:paraId="2B2E53F9" w14:textId="3632F732" w:rsidR="0076243E" w:rsidRPr="007F100B" w:rsidDel="00C10FB1" w:rsidRDefault="007F100B" w:rsidP="007F100B">
      <w:pPr>
        <w:widowControl/>
        <w:jc w:val="left"/>
        <w:rPr>
          <w:del w:id="279" w:author="Yijia Cheng" w:date="2017-03-21T11:00:00Z"/>
          <w:rFonts w:ascii="Times New Roman" w:hAnsi="Times New Roman" w:cs="Times New Roman"/>
          <w:sz w:val="24"/>
          <w:szCs w:val="24"/>
        </w:rPr>
      </w:pPr>
      <w:del w:id="280" w:author="Yijia Cheng" w:date="2017-03-21T11:00:00Z">
        <w:r w:rsidDel="00C10FB1">
          <w:rPr>
            <w:rFonts w:ascii="Times New Roman" w:hAnsi="Times New Roman" w:cs="Times New Roman"/>
            <w:sz w:val="24"/>
            <w:szCs w:val="24"/>
          </w:rPr>
          <w:br w:type="page"/>
        </w:r>
        <w:r w:rsidR="00307A71" w:rsidDel="00C10FB1">
          <w:rPr>
            <w:rFonts w:ascii="Times New Roman" w:hAnsi="Times New Roman" w:cs="Times New Roman"/>
            <w:sz w:val="24"/>
            <w:szCs w:val="24"/>
          </w:rPr>
          <w:tab/>
        </w:r>
      </w:del>
    </w:p>
    <w:p w14:paraId="7437DD16" w14:textId="2E28D5C2" w:rsidR="006739CA" w:rsidRPr="000B5DF7" w:rsidDel="00C10FB1" w:rsidRDefault="006739CA" w:rsidP="006D5B8A">
      <w:pPr>
        <w:rPr>
          <w:del w:id="281" w:author="Yijia Cheng" w:date="2017-03-21T11:00:00Z"/>
          <w:b/>
          <w:sz w:val="28"/>
          <w:szCs w:val="28"/>
          <w:u w:val="single"/>
        </w:rPr>
      </w:pPr>
      <w:del w:id="282" w:author="Yijia Cheng" w:date="2017-03-21T11:00:00Z">
        <w:r w:rsidRPr="000B5DF7" w:rsidDel="00C10FB1">
          <w:rPr>
            <w:rFonts w:hint="eastAsia"/>
            <w:b/>
            <w:sz w:val="28"/>
            <w:szCs w:val="28"/>
            <w:u w:val="single"/>
          </w:rPr>
          <w:delText>Flavor</w:delText>
        </w:r>
        <w:r w:rsidRPr="000B5DF7" w:rsidDel="00C10FB1">
          <w:rPr>
            <w:b/>
            <w:sz w:val="28"/>
            <w:szCs w:val="28"/>
            <w:u w:val="single"/>
          </w:rPr>
          <w:delText xml:space="preserve"> 1</w:delText>
        </w:r>
        <w:r w:rsidR="0043432B" w:rsidRPr="000B5DF7" w:rsidDel="00C10FB1">
          <w:rPr>
            <w:b/>
            <w:sz w:val="28"/>
            <w:szCs w:val="28"/>
            <w:u w:val="single"/>
          </w:rPr>
          <w:delText>- Sour:</w:delText>
        </w:r>
      </w:del>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rsidDel="00C10FB1" w14:paraId="289DA221" w14:textId="492C880F" w:rsidTr="00515B74">
        <w:trPr>
          <w:trHeight w:val="1698"/>
          <w:del w:id="283" w:author="Yijia Cheng" w:date="2017-03-21T11:00:00Z"/>
        </w:trPr>
        <w:tc>
          <w:tcPr>
            <w:tcW w:w="7848" w:type="dxa"/>
            <w:gridSpan w:val="5"/>
            <w:shd w:val="clear" w:color="auto" w:fill="auto"/>
          </w:tcPr>
          <w:p w14:paraId="3AB764AA" w14:textId="1D866DBC" w:rsidR="00B1084B" w:rsidRPr="00515B74" w:rsidDel="00C10FB1" w:rsidRDefault="00515B74" w:rsidP="0020364C">
            <w:pPr>
              <w:tabs>
                <w:tab w:val="left" w:pos="696"/>
                <w:tab w:val="left" w:pos="1788"/>
                <w:tab w:val="center" w:pos="3154"/>
              </w:tabs>
              <w:spacing w:before="240"/>
              <w:jc w:val="center"/>
              <w:rPr>
                <w:del w:id="284" w:author="Yijia Cheng" w:date="2017-03-21T11:00:00Z"/>
                <w:rFonts w:ascii="AR CENA" w:hAnsi="AR CENA" w:cs="Calibri"/>
                <w:color w:val="FFFFFF" w:themeColor="background1"/>
                <w:sz w:val="72"/>
                <w:szCs w:val="72"/>
              </w:rPr>
            </w:pPr>
            <w:del w:id="285" w:author="Yijia Cheng" w:date="2017-03-21T11:00:00Z">
              <w:r w:rsidDel="00C10FB1">
                <w:rPr>
                  <w:rFonts w:ascii="AR CENA" w:hAnsi="AR CENA" w:cs="Calibri"/>
                  <w:noProof/>
                  <w:sz w:val="72"/>
                  <w:szCs w:val="72"/>
                </w:rPr>
                <mc:AlternateContent>
                  <mc:Choice Requires="wps">
                    <w:drawing>
                      <wp:anchor distT="0" distB="0" distL="114300" distR="114300" simplePos="0" relativeHeight="251758592" behindDoc="0" locked="0" layoutInCell="1" allowOverlap="1" wp14:anchorId="205E04BB" wp14:editId="4A2A82CE">
                        <wp:simplePos x="0" y="0"/>
                        <wp:positionH relativeFrom="column">
                          <wp:posOffset>142102</wp:posOffset>
                        </wp:positionH>
                        <wp:positionV relativeFrom="paragraph">
                          <wp:posOffset>87095</wp:posOffset>
                        </wp:positionV>
                        <wp:extent cx="611747" cy="598868"/>
                        <wp:effectExtent l="0" t="0" r="17145" b="10795"/>
                        <wp:wrapNone/>
                        <wp:docPr id="296" name="Oval 296"/>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276062CD" w14:textId="77777777" w:rsidR="00CE6BD9" w:rsidRPr="00515B74" w:rsidRDefault="00CE6BD9"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E04BB" id="Oval 296" o:spid="_x0000_s1030" style="position:absolute;left:0;text-align:left;margin-left:11.2pt;margin-top:6.85pt;width:48.15pt;height:47.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" fillcolor="white [3201]" strokecolor="black [3200]" strokeweight="1pt">
                        <v:stroke joinstyle="miter"/>
                        <v:textbox>
                          <w:txbxContent>
                            <w:p w14:paraId="276062CD" w14:textId="77777777" w:rsidR="00CE6BD9" w:rsidRPr="00515B74" w:rsidRDefault="00CE6BD9" w:rsidP="00515B74">
                              <w:pPr>
                                <w:jc w:val="center"/>
                                <w:rPr>
                                  <w:b/>
                                  <w:i/>
                                  <w:sz w:val="15"/>
                                  <w:szCs w:val="15"/>
                                </w:rPr>
                              </w:pPr>
                              <w:r w:rsidRPr="00515B74">
                                <w:rPr>
                                  <w:rFonts w:hint="eastAsia"/>
                                  <w:b/>
                                  <w:i/>
                                  <w:sz w:val="15"/>
                                  <w:szCs w:val="15"/>
                                </w:rPr>
                                <w:t>LOGO</w:t>
                              </w:r>
                            </w:p>
                          </w:txbxContent>
                        </v:textbox>
                      </v:oval>
                    </w:pict>
                  </mc:Fallback>
                </mc:AlternateContent>
              </w:r>
              <w:r w:rsidR="00B1084B" w:rsidDel="00C10FB1">
                <w:rPr>
                  <w:rFonts w:ascii="AR CENA" w:hAnsi="AR CENA" w:cs="Calibri"/>
                  <w:sz w:val="72"/>
                  <w:szCs w:val="72"/>
                </w:rPr>
                <w:delText>Sour</w:delText>
              </w:r>
            </w:del>
          </w:p>
        </w:tc>
      </w:tr>
      <w:tr w:rsidR="00B1084B" w:rsidDel="00C10FB1" w14:paraId="20F6EAFD" w14:textId="1B161346" w:rsidTr="00515B74">
        <w:trPr>
          <w:trHeight w:val="357"/>
          <w:del w:id="286" w:author="Yijia Cheng" w:date="2017-03-21T11:00:00Z"/>
        </w:trPr>
        <w:tc>
          <w:tcPr>
            <w:tcW w:w="1392" w:type="dxa"/>
            <w:shd w:val="clear" w:color="auto" w:fill="auto"/>
          </w:tcPr>
          <w:p w14:paraId="426193B2" w14:textId="78BFF007" w:rsidR="00B1084B" w:rsidRPr="0098281F" w:rsidDel="00C10FB1" w:rsidRDefault="00B1084B" w:rsidP="0020364C">
            <w:pPr>
              <w:pStyle w:val="ListParagraph"/>
              <w:ind w:firstLineChars="0" w:firstLine="0"/>
              <w:jc w:val="center"/>
              <w:rPr>
                <w:del w:id="287" w:author="Yijia Cheng" w:date="2017-03-21T11:00:00Z"/>
                <w:rFonts w:ascii="Arial Black" w:hAnsi="Arial Black" w:cs="Calibri"/>
                <w:sz w:val="16"/>
                <w:szCs w:val="16"/>
              </w:rPr>
            </w:pPr>
            <w:del w:id="288" w:author="Yijia Cheng" w:date="2017-03-21T11:00:00Z">
              <w:r w:rsidRPr="0098281F" w:rsidDel="00C10FB1">
                <w:rPr>
                  <w:rFonts w:ascii="Arial Black" w:hAnsi="Arial Black" w:cs="Calibri"/>
                  <w:sz w:val="16"/>
                  <w:szCs w:val="16"/>
                </w:rPr>
                <w:delText>Home</w:delText>
              </w:r>
            </w:del>
          </w:p>
        </w:tc>
        <w:tc>
          <w:tcPr>
            <w:tcW w:w="1535" w:type="dxa"/>
            <w:shd w:val="clear" w:color="auto" w:fill="auto"/>
          </w:tcPr>
          <w:p w14:paraId="346BE6FC" w14:textId="162631A0" w:rsidR="00B1084B" w:rsidRPr="0098281F" w:rsidDel="00C10FB1" w:rsidRDefault="00B1084B" w:rsidP="0020364C">
            <w:pPr>
              <w:pStyle w:val="ListParagraph"/>
              <w:ind w:firstLineChars="0" w:firstLine="0"/>
              <w:jc w:val="center"/>
              <w:rPr>
                <w:del w:id="289" w:author="Yijia Cheng" w:date="2017-03-21T11:00:00Z"/>
                <w:rFonts w:ascii="Arial Black" w:hAnsi="Arial Black" w:cs="Calibri"/>
                <w:sz w:val="16"/>
                <w:szCs w:val="16"/>
              </w:rPr>
            </w:pPr>
            <w:del w:id="290" w:author="Yijia Cheng" w:date="2017-03-21T11:00:00Z">
              <w:r w:rsidRPr="0098281F" w:rsidDel="00C10FB1">
                <w:rPr>
                  <w:rFonts w:ascii="Arial Black" w:hAnsi="Arial Black" w:cs="Calibri"/>
                  <w:sz w:val="16"/>
                  <w:szCs w:val="16"/>
                </w:rPr>
                <w:delText>Five Flavors</w:delText>
              </w:r>
            </w:del>
          </w:p>
        </w:tc>
        <w:tc>
          <w:tcPr>
            <w:tcW w:w="1401" w:type="dxa"/>
            <w:shd w:val="clear" w:color="auto" w:fill="auto"/>
          </w:tcPr>
          <w:p w14:paraId="2A892ACA" w14:textId="0EB5B2F7" w:rsidR="00B1084B" w:rsidRPr="0098281F" w:rsidDel="00C10FB1" w:rsidRDefault="00B1084B" w:rsidP="0020364C">
            <w:pPr>
              <w:pStyle w:val="ListParagraph"/>
              <w:ind w:firstLineChars="0" w:firstLine="0"/>
              <w:jc w:val="center"/>
              <w:rPr>
                <w:del w:id="291" w:author="Yijia Cheng" w:date="2017-03-21T11:00:00Z"/>
                <w:rFonts w:ascii="Arial Black" w:hAnsi="Arial Black" w:cs="Calibri"/>
                <w:sz w:val="16"/>
                <w:szCs w:val="16"/>
              </w:rPr>
            </w:pPr>
            <w:del w:id="292" w:author="Yijia Cheng" w:date="2017-03-21T11:00:00Z">
              <w:r w:rsidRPr="0098281F" w:rsidDel="00C10FB1">
                <w:rPr>
                  <w:rFonts w:ascii="Arial Black" w:hAnsi="Arial Black" w:cs="Calibri"/>
                  <w:sz w:val="16"/>
                  <w:szCs w:val="16"/>
                </w:rPr>
                <w:delText>Forum</w:delText>
              </w:r>
            </w:del>
          </w:p>
        </w:tc>
        <w:tc>
          <w:tcPr>
            <w:tcW w:w="1733" w:type="dxa"/>
            <w:shd w:val="clear" w:color="auto" w:fill="auto"/>
          </w:tcPr>
          <w:p w14:paraId="6B3B47AB" w14:textId="5D1337E8" w:rsidR="00B1084B" w:rsidRPr="0098281F" w:rsidDel="00C10FB1" w:rsidRDefault="00B1084B" w:rsidP="0020364C">
            <w:pPr>
              <w:pStyle w:val="ListParagraph"/>
              <w:ind w:firstLineChars="0" w:firstLine="0"/>
              <w:jc w:val="center"/>
              <w:rPr>
                <w:del w:id="293" w:author="Yijia Cheng" w:date="2017-03-21T11:00:00Z"/>
                <w:rFonts w:ascii="Arial Black" w:hAnsi="Arial Black" w:cs="Calibri"/>
                <w:sz w:val="16"/>
                <w:szCs w:val="16"/>
              </w:rPr>
            </w:pPr>
            <w:del w:id="294" w:author="Yijia Cheng" w:date="2017-03-21T11:00:00Z">
              <w:r w:rsidRPr="0098281F" w:rsidDel="00C10FB1">
                <w:rPr>
                  <w:rFonts w:ascii="Arial Black" w:hAnsi="Arial Black" w:cs="Calibri"/>
                  <w:sz w:val="16"/>
                  <w:szCs w:val="16"/>
                </w:rPr>
                <w:delText>About Us</w:delText>
              </w:r>
            </w:del>
          </w:p>
        </w:tc>
        <w:tc>
          <w:tcPr>
            <w:tcW w:w="1785" w:type="dxa"/>
            <w:shd w:val="clear" w:color="auto" w:fill="auto"/>
          </w:tcPr>
          <w:p w14:paraId="5C39657A" w14:textId="71A326D8" w:rsidR="00B1084B" w:rsidRPr="0098281F" w:rsidDel="00C10FB1" w:rsidRDefault="00515B74" w:rsidP="00515B74">
            <w:pPr>
              <w:pStyle w:val="ListParagraph"/>
              <w:tabs>
                <w:tab w:val="left" w:pos="226"/>
                <w:tab w:val="center" w:pos="785"/>
              </w:tabs>
              <w:ind w:firstLineChars="0" w:firstLine="0"/>
              <w:jc w:val="left"/>
              <w:rPr>
                <w:del w:id="295" w:author="Yijia Cheng" w:date="2017-03-21T11:00:00Z"/>
                <w:rFonts w:ascii="Arial Black" w:hAnsi="Arial Black" w:cs="Calibri"/>
                <w:sz w:val="16"/>
                <w:szCs w:val="16"/>
              </w:rPr>
            </w:pPr>
            <w:del w:id="296" w:author="Yijia Cheng" w:date="2017-03-21T11:00:00Z">
              <w:r w:rsidDel="00C10FB1">
                <w:rPr>
                  <w:rFonts w:ascii="Arial Black" w:hAnsi="Arial Black" w:cs="Calibri"/>
                  <w:sz w:val="16"/>
                  <w:szCs w:val="16"/>
                </w:rPr>
                <w:tab/>
              </w:r>
              <w:r w:rsidDel="00C10FB1">
                <w:rPr>
                  <w:rFonts w:ascii="Arial Black" w:hAnsi="Arial Black" w:cs="Calibri"/>
                  <w:sz w:val="16"/>
                  <w:szCs w:val="16"/>
                </w:rPr>
                <w:tab/>
              </w:r>
              <w:r w:rsidR="00B1084B" w:rsidRPr="0098281F" w:rsidDel="00C10FB1">
                <w:rPr>
                  <w:rFonts w:ascii="Arial Black" w:hAnsi="Arial Black" w:cs="Calibri"/>
                  <w:sz w:val="16"/>
                  <w:szCs w:val="16"/>
                </w:rPr>
                <w:delText>Contact Us</w:delText>
              </w:r>
            </w:del>
          </w:p>
        </w:tc>
      </w:tr>
      <w:tr w:rsidR="00B1084B" w:rsidDel="00C10FB1" w14:paraId="3E2B8EC1" w14:textId="1FC27994" w:rsidTr="0020364C">
        <w:trPr>
          <w:trHeight w:val="5568"/>
          <w:del w:id="297" w:author="Yijia Cheng" w:date="2017-03-21T11:00:00Z"/>
        </w:trPr>
        <w:tc>
          <w:tcPr>
            <w:tcW w:w="7848" w:type="dxa"/>
            <w:gridSpan w:val="5"/>
          </w:tcPr>
          <w:p w14:paraId="3BA1B471" w14:textId="632F06F4" w:rsidR="00B1084B" w:rsidRPr="00C17CBC" w:rsidDel="00C10FB1" w:rsidRDefault="00B1084B" w:rsidP="0020364C">
            <w:pPr>
              <w:jc w:val="left"/>
              <w:rPr>
                <w:del w:id="298" w:author="Yijia Cheng" w:date="2017-03-21T11:00:00Z"/>
                <w:sz w:val="16"/>
                <w:szCs w:val="16"/>
              </w:rPr>
            </w:pPr>
            <w:del w:id="299" w:author="Yijia Cheng" w:date="2017-03-21T11:00:00Z">
              <w:r w:rsidRPr="00C17CBC" w:rsidDel="00C10FB1">
                <w:rPr>
                  <w:rFonts w:ascii="Times New Roman" w:hAnsi="Times New Roman" w:cs="Times New Roman"/>
                  <w:sz w:val="20"/>
                  <w:szCs w:val="20"/>
                </w:rPr>
                <w:delText>Representative:</w:delText>
              </w:r>
              <w:r w:rsidRPr="00C17CBC" w:rsidDel="00C10FB1">
                <w:rPr>
                  <w:rFonts w:ascii="Times New Roman" w:hAnsi="Times New Roman" w:cs="Times New Roman"/>
                  <w:sz w:val="20"/>
                  <w:szCs w:val="20"/>
                  <w:shd w:val="clear" w:color="auto" w:fill="FFFFFF"/>
                </w:rPr>
                <w:delText xml:space="preserve"> </w:delText>
              </w:r>
              <w:r w:rsidR="004D38F0" w:rsidDel="00C10FB1">
                <w:rPr>
                  <w:rFonts w:ascii="Times New Roman" w:hAnsi="Times New Roman" w:cs="Times New Roman"/>
                  <w:sz w:val="20"/>
                  <w:szCs w:val="20"/>
                  <w:shd w:val="clear" w:color="auto" w:fill="FFFFFF"/>
                </w:rPr>
                <w:delText>xxxxxx</w:delText>
              </w:r>
              <w:r w:rsidRPr="00C17CBC" w:rsidDel="00C10FB1">
                <w:rPr>
                  <w:rFonts w:ascii="Times New Roman" w:hAnsi="Times New Roman" w:cs="Times New Roman"/>
                  <w:sz w:val="20"/>
                  <w:szCs w:val="20"/>
                  <w:shd w:val="clear" w:color="auto" w:fill="FFFFFF"/>
                </w:rPr>
                <w:delText>Cuisine</w:delText>
              </w:r>
            </w:del>
          </w:p>
          <w:p w14:paraId="4594264C" w14:textId="33BC1906" w:rsidR="00B1084B" w:rsidRPr="00C17CBC" w:rsidDel="00C10FB1" w:rsidRDefault="00B1084B" w:rsidP="0020364C">
            <w:pPr>
              <w:pStyle w:val="ListParagraph"/>
              <w:numPr>
                <w:ilvl w:val="0"/>
                <w:numId w:val="16"/>
              </w:numPr>
              <w:tabs>
                <w:tab w:val="left" w:pos="3002"/>
              </w:tabs>
              <w:ind w:firstLineChars="0"/>
              <w:rPr>
                <w:del w:id="300" w:author="Yijia Cheng" w:date="2017-03-21T11:00:00Z"/>
                <w:rFonts w:ascii="Times New Roman" w:hAnsi="Times New Roman" w:cs="Times New Roman"/>
                <w:b/>
                <w:sz w:val="24"/>
                <w:szCs w:val="24"/>
              </w:rPr>
            </w:pPr>
            <w:del w:id="301" w:author="Yijia Cheng" w:date="2017-03-21T11:00:00Z">
              <w:r w:rsidRPr="00C17CBC" w:rsidDel="00C10FB1">
                <w:rPr>
                  <w:rFonts w:ascii="Times New Roman" w:hAnsi="Times New Roman" w:cs="Times New Roman"/>
                  <w:b/>
                  <w:sz w:val="24"/>
                  <w:szCs w:val="24"/>
                </w:rPr>
                <w:delText>Introduction</w:delText>
              </w:r>
              <w:r w:rsidRPr="00C17CBC" w:rsidDel="00C10FB1">
                <w:rPr>
                  <w:rFonts w:ascii="Times New Roman" w:hAnsi="Times New Roman" w:cs="Times New Roman"/>
                  <w:b/>
                  <w:sz w:val="24"/>
                  <w:szCs w:val="24"/>
                </w:rPr>
                <w:delText>：</w:delText>
              </w:r>
            </w:del>
          </w:p>
          <w:p w14:paraId="5F8E03E1" w14:textId="12CC2091" w:rsidR="00B1084B" w:rsidDel="00C10FB1" w:rsidRDefault="00B1084B" w:rsidP="0020364C">
            <w:pPr>
              <w:pStyle w:val="ListParagraph"/>
              <w:numPr>
                <w:ilvl w:val="0"/>
                <w:numId w:val="17"/>
              </w:numPr>
              <w:tabs>
                <w:tab w:val="left" w:pos="3002"/>
              </w:tabs>
              <w:ind w:firstLineChars="0"/>
              <w:rPr>
                <w:del w:id="302" w:author="Yijia Cheng" w:date="2017-03-21T11:00:00Z"/>
                <w:rFonts w:ascii="Times New Roman" w:hAnsi="Times New Roman" w:cs="Times New Roman"/>
                <w:sz w:val="18"/>
                <w:szCs w:val="18"/>
              </w:rPr>
            </w:pPr>
            <w:del w:id="303" w:author="Yijia Cheng" w:date="2017-03-21T11:00:00Z">
              <w:r w:rsidDel="00C10FB1">
                <w:rPr>
                  <w:rFonts w:ascii="Times New Roman" w:hAnsi="Times New Roman" w:cs="Times New Roman"/>
                  <w:sz w:val="18"/>
                  <w:szCs w:val="18"/>
                </w:rPr>
                <w:delText>A</w:delText>
              </w:r>
              <w:r w:rsidRPr="00C17CBC" w:rsidDel="00C10FB1">
                <w:rPr>
                  <w:rFonts w:ascii="Times New Roman" w:hAnsi="Times New Roman" w:cs="Times New Roman"/>
                  <w:sz w:val="18"/>
                  <w:szCs w:val="18"/>
                </w:rPr>
                <w:delText>rea</w:delText>
              </w:r>
            </w:del>
          </w:p>
          <w:p w14:paraId="6637B982" w14:textId="019A3E6C" w:rsidR="00B1084B" w:rsidDel="00C10FB1" w:rsidRDefault="00B1084B" w:rsidP="0020364C">
            <w:pPr>
              <w:pStyle w:val="ListParagraph"/>
              <w:numPr>
                <w:ilvl w:val="0"/>
                <w:numId w:val="17"/>
              </w:numPr>
              <w:tabs>
                <w:tab w:val="left" w:pos="3002"/>
              </w:tabs>
              <w:ind w:firstLineChars="0"/>
              <w:rPr>
                <w:del w:id="304" w:author="Yijia Cheng" w:date="2017-03-21T11:00:00Z"/>
                <w:rFonts w:ascii="Times New Roman" w:hAnsi="Times New Roman" w:cs="Times New Roman"/>
                <w:sz w:val="18"/>
                <w:szCs w:val="18"/>
              </w:rPr>
            </w:pPr>
            <w:del w:id="305" w:author="Yijia Cheng" w:date="2017-03-21T11:00:00Z">
              <w:r w:rsidDel="00C10FB1">
                <w:rPr>
                  <w:noProof/>
                  <w:sz w:val="16"/>
                  <w:szCs w:val="16"/>
                </w:rPr>
                <mc:AlternateContent>
                  <mc:Choice Requires="wps">
                    <w:drawing>
                      <wp:anchor distT="0" distB="0" distL="114300" distR="114300" simplePos="0" relativeHeight="251749376" behindDoc="0" locked="0" layoutInCell="1" allowOverlap="1" wp14:anchorId="408667F5" wp14:editId="4424B252">
                        <wp:simplePos x="0" y="0"/>
                        <wp:positionH relativeFrom="column">
                          <wp:posOffset>2610279</wp:posOffset>
                        </wp:positionH>
                        <wp:positionV relativeFrom="paragraph">
                          <wp:posOffset>14022</wp:posOffset>
                        </wp:positionV>
                        <wp:extent cx="1435359" cy="1751518"/>
                        <wp:effectExtent l="0" t="0" r="12700" b="20320"/>
                        <wp:wrapNone/>
                        <wp:docPr id="292" name="Rounded Rectangle 292"/>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6667E48A"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667F5" id="Rounded Rectangle 292" o:spid="_x0000_s1031" style="position:absolute;left:0;text-align:left;margin-left:205.55pt;margin-top:1.1pt;width:113pt;height:137.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LZcgIAAC4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" fillcolor="white [3201]" strokecolor="black [3200]" strokeweight="1pt">
                        <v:stroke joinstyle="miter"/>
                        <v:textbox>
                          <w:txbxContent>
                            <w:p w14:paraId="6667E48A"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sidDel="00C10FB1">
                <w:rPr>
                  <w:rFonts w:ascii="Times New Roman" w:hAnsi="Times New Roman" w:cs="Times New Roman"/>
                  <w:sz w:val="18"/>
                  <w:szCs w:val="18"/>
                </w:rPr>
                <w:delText>History</w:delText>
              </w:r>
            </w:del>
          </w:p>
          <w:p w14:paraId="02D4AA37" w14:textId="220D200D" w:rsidR="00B1084B" w:rsidDel="00C10FB1" w:rsidRDefault="00B1084B" w:rsidP="0020364C">
            <w:pPr>
              <w:pStyle w:val="ListParagraph"/>
              <w:numPr>
                <w:ilvl w:val="0"/>
                <w:numId w:val="17"/>
              </w:numPr>
              <w:tabs>
                <w:tab w:val="left" w:pos="3002"/>
              </w:tabs>
              <w:ind w:firstLineChars="0"/>
              <w:rPr>
                <w:del w:id="306" w:author="Yijia Cheng" w:date="2017-03-21T11:00:00Z"/>
                <w:rFonts w:ascii="Times New Roman" w:hAnsi="Times New Roman" w:cs="Times New Roman"/>
                <w:sz w:val="18"/>
                <w:szCs w:val="18"/>
              </w:rPr>
            </w:pPr>
            <w:del w:id="307" w:author="Yijia Cheng" w:date="2017-03-21T11:00:00Z">
              <w:r w:rsidRPr="00C17CBC" w:rsidDel="00C10FB1">
                <w:rPr>
                  <w:rFonts w:ascii="Times New Roman" w:hAnsi="Times New Roman" w:cs="Times New Roman"/>
                  <w:sz w:val="18"/>
                  <w:szCs w:val="18"/>
                </w:rPr>
                <w:delText>Category</w:delText>
              </w:r>
            </w:del>
          </w:p>
          <w:p w14:paraId="3392A85E" w14:textId="1B2AD4CD" w:rsidR="00B1084B" w:rsidDel="00C10FB1" w:rsidRDefault="00B1084B" w:rsidP="0020364C">
            <w:pPr>
              <w:pStyle w:val="ListParagraph"/>
              <w:numPr>
                <w:ilvl w:val="0"/>
                <w:numId w:val="17"/>
              </w:numPr>
              <w:tabs>
                <w:tab w:val="left" w:pos="3002"/>
              </w:tabs>
              <w:ind w:firstLineChars="0"/>
              <w:rPr>
                <w:del w:id="308" w:author="Yijia Cheng" w:date="2017-03-21T11:00:00Z"/>
                <w:rFonts w:ascii="Times New Roman" w:hAnsi="Times New Roman" w:cs="Times New Roman"/>
                <w:sz w:val="18"/>
                <w:szCs w:val="18"/>
              </w:rPr>
            </w:pPr>
            <w:del w:id="309" w:author="Yijia Cheng" w:date="2017-03-21T11:00:00Z">
              <w:r w:rsidDel="00C10FB1">
                <w:rPr>
                  <w:rFonts w:ascii="Times New Roman" w:hAnsi="Times New Roman" w:cs="Times New Roman"/>
                  <w:sz w:val="18"/>
                  <w:szCs w:val="18"/>
                </w:rPr>
                <w:delText>S</w:delText>
              </w:r>
              <w:r w:rsidRPr="00C17CBC" w:rsidDel="00C10FB1">
                <w:rPr>
                  <w:rFonts w:ascii="Times New Roman" w:hAnsi="Times New Roman" w:cs="Times New Roman"/>
                  <w:sz w:val="18"/>
                  <w:szCs w:val="18"/>
                </w:rPr>
                <w:delText>pecialty</w:delText>
              </w:r>
            </w:del>
          </w:p>
          <w:p w14:paraId="1C51F452" w14:textId="0F9DD9AC" w:rsidR="00B1084B" w:rsidRPr="00C17CBC" w:rsidDel="00C10FB1" w:rsidRDefault="00B1084B" w:rsidP="0020364C">
            <w:pPr>
              <w:pStyle w:val="ListParagraph"/>
              <w:tabs>
                <w:tab w:val="left" w:pos="3002"/>
              </w:tabs>
              <w:ind w:left="840" w:firstLineChars="0" w:firstLine="0"/>
              <w:rPr>
                <w:del w:id="310" w:author="Yijia Cheng" w:date="2017-03-21T11:00:00Z"/>
                <w:rFonts w:ascii="Times New Roman" w:hAnsi="Times New Roman" w:cs="Times New Roman"/>
                <w:sz w:val="18"/>
                <w:szCs w:val="18"/>
              </w:rPr>
            </w:pPr>
            <w:del w:id="311" w:author="Yijia Cheng" w:date="2017-03-21T11:00:00Z">
              <w:r w:rsidRPr="00C17CBC" w:rsidDel="00C10FB1">
                <w:rPr>
                  <w:rFonts w:ascii="Times New Roman" w:hAnsi="Times New Roman" w:cs="Times New Roman"/>
                  <w:sz w:val="18"/>
                  <w:szCs w:val="18"/>
                </w:rPr>
                <w:tab/>
              </w:r>
            </w:del>
          </w:p>
          <w:p w14:paraId="0F16B3ED" w14:textId="5FB956E2" w:rsidR="00B1084B" w:rsidDel="00C10FB1" w:rsidRDefault="00B1084B" w:rsidP="0020364C">
            <w:pPr>
              <w:pStyle w:val="ListParagraph"/>
              <w:numPr>
                <w:ilvl w:val="0"/>
                <w:numId w:val="16"/>
              </w:numPr>
              <w:tabs>
                <w:tab w:val="left" w:pos="3002"/>
              </w:tabs>
              <w:ind w:firstLineChars="0"/>
              <w:rPr>
                <w:del w:id="312" w:author="Yijia Cheng" w:date="2017-03-21T11:00:00Z"/>
                <w:rFonts w:ascii="Times New Roman" w:hAnsi="Times New Roman" w:cs="Times New Roman"/>
                <w:b/>
                <w:sz w:val="24"/>
                <w:szCs w:val="24"/>
              </w:rPr>
            </w:pPr>
            <w:del w:id="313" w:author="Yijia Cheng" w:date="2017-03-21T11:00:00Z">
              <w:r w:rsidRPr="00C17CBC" w:rsidDel="00C10FB1">
                <w:rPr>
                  <w:rFonts w:ascii="Times New Roman" w:hAnsi="Times New Roman" w:cs="Times New Roman"/>
                  <w:b/>
                  <w:sz w:val="24"/>
                  <w:szCs w:val="24"/>
                </w:rPr>
                <w:delText xml:space="preserve">Cultural Heritage: </w:delText>
              </w:r>
            </w:del>
          </w:p>
          <w:p w14:paraId="75013F2B" w14:textId="1959A5A9" w:rsidR="00B1084B" w:rsidDel="00C10FB1" w:rsidRDefault="00B1084B" w:rsidP="0020364C">
            <w:pPr>
              <w:pStyle w:val="ListParagraph"/>
              <w:numPr>
                <w:ilvl w:val="0"/>
                <w:numId w:val="18"/>
              </w:numPr>
              <w:tabs>
                <w:tab w:val="left" w:pos="3002"/>
              </w:tabs>
              <w:ind w:firstLineChars="0"/>
              <w:rPr>
                <w:del w:id="314" w:author="Yijia Cheng" w:date="2017-03-21T11:00:00Z"/>
                <w:rFonts w:ascii="Times New Roman" w:hAnsi="Times New Roman" w:cs="Times New Roman"/>
                <w:sz w:val="18"/>
                <w:szCs w:val="18"/>
              </w:rPr>
            </w:pPr>
            <w:del w:id="315" w:author="Yijia Cheng" w:date="2017-03-21T11:00:00Z">
              <w:r w:rsidDel="00C10FB1">
                <w:rPr>
                  <w:rFonts w:ascii="Times New Roman" w:hAnsi="Times New Roman" w:cs="Times New Roman"/>
                  <w:sz w:val="18"/>
                  <w:szCs w:val="18"/>
                </w:rPr>
                <w:delText>M</w:delText>
              </w:r>
              <w:r w:rsidRPr="008422AE" w:rsidDel="00C10FB1">
                <w:rPr>
                  <w:rFonts w:ascii="Times New Roman" w:hAnsi="Times New Roman" w:cs="Times New Roman"/>
                  <w:sz w:val="18"/>
                  <w:szCs w:val="18"/>
                </w:rPr>
                <w:delText>useum</w:delText>
              </w:r>
              <w:r w:rsidDel="00C10FB1">
                <w:rPr>
                  <w:rFonts w:ascii="Times New Roman" w:hAnsi="Times New Roman" w:cs="Times New Roman"/>
                  <w:sz w:val="18"/>
                  <w:szCs w:val="18"/>
                </w:rPr>
                <w:delText>s</w:delText>
              </w:r>
            </w:del>
          </w:p>
          <w:p w14:paraId="4BE15E0A" w14:textId="50A55A32" w:rsidR="00B1084B" w:rsidDel="00C10FB1" w:rsidRDefault="00B1084B" w:rsidP="0020364C">
            <w:pPr>
              <w:pStyle w:val="ListParagraph"/>
              <w:numPr>
                <w:ilvl w:val="0"/>
                <w:numId w:val="18"/>
              </w:numPr>
              <w:tabs>
                <w:tab w:val="left" w:pos="3002"/>
              </w:tabs>
              <w:ind w:firstLineChars="0"/>
              <w:rPr>
                <w:del w:id="316" w:author="Yijia Cheng" w:date="2017-03-21T11:00:00Z"/>
                <w:rFonts w:ascii="Times New Roman" w:hAnsi="Times New Roman" w:cs="Times New Roman"/>
                <w:sz w:val="18"/>
                <w:szCs w:val="18"/>
              </w:rPr>
            </w:pPr>
            <w:del w:id="317" w:author="Yijia Cheng" w:date="2017-03-21T11:00:00Z">
              <w:r w:rsidDel="00C10FB1">
                <w:rPr>
                  <w:rFonts w:ascii="Times New Roman" w:hAnsi="Times New Roman" w:cs="Times New Roman"/>
                  <w:sz w:val="18"/>
                  <w:szCs w:val="18"/>
                </w:rPr>
                <w:delText>Activates</w:delText>
              </w:r>
            </w:del>
          </w:p>
          <w:p w14:paraId="1FE18492" w14:textId="72821D08" w:rsidR="00B1084B" w:rsidRPr="008422AE" w:rsidDel="00C10FB1" w:rsidRDefault="00B1084B" w:rsidP="0020364C">
            <w:pPr>
              <w:tabs>
                <w:tab w:val="left" w:pos="3002"/>
              </w:tabs>
              <w:rPr>
                <w:del w:id="318" w:author="Yijia Cheng" w:date="2017-03-21T11:00:00Z"/>
                <w:rFonts w:ascii="Times New Roman" w:hAnsi="Times New Roman" w:cs="Times New Roman"/>
                <w:sz w:val="18"/>
                <w:szCs w:val="18"/>
              </w:rPr>
            </w:pPr>
          </w:p>
          <w:p w14:paraId="29A78DD6" w14:textId="5ABA903D" w:rsidR="00B1084B" w:rsidDel="00C10FB1" w:rsidRDefault="00B1084B" w:rsidP="0020364C">
            <w:pPr>
              <w:pStyle w:val="ListParagraph"/>
              <w:numPr>
                <w:ilvl w:val="0"/>
                <w:numId w:val="19"/>
              </w:numPr>
              <w:tabs>
                <w:tab w:val="left" w:pos="3002"/>
              </w:tabs>
              <w:ind w:firstLineChars="0"/>
              <w:rPr>
                <w:del w:id="319" w:author="Yijia Cheng" w:date="2017-03-21T11:00:00Z"/>
                <w:rFonts w:ascii="Times New Roman" w:hAnsi="Times New Roman" w:cs="Times New Roman"/>
                <w:b/>
                <w:sz w:val="24"/>
                <w:szCs w:val="24"/>
              </w:rPr>
            </w:pPr>
            <w:del w:id="320" w:author="Yijia Cheng" w:date="2017-03-21T11:00:00Z">
              <w:r w:rsidDel="00C10FB1">
                <w:rPr>
                  <w:rFonts w:ascii="Times New Roman" w:hAnsi="Times New Roman" w:cs="Times New Roman"/>
                  <w:b/>
                  <w:sz w:val="24"/>
                  <w:szCs w:val="24"/>
                </w:rPr>
                <w:delText>Cooking P</w:delText>
              </w:r>
              <w:r w:rsidRPr="008422AE" w:rsidDel="00C10FB1">
                <w:rPr>
                  <w:rFonts w:ascii="Times New Roman" w:hAnsi="Times New Roman" w:cs="Times New Roman"/>
                  <w:b/>
                  <w:sz w:val="24"/>
                  <w:szCs w:val="24"/>
                </w:rPr>
                <w:delText>rocess</w:delText>
              </w:r>
              <w:r w:rsidDel="00C10FB1">
                <w:rPr>
                  <w:rFonts w:ascii="Times New Roman" w:hAnsi="Times New Roman" w:cs="Times New Roman"/>
                  <w:b/>
                  <w:sz w:val="24"/>
                  <w:szCs w:val="24"/>
                </w:rPr>
                <w:delText>:</w:delText>
              </w:r>
            </w:del>
          </w:p>
          <w:p w14:paraId="1BF91872" w14:textId="423C562B" w:rsidR="00B1084B" w:rsidRPr="008422AE" w:rsidDel="00C10FB1" w:rsidRDefault="00B1084B" w:rsidP="0020364C">
            <w:pPr>
              <w:pStyle w:val="ListParagraph"/>
              <w:tabs>
                <w:tab w:val="left" w:pos="3002"/>
              </w:tabs>
              <w:ind w:left="420" w:firstLineChars="0" w:firstLine="0"/>
              <w:rPr>
                <w:del w:id="321" w:author="Yijia Cheng" w:date="2017-03-21T11:00:00Z"/>
                <w:rFonts w:ascii="Times New Roman" w:hAnsi="Times New Roman" w:cs="Times New Roman"/>
                <w:b/>
                <w:sz w:val="24"/>
                <w:szCs w:val="24"/>
              </w:rPr>
            </w:pPr>
          </w:p>
        </w:tc>
      </w:tr>
      <w:tr w:rsidR="00B1084B" w:rsidDel="00C10FB1" w14:paraId="132399AA" w14:textId="096DAFED" w:rsidTr="0020364C">
        <w:trPr>
          <w:trHeight w:val="590"/>
          <w:del w:id="322" w:author="Yijia Cheng" w:date="2017-03-21T11:00:00Z"/>
        </w:trPr>
        <w:tc>
          <w:tcPr>
            <w:tcW w:w="7848" w:type="dxa"/>
            <w:gridSpan w:val="5"/>
          </w:tcPr>
          <w:p w14:paraId="28104494" w14:textId="6FC8E7B3" w:rsidR="00B1084B" w:rsidRPr="005102AE" w:rsidDel="00C10FB1" w:rsidRDefault="00B1084B" w:rsidP="0020364C">
            <w:pPr>
              <w:pStyle w:val="ListParagraph"/>
              <w:ind w:firstLineChars="0" w:firstLine="0"/>
              <w:jc w:val="center"/>
              <w:rPr>
                <w:del w:id="323" w:author="Yijia Cheng" w:date="2017-03-21T11:00:00Z"/>
                <w:rFonts w:ascii="Times New Roman" w:hAnsi="Times New Roman" w:cs="Times New Roman"/>
                <w:sz w:val="16"/>
                <w:szCs w:val="16"/>
              </w:rPr>
            </w:pPr>
            <w:del w:id="324" w:author="Yijia Cheng" w:date="2017-03-21T11:00:00Z">
              <w:r w:rsidRPr="005102AE" w:rsidDel="00C10FB1">
                <w:rPr>
                  <w:rFonts w:ascii="Times New Roman" w:hAnsi="Times New Roman" w:cs="Times New Roman" w:hint="eastAsia"/>
                  <w:sz w:val="16"/>
                  <w:szCs w:val="16"/>
                </w:rPr>
                <w:delText>footer</w:delText>
              </w:r>
            </w:del>
          </w:p>
        </w:tc>
      </w:tr>
    </w:tbl>
    <w:p w14:paraId="57CAD590" w14:textId="5002BEE2" w:rsidR="00B1084B" w:rsidDel="00C10FB1" w:rsidRDefault="00B1084B" w:rsidP="00B1084B">
      <w:pPr>
        <w:rPr>
          <w:del w:id="325" w:author="Yijia Cheng" w:date="2017-03-21T11:00:00Z"/>
        </w:rPr>
      </w:pPr>
    </w:p>
    <w:p w14:paraId="2F2811C7" w14:textId="1461CF41" w:rsidR="00B1084B" w:rsidRPr="00FC44D6" w:rsidDel="00C10FB1" w:rsidRDefault="00B1084B" w:rsidP="00B1084B">
      <w:pPr>
        <w:rPr>
          <w:del w:id="326" w:author="Yijia Cheng" w:date="2017-03-21T11:00:00Z"/>
          <w:sz w:val="28"/>
          <w:szCs w:val="28"/>
        </w:rPr>
      </w:pPr>
    </w:p>
    <w:p w14:paraId="2F3EBB16" w14:textId="07589A5A" w:rsidR="00B1084B" w:rsidDel="00C10FB1" w:rsidRDefault="00B1084B" w:rsidP="00B1084B">
      <w:pPr>
        <w:rPr>
          <w:del w:id="327" w:author="Yijia Cheng" w:date="2017-03-21T11:00:00Z"/>
        </w:rPr>
      </w:pPr>
    </w:p>
    <w:p w14:paraId="25541879" w14:textId="614EADC3" w:rsidR="00836BE0" w:rsidDel="00C10FB1" w:rsidRDefault="00D94801" w:rsidP="006D5B8A">
      <w:pPr>
        <w:rPr>
          <w:del w:id="328" w:author="Yijia Cheng" w:date="2017-03-21T11:00:00Z"/>
        </w:rPr>
      </w:pPr>
      <w:del w:id="329" w:author="Yijia Cheng" w:date="2017-03-21T11:00:00Z">
        <w:r w:rsidDel="00C10FB1">
          <w:delText>This page shows the specific information of sour, such as introduction and cultural heritage. Also the cooking process and the reflect video is quite interesting.</w:delText>
        </w:r>
      </w:del>
    </w:p>
    <w:p w14:paraId="263BA75C" w14:textId="226D0874" w:rsidR="00836BE0" w:rsidDel="00C10FB1" w:rsidRDefault="00836BE0" w:rsidP="006D5B8A">
      <w:pPr>
        <w:rPr>
          <w:del w:id="330" w:author="Yijia Cheng" w:date="2017-03-21T11:00:00Z"/>
        </w:rPr>
      </w:pPr>
    </w:p>
    <w:p w14:paraId="59904040" w14:textId="4BEA1239" w:rsidR="00836BE0" w:rsidDel="00C10FB1" w:rsidRDefault="00836BE0" w:rsidP="006D5B8A">
      <w:pPr>
        <w:rPr>
          <w:del w:id="331" w:author="Yijia Cheng" w:date="2017-03-21T11:00:00Z"/>
        </w:rPr>
      </w:pPr>
    </w:p>
    <w:p w14:paraId="25D3A3B0" w14:textId="6DC9E481" w:rsidR="0043432B" w:rsidDel="00C10FB1" w:rsidRDefault="0043432B" w:rsidP="006D5B8A">
      <w:pPr>
        <w:rPr>
          <w:del w:id="332" w:author="Yijia Cheng" w:date="2017-03-21T11:00:00Z"/>
        </w:rPr>
      </w:pPr>
    </w:p>
    <w:p w14:paraId="551E309E" w14:textId="755013DC" w:rsidR="0043432B" w:rsidDel="00C10FB1" w:rsidRDefault="0043432B" w:rsidP="006D5B8A">
      <w:pPr>
        <w:rPr>
          <w:del w:id="333" w:author="Yijia Cheng" w:date="2017-03-21T11:00:00Z"/>
        </w:rPr>
      </w:pP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rsidDel="00C10FB1" w14:paraId="56BDCC55" w14:textId="5D30C6DE" w:rsidTr="00515B74">
        <w:trPr>
          <w:trHeight w:val="1698"/>
          <w:del w:id="334" w:author="Yijia Cheng" w:date="2017-03-21T11:00:00Z"/>
        </w:trPr>
        <w:tc>
          <w:tcPr>
            <w:tcW w:w="7848" w:type="dxa"/>
            <w:gridSpan w:val="5"/>
            <w:shd w:val="clear" w:color="auto" w:fill="auto"/>
          </w:tcPr>
          <w:p w14:paraId="34A5C686" w14:textId="0F341C5D" w:rsidR="00B1084B" w:rsidRPr="0098281F" w:rsidDel="00C10FB1" w:rsidRDefault="00515B74" w:rsidP="00B1084B">
            <w:pPr>
              <w:tabs>
                <w:tab w:val="left" w:pos="696"/>
                <w:tab w:val="left" w:pos="1788"/>
                <w:tab w:val="center" w:pos="3154"/>
              </w:tabs>
              <w:spacing w:before="240"/>
              <w:jc w:val="center"/>
              <w:rPr>
                <w:del w:id="335" w:author="Yijia Cheng" w:date="2017-03-21T11:00:00Z"/>
                <w:rFonts w:ascii="AR CENA" w:hAnsi="AR CENA" w:cs="Calibri"/>
                <w:sz w:val="72"/>
                <w:szCs w:val="72"/>
              </w:rPr>
            </w:pPr>
            <w:del w:id="336" w:author="Yijia Cheng" w:date="2017-03-21T11:00:00Z">
              <w:r w:rsidDel="00C10FB1">
                <w:rPr>
                  <w:rFonts w:ascii="AR CENA" w:hAnsi="AR CENA" w:cs="Calibri"/>
                  <w:noProof/>
                  <w:sz w:val="72"/>
                  <w:szCs w:val="72"/>
                </w:rPr>
                <mc:AlternateContent>
                  <mc:Choice Requires="wps">
                    <w:drawing>
                      <wp:anchor distT="0" distB="0" distL="114300" distR="114300" simplePos="0" relativeHeight="251760640" behindDoc="0" locked="0" layoutInCell="1" allowOverlap="1" wp14:anchorId="6372AB31" wp14:editId="375CBECC">
                        <wp:simplePos x="0" y="0"/>
                        <wp:positionH relativeFrom="column">
                          <wp:posOffset>180936</wp:posOffset>
                        </wp:positionH>
                        <wp:positionV relativeFrom="paragraph">
                          <wp:posOffset>153379</wp:posOffset>
                        </wp:positionV>
                        <wp:extent cx="611747" cy="598868"/>
                        <wp:effectExtent l="0" t="0" r="17145" b="10795"/>
                        <wp:wrapNone/>
                        <wp:docPr id="297" name="Oval 297"/>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2B03C3B3" w14:textId="77777777" w:rsidR="00CE6BD9" w:rsidRPr="00515B74" w:rsidRDefault="00CE6BD9"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2AB31" id="Oval 297" o:spid="_x0000_s1032" style="position:absolute;left:0;text-align:left;margin-left:14.25pt;margin-top:12.1pt;width:48.15pt;height:47.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" fillcolor="white [3201]" strokecolor="black [3200]" strokeweight="1pt">
                        <v:stroke joinstyle="miter"/>
                        <v:textbox>
                          <w:txbxContent>
                            <w:p w14:paraId="2B03C3B3" w14:textId="77777777" w:rsidR="00CE6BD9" w:rsidRPr="00515B74" w:rsidRDefault="00CE6BD9" w:rsidP="00515B74">
                              <w:pPr>
                                <w:jc w:val="center"/>
                                <w:rPr>
                                  <w:b/>
                                  <w:i/>
                                  <w:sz w:val="15"/>
                                  <w:szCs w:val="15"/>
                                </w:rPr>
                              </w:pPr>
                              <w:r w:rsidRPr="00515B74">
                                <w:rPr>
                                  <w:rFonts w:hint="eastAsia"/>
                                  <w:b/>
                                  <w:i/>
                                  <w:sz w:val="15"/>
                                  <w:szCs w:val="15"/>
                                </w:rPr>
                                <w:t>LOGO</w:t>
                              </w:r>
                            </w:p>
                          </w:txbxContent>
                        </v:textbox>
                      </v:oval>
                    </w:pict>
                  </mc:Fallback>
                </mc:AlternateContent>
              </w:r>
              <w:r w:rsidR="00B1084B" w:rsidDel="00C10FB1">
                <w:rPr>
                  <w:rFonts w:ascii="AR CENA" w:hAnsi="AR CENA" w:cs="Calibri"/>
                  <w:sz w:val="72"/>
                  <w:szCs w:val="72"/>
                </w:rPr>
                <w:delText>Sweet</w:delText>
              </w:r>
            </w:del>
          </w:p>
        </w:tc>
      </w:tr>
      <w:tr w:rsidR="00B1084B" w:rsidDel="00C10FB1" w14:paraId="1B207FE0" w14:textId="379CFD80" w:rsidTr="00515B74">
        <w:trPr>
          <w:trHeight w:val="357"/>
          <w:del w:id="337" w:author="Yijia Cheng" w:date="2017-03-21T11:00:00Z"/>
        </w:trPr>
        <w:tc>
          <w:tcPr>
            <w:tcW w:w="1392" w:type="dxa"/>
            <w:shd w:val="clear" w:color="auto" w:fill="auto"/>
          </w:tcPr>
          <w:p w14:paraId="4A54C7EC" w14:textId="3D5A6BBA" w:rsidR="00B1084B" w:rsidRPr="0098281F" w:rsidDel="00C10FB1" w:rsidRDefault="00B1084B" w:rsidP="00B1084B">
            <w:pPr>
              <w:pStyle w:val="ListParagraph"/>
              <w:ind w:firstLineChars="0" w:firstLine="0"/>
              <w:jc w:val="center"/>
              <w:rPr>
                <w:del w:id="338" w:author="Yijia Cheng" w:date="2017-03-21T11:00:00Z"/>
                <w:rFonts w:ascii="Arial Black" w:hAnsi="Arial Black" w:cs="Calibri"/>
                <w:sz w:val="16"/>
                <w:szCs w:val="16"/>
              </w:rPr>
            </w:pPr>
            <w:del w:id="339" w:author="Yijia Cheng" w:date="2017-03-21T11:00:00Z">
              <w:r w:rsidRPr="0098281F" w:rsidDel="00C10FB1">
                <w:rPr>
                  <w:rFonts w:ascii="Arial Black" w:hAnsi="Arial Black" w:cs="Calibri"/>
                  <w:sz w:val="16"/>
                  <w:szCs w:val="16"/>
                </w:rPr>
                <w:delText>Home</w:delText>
              </w:r>
            </w:del>
          </w:p>
        </w:tc>
        <w:tc>
          <w:tcPr>
            <w:tcW w:w="1535" w:type="dxa"/>
            <w:shd w:val="clear" w:color="auto" w:fill="auto"/>
          </w:tcPr>
          <w:p w14:paraId="318689EB" w14:textId="44134012" w:rsidR="00B1084B" w:rsidRPr="0098281F" w:rsidDel="00C10FB1" w:rsidRDefault="00B1084B" w:rsidP="00B1084B">
            <w:pPr>
              <w:pStyle w:val="ListParagraph"/>
              <w:ind w:firstLineChars="0" w:firstLine="0"/>
              <w:jc w:val="center"/>
              <w:rPr>
                <w:del w:id="340" w:author="Yijia Cheng" w:date="2017-03-21T11:00:00Z"/>
                <w:rFonts w:ascii="Arial Black" w:hAnsi="Arial Black" w:cs="Calibri"/>
                <w:sz w:val="16"/>
                <w:szCs w:val="16"/>
              </w:rPr>
            </w:pPr>
            <w:del w:id="341" w:author="Yijia Cheng" w:date="2017-03-21T11:00:00Z">
              <w:r w:rsidRPr="0098281F" w:rsidDel="00C10FB1">
                <w:rPr>
                  <w:rFonts w:ascii="Arial Black" w:hAnsi="Arial Black" w:cs="Calibri"/>
                  <w:sz w:val="16"/>
                  <w:szCs w:val="16"/>
                </w:rPr>
                <w:delText>Five Flavors</w:delText>
              </w:r>
            </w:del>
          </w:p>
        </w:tc>
        <w:tc>
          <w:tcPr>
            <w:tcW w:w="1401" w:type="dxa"/>
            <w:shd w:val="clear" w:color="auto" w:fill="auto"/>
          </w:tcPr>
          <w:p w14:paraId="1165C667" w14:textId="26B8A47E" w:rsidR="00B1084B" w:rsidRPr="0098281F" w:rsidDel="00C10FB1" w:rsidRDefault="00B1084B" w:rsidP="00B1084B">
            <w:pPr>
              <w:pStyle w:val="ListParagraph"/>
              <w:ind w:firstLineChars="0" w:firstLine="0"/>
              <w:jc w:val="center"/>
              <w:rPr>
                <w:del w:id="342" w:author="Yijia Cheng" w:date="2017-03-21T11:00:00Z"/>
                <w:rFonts w:ascii="Arial Black" w:hAnsi="Arial Black" w:cs="Calibri"/>
                <w:sz w:val="16"/>
                <w:szCs w:val="16"/>
              </w:rPr>
            </w:pPr>
            <w:del w:id="343" w:author="Yijia Cheng" w:date="2017-03-21T11:00:00Z">
              <w:r w:rsidRPr="0098281F" w:rsidDel="00C10FB1">
                <w:rPr>
                  <w:rFonts w:ascii="Arial Black" w:hAnsi="Arial Black" w:cs="Calibri"/>
                  <w:sz w:val="16"/>
                  <w:szCs w:val="16"/>
                </w:rPr>
                <w:delText>Forum</w:delText>
              </w:r>
            </w:del>
          </w:p>
        </w:tc>
        <w:tc>
          <w:tcPr>
            <w:tcW w:w="1733" w:type="dxa"/>
            <w:shd w:val="clear" w:color="auto" w:fill="auto"/>
          </w:tcPr>
          <w:p w14:paraId="08792295" w14:textId="3B441C34" w:rsidR="00B1084B" w:rsidRPr="0098281F" w:rsidDel="00C10FB1" w:rsidRDefault="00B1084B" w:rsidP="00B1084B">
            <w:pPr>
              <w:pStyle w:val="ListParagraph"/>
              <w:ind w:firstLineChars="0" w:firstLine="0"/>
              <w:jc w:val="center"/>
              <w:rPr>
                <w:del w:id="344" w:author="Yijia Cheng" w:date="2017-03-21T11:00:00Z"/>
                <w:rFonts w:ascii="Arial Black" w:hAnsi="Arial Black" w:cs="Calibri"/>
                <w:sz w:val="16"/>
                <w:szCs w:val="16"/>
              </w:rPr>
            </w:pPr>
            <w:del w:id="345" w:author="Yijia Cheng" w:date="2017-03-21T11:00:00Z">
              <w:r w:rsidRPr="0098281F" w:rsidDel="00C10FB1">
                <w:rPr>
                  <w:rFonts w:ascii="Arial Black" w:hAnsi="Arial Black" w:cs="Calibri"/>
                  <w:sz w:val="16"/>
                  <w:szCs w:val="16"/>
                </w:rPr>
                <w:delText>About Us</w:delText>
              </w:r>
            </w:del>
          </w:p>
        </w:tc>
        <w:tc>
          <w:tcPr>
            <w:tcW w:w="1785" w:type="dxa"/>
            <w:shd w:val="clear" w:color="auto" w:fill="auto"/>
          </w:tcPr>
          <w:p w14:paraId="2A305458" w14:textId="38B5F5A1" w:rsidR="00B1084B" w:rsidRPr="0098281F" w:rsidDel="00C10FB1" w:rsidRDefault="00B1084B" w:rsidP="00B1084B">
            <w:pPr>
              <w:pStyle w:val="ListParagraph"/>
              <w:ind w:firstLineChars="0" w:firstLine="0"/>
              <w:jc w:val="center"/>
              <w:rPr>
                <w:del w:id="346" w:author="Yijia Cheng" w:date="2017-03-21T11:00:00Z"/>
                <w:rFonts w:ascii="Arial Black" w:hAnsi="Arial Black" w:cs="Calibri"/>
                <w:sz w:val="16"/>
                <w:szCs w:val="16"/>
              </w:rPr>
            </w:pPr>
            <w:del w:id="347" w:author="Yijia Cheng" w:date="2017-03-21T11:00:00Z">
              <w:r w:rsidRPr="0098281F" w:rsidDel="00C10FB1">
                <w:rPr>
                  <w:rFonts w:ascii="Arial Black" w:hAnsi="Arial Black" w:cs="Calibri"/>
                  <w:sz w:val="16"/>
                  <w:szCs w:val="16"/>
                </w:rPr>
                <w:delText>Contact Us</w:delText>
              </w:r>
            </w:del>
          </w:p>
        </w:tc>
      </w:tr>
      <w:tr w:rsidR="00B1084B" w:rsidDel="00C10FB1" w14:paraId="6A6B8520" w14:textId="655E38E0" w:rsidTr="0020364C">
        <w:trPr>
          <w:trHeight w:val="5568"/>
          <w:del w:id="348" w:author="Yijia Cheng" w:date="2017-03-21T11:00:00Z"/>
        </w:trPr>
        <w:tc>
          <w:tcPr>
            <w:tcW w:w="7848" w:type="dxa"/>
            <w:gridSpan w:val="5"/>
          </w:tcPr>
          <w:p w14:paraId="48D667ED" w14:textId="6554AFFA" w:rsidR="00B1084B" w:rsidRPr="00C17CBC" w:rsidDel="00C10FB1" w:rsidRDefault="00B1084B" w:rsidP="00B1084B">
            <w:pPr>
              <w:jc w:val="left"/>
              <w:rPr>
                <w:del w:id="349" w:author="Yijia Cheng" w:date="2017-03-21T11:00:00Z"/>
                <w:sz w:val="16"/>
                <w:szCs w:val="16"/>
              </w:rPr>
            </w:pPr>
            <w:del w:id="350" w:author="Yijia Cheng" w:date="2017-03-21T11:00:00Z">
              <w:r w:rsidRPr="00C17CBC" w:rsidDel="00C10FB1">
                <w:rPr>
                  <w:rFonts w:ascii="Times New Roman" w:hAnsi="Times New Roman" w:cs="Times New Roman"/>
                  <w:sz w:val="20"/>
                  <w:szCs w:val="20"/>
                </w:rPr>
                <w:delText>Representative:</w:delText>
              </w:r>
              <w:r w:rsidR="004D38F0" w:rsidDel="00C10FB1">
                <w:rPr>
                  <w:rFonts w:ascii="Times New Roman" w:hAnsi="Times New Roman" w:cs="Times New Roman"/>
                  <w:sz w:val="20"/>
                  <w:szCs w:val="20"/>
                  <w:shd w:val="clear" w:color="auto" w:fill="FFFFFF"/>
                </w:rPr>
                <w:delText>xxxxxx</w:delText>
              </w:r>
              <w:r w:rsidRPr="00C17CBC" w:rsidDel="00C10FB1">
                <w:rPr>
                  <w:rFonts w:ascii="Times New Roman" w:hAnsi="Times New Roman" w:cs="Times New Roman"/>
                  <w:sz w:val="20"/>
                  <w:szCs w:val="20"/>
                  <w:shd w:val="clear" w:color="auto" w:fill="FFFFFF"/>
                </w:rPr>
                <w:delText xml:space="preserve"> Cuisine</w:delText>
              </w:r>
            </w:del>
          </w:p>
          <w:p w14:paraId="645DC7BC" w14:textId="7A264E37" w:rsidR="00B1084B" w:rsidRPr="00C17CBC" w:rsidDel="00C10FB1" w:rsidRDefault="00B1084B" w:rsidP="00B1084B">
            <w:pPr>
              <w:pStyle w:val="ListParagraph"/>
              <w:numPr>
                <w:ilvl w:val="0"/>
                <w:numId w:val="16"/>
              </w:numPr>
              <w:tabs>
                <w:tab w:val="left" w:pos="3002"/>
              </w:tabs>
              <w:ind w:firstLineChars="0"/>
              <w:rPr>
                <w:del w:id="351" w:author="Yijia Cheng" w:date="2017-03-21T11:00:00Z"/>
                <w:rFonts w:ascii="Times New Roman" w:hAnsi="Times New Roman" w:cs="Times New Roman"/>
                <w:b/>
                <w:sz w:val="24"/>
                <w:szCs w:val="24"/>
              </w:rPr>
            </w:pPr>
            <w:del w:id="352" w:author="Yijia Cheng" w:date="2017-03-21T11:00:00Z">
              <w:r w:rsidRPr="00C17CBC" w:rsidDel="00C10FB1">
                <w:rPr>
                  <w:rFonts w:ascii="Times New Roman" w:hAnsi="Times New Roman" w:cs="Times New Roman"/>
                  <w:b/>
                  <w:sz w:val="24"/>
                  <w:szCs w:val="24"/>
                </w:rPr>
                <w:delText>Introduction</w:delText>
              </w:r>
              <w:r w:rsidRPr="00C17CBC" w:rsidDel="00C10FB1">
                <w:rPr>
                  <w:rFonts w:ascii="Times New Roman" w:hAnsi="Times New Roman" w:cs="Times New Roman"/>
                  <w:b/>
                  <w:sz w:val="24"/>
                  <w:szCs w:val="24"/>
                </w:rPr>
                <w:delText>：</w:delText>
              </w:r>
            </w:del>
          </w:p>
          <w:p w14:paraId="7CC472ED" w14:textId="6BE6919D" w:rsidR="00B1084B" w:rsidDel="00C10FB1" w:rsidRDefault="00B1084B" w:rsidP="00B1084B">
            <w:pPr>
              <w:pStyle w:val="ListParagraph"/>
              <w:numPr>
                <w:ilvl w:val="0"/>
                <w:numId w:val="17"/>
              </w:numPr>
              <w:tabs>
                <w:tab w:val="left" w:pos="3002"/>
              </w:tabs>
              <w:ind w:firstLineChars="0"/>
              <w:rPr>
                <w:del w:id="353" w:author="Yijia Cheng" w:date="2017-03-21T11:00:00Z"/>
                <w:rFonts w:ascii="Times New Roman" w:hAnsi="Times New Roman" w:cs="Times New Roman"/>
                <w:sz w:val="18"/>
                <w:szCs w:val="18"/>
              </w:rPr>
            </w:pPr>
            <w:del w:id="354" w:author="Yijia Cheng" w:date="2017-03-21T11:00:00Z">
              <w:r w:rsidDel="00C10FB1">
                <w:rPr>
                  <w:rFonts w:ascii="Times New Roman" w:hAnsi="Times New Roman" w:cs="Times New Roman"/>
                  <w:sz w:val="18"/>
                  <w:szCs w:val="18"/>
                </w:rPr>
                <w:delText>A</w:delText>
              </w:r>
              <w:r w:rsidRPr="00C17CBC" w:rsidDel="00C10FB1">
                <w:rPr>
                  <w:rFonts w:ascii="Times New Roman" w:hAnsi="Times New Roman" w:cs="Times New Roman"/>
                  <w:sz w:val="18"/>
                  <w:szCs w:val="18"/>
                </w:rPr>
                <w:delText>rea</w:delText>
              </w:r>
            </w:del>
          </w:p>
          <w:p w14:paraId="1779E310" w14:textId="1406FBF6" w:rsidR="00B1084B" w:rsidDel="00C10FB1" w:rsidRDefault="00B1084B" w:rsidP="00B1084B">
            <w:pPr>
              <w:pStyle w:val="ListParagraph"/>
              <w:numPr>
                <w:ilvl w:val="0"/>
                <w:numId w:val="17"/>
              </w:numPr>
              <w:tabs>
                <w:tab w:val="left" w:pos="3002"/>
              </w:tabs>
              <w:ind w:firstLineChars="0"/>
              <w:rPr>
                <w:del w:id="355" w:author="Yijia Cheng" w:date="2017-03-21T11:00:00Z"/>
                <w:rFonts w:ascii="Times New Roman" w:hAnsi="Times New Roman" w:cs="Times New Roman"/>
                <w:sz w:val="18"/>
                <w:szCs w:val="18"/>
              </w:rPr>
            </w:pPr>
            <w:del w:id="356" w:author="Yijia Cheng" w:date="2017-03-21T11:00:00Z">
              <w:r w:rsidDel="00C10FB1">
                <w:rPr>
                  <w:noProof/>
                  <w:sz w:val="16"/>
                  <w:szCs w:val="16"/>
                </w:rPr>
                <mc:AlternateContent>
                  <mc:Choice Requires="wps">
                    <w:drawing>
                      <wp:anchor distT="0" distB="0" distL="114300" distR="114300" simplePos="0" relativeHeight="251746304" behindDoc="0" locked="0" layoutInCell="1" allowOverlap="1" wp14:anchorId="2B0301A6" wp14:editId="2D62F846">
                        <wp:simplePos x="0" y="0"/>
                        <wp:positionH relativeFrom="column">
                          <wp:posOffset>2610279</wp:posOffset>
                        </wp:positionH>
                        <wp:positionV relativeFrom="paragraph">
                          <wp:posOffset>14022</wp:posOffset>
                        </wp:positionV>
                        <wp:extent cx="1435359" cy="1751518"/>
                        <wp:effectExtent l="0" t="0" r="12700" b="20320"/>
                        <wp:wrapNone/>
                        <wp:docPr id="30" name="Rounded Rectangle 30"/>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13F4E299"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0301A6" id="Rounded Rectangle 30" o:spid="_x0000_s1033" style="position:absolute;left:0;text-align:left;margin-left:205.55pt;margin-top:1.1pt;width:113pt;height:137.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zpcQIAACw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" fillcolor="white [3201]" strokecolor="black [3200]" strokeweight="1pt">
                        <v:stroke joinstyle="miter"/>
                        <v:textbox>
                          <w:txbxContent>
                            <w:p w14:paraId="13F4E299"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sidDel="00C10FB1">
                <w:rPr>
                  <w:rFonts w:ascii="Times New Roman" w:hAnsi="Times New Roman" w:cs="Times New Roman"/>
                  <w:sz w:val="18"/>
                  <w:szCs w:val="18"/>
                </w:rPr>
                <w:delText>History</w:delText>
              </w:r>
            </w:del>
          </w:p>
          <w:p w14:paraId="3A08A51E" w14:textId="0046D164" w:rsidR="00B1084B" w:rsidDel="00C10FB1" w:rsidRDefault="00B1084B" w:rsidP="00B1084B">
            <w:pPr>
              <w:pStyle w:val="ListParagraph"/>
              <w:numPr>
                <w:ilvl w:val="0"/>
                <w:numId w:val="17"/>
              </w:numPr>
              <w:tabs>
                <w:tab w:val="left" w:pos="3002"/>
              </w:tabs>
              <w:ind w:firstLineChars="0"/>
              <w:rPr>
                <w:del w:id="357" w:author="Yijia Cheng" w:date="2017-03-21T11:00:00Z"/>
                <w:rFonts w:ascii="Times New Roman" w:hAnsi="Times New Roman" w:cs="Times New Roman"/>
                <w:sz w:val="18"/>
                <w:szCs w:val="18"/>
              </w:rPr>
            </w:pPr>
            <w:del w:id="358" w:author="Yijia Cheng" w:date="2017-03-21T11:00:00Z">
              <w:r w:rsidRPr="00C17CBC" w:rsidDel="00C10FB1">
                <w:rPr>
                  <w:rFonts w:ascii="Times New Roman" w:hAnsi="Times New Roman" w:cs="Times New Roman"/>
                  <w:sz w:val="18"/>
                  <w:szCs w:val="18"/>
                </w:rPr>
                <w:delText>Category</w:delText>
              </w:r>
            </w:del>
          </w:p>
          <w:p w14:paraId="78B35499" w14:textId="011EE1A1" w:rsidR="00B1084B" w:rsidDel="00C10FB1" w:rsidRDefault="00B1084B" w:rsidP="00B1084B">
            <w:pPr>
              <w:pStyle w:val="ListParagraph"/>
              <w:numPr>
                <w:ilvl w:val="0"/>
                <w:numId w:val="17"/>
              </w:numPr>
              <w:tabs>
                <w:tab w:val="left" w:pos="3002"/>
              </w:tabs>
              <w:ind w:firstLineChars="0"/>
              <w:rPr>
                <w:del w:id="359" w:author="Yijia Cheng" w:date="2017-03-21T11:00:00Z"/>
                <w:rFonts w:ascii="Times New Roman" w:hAnsi="Times New Roman" w:cs="Times New Roman"/>
                <w:sz w:val="18"/>
                <w:szCs w:val="18"/>
              </w:rPr>
            </w:pPr>
            <w:del w:id="360" w:author="Yijia Cheng" w:date="2017-03-21T11:00:00Z">
              <w:r w:rsidDel="00C10FB1">
                <w:rPr>
                  <w:rFonts w:ascii="Times New Roman" w:hAnsi="Times New Roman" w:cs="Times New Roman"/>
                  <w:sz w:val="18"/>
                  <w:szCs w:val="18"/>
                </w:rPr>
                <w:delText>S</w:delText>
              </w:r>
              <w:r w:rsidRPr="00C17CBC" w:rsidDel="00C10FB1">
                <w:rPr>
                  <w:rFonts w:ascii="Times New Roman" w:hAnsi="Times New Roman" w:cs="Times New Roman"/>
                  <w:sz w:val="18"/>
                  <w:szCs w:val="18"/>
                </w:rPr>
                <w:delText>pecialty</w:delText>
              </w:r>
            </w:del>
          </w:p>
          <w:p w14:paraId="12C17695" w14:textId="7D344EE6" w:rsidR="00B1084B" w:rsidRPr="00C17CBC" w:rsidDel="00C10FB1" w:rsidRDefault="00B1084B" w:rsidP="00B1084B">
            <w:pPr>
              <w:pStyle w:val="ListParagraph"/>
              <w:tabs>
                <w:tab w:val="left" w:pos="3002"/>
              </w:tabs>
              <w:ind w:left="840" w:firstLineChars="0" w:firstLine="0"/>
              <w:rPr>
                <w:del w:id="361" w:author="Yijia Cheng" w:date="2017-03-21T11:00:00Z"/>
                <w:rFonts w:ascii="Times New Roman" w:hAnsi="Times New Roman" w:cs="Times New Roman"/>
                <w:sz w:val="18"/>
                <w:szCs w:val="18"/>
              </w:rPr>
            </w:pPr>
            <w:del w:id="362" w:author="Yijia Cheng" w:date="2017-03-21T11:00:00Z">
              <w:r w:rsidRPr="00C17CBC" w:rsidDel="00C10FB1">
                <w:rPr>
                  <w:rFonts w:ascii="Times New Roman" w:hAnsi="Times New Roman" w:cs="Times New Roman"/>
                  <w:sz w:val="18"/>
                  <w:szCs w:val="18"/>
                </w:rPr>
                <w:tab/>
              </w:r>
            </w:del>
          </w:p>
          <w:p w14:paraId="22EEF57E" w14:textId="2267C7F8" w:rsidR="00B1084B" w:rsidDel="00C10FB1" w:rsidRDefault="00B1084B" w:rsidP="00B1084B">
            <w:pPr>
              <w:pStyle w:val="ListParagraph"/>
              <w:numPr>
                <w:ilvl w:val="0"/>
                <w:numId w:val="16"/>
              </w:numPr>
              <w:tabs>
                <w:tab w:val="left" w:pos="3002"/>
              </w:tabs>
              <w:ind w:firstLineChars="0"/>
              <w:rPr>
                <w:del w:id="363" w:author="Yijia Cheng" w:date="2017-03-21T11:00:00Z"/>
                <w:rFonts w:ascii="Times New Roman" w:hAnsi="Times New Roman" w:cs="Times New Roman"/>
                <w:b/>
                <w:sz w:val="24"/>
                <w:szCs w:val="24"/>
              </w:rPr>
            </w:pPr>
            <w:del w:id="364" w:author="Yijia Cheng" w:date="2017-03-21T11:00:00Z">
              <w:r w:rsidRPr="00C17CBC" w:rsidDel="00C10FB1">
                <w:rPr>
                  <w:rFonts w:ascii="Times New Roman" w:hAnsi="Times New Roman" w:cs="Times New Roman"/>
                  <w:b/>
                  <w:sz w:val="24"/>
                  <w:szCs w:val="24"/>
                </w:rPr>
                <w:delText xml:space="preserve">Cultural Heritage: </w:delText>
              </w:r>
            </w:del>
          </w:p>
          <w:p w14:paraId="444CA190" w14:textId="6F0C4B79" w:rsidR="00B1084B" w:rsidDel="00C10FB1" w:rsidRDefault="00B1084B" w:rsidP="00B1084B">
            <w:pPr>
              <w:pStyle w:val="ListParagraph"/>
              <w:numPr>
                <w:ilvl w:val="0"/>
                <w:numId w:val="18"/>
              </w:numPr>
              <w:tabs>
                <w:tab w:val="left" w:pos="3002"/>
              </w:tabs>
              <w:ind w:firstLineChars="0"/>
              <w:rPr>
                <w:del w:id="365" w:author="Yijia Cheng" w:date="2017-03-21T11:00:00Z"/>
                <w:rFonts w:ascii="Times New Roman" w:hAnsi="Times New Roman" w:cs="Times New Roman"/>
                <w:sz w:val="18"/>
                <w:szCs w:val="18"/>
              </w:rPr>
            </w:pPr>
            <w:del w:id="366" w:author="Yijia Cheng" w:date="2017-03-21T11:00:00Z">
              <w:r w:rsidDel="00C10FB1">
                <w:rPr>
                  <w:rFonts w:ascii="Times New Roman" w:hAnsi="Times New Roman" w:cs="Times New Roman"/>
                  <w:sz w:val="18"/>
                  <w:szCs w:val="18"/>
                </w:rPr>
                <w:delText>M</w:delText>
              </w:r>
              <w:r w:rsidRPr="008422AE" w:rsidDel="00C10FB1">
                <w:rPr>
                  <w:rFonts w:ascii="Times New Roman" w:hAnsi="Times New Roman" w:cs="Times New Roman"/>
                  <w:sz w:val="18"/>
                  <w:szCs w:val="18"/>
                </w:rPr>
                <w:delText>useum</w:delText>
              </w:r>
              <w:r w:rsidDel="00C10FB1">
                <w:rPr>
                  <w:rFonts w:ascii="Times New Roman" w:hAnsi="Times New Roman" w:cs="Times New Roman"/>
                  <w:sz w:val="18"/>
                  <w:szCs w:val="18"/>
                </w:rPr>
                <w:delText>s</w:delText>
              </w:r>
            </w:del>
          </w:p>
          <w:p w14:paraId="4ADEF365" w14:textId="4E238BAD" w:rsidR="00B1084B" w:rsidDel="00C10FB1" w:rsidRDefault="00B1084B" w:rsidP="00B1084B">
            <w:pPr>
              <w:pStyle w:val="ListParagraph"/>
              <w:numPr>
                <w:ilvl w:val="0"/>
                <w:numId w:val="18"/>
              </w:numPr>
              <w:tabs>
                <w:tab w:val="left" w:pos="3002"/>
              </w:tabs>
              <w:ind w:firstLineChars="0"/>
              <w:rPr>
                <w:del w:id="367" w:author="Yijia Cheng" w:date="2017-03-21T11:00:00Z"/>
                <w:rFonts w:ascii="Times New Roman" w:hAnsi="Times New Roman" w:cs="Times New Roman"/>
                <w:sz w:val="18"/>
                <w:szCs w:val="18"/>
              </w:rPr>
            </w:pPr>
            <w:del w:id="368" w:author="Yijia Cheng" w:date="2017-03-21T11:00:00Z">
              <w:r w:rsidDel="00C10FB1">
                <w:rPr>
                  <w:rFonts w:ascii="Times New Roman" w:hAnsi="Times New Roman" w:cs="Times New Roman"/>
                  <w:sz w:val="18"/>
                  <w:szCs w:val="18"/>
                </w:rPr>
                <w:delText>Activates</w:delText>
              </w:r>
            </w:del>
          </w:p>
          <w:p w14:paraId="662C3A9D" w14:textId="44B25665" w:rsidR="00B1084B" w:rsidRPr="008422AE" w:rsidDel="00C10FB1" w:rsidRDefault="00B1084B" w:rsidP="00B1084B">
            <w:pPr>
              <w:tabs>
                <w:tab w:val="left" w:pos="3002"/>
              </w:tabs>
              <w:rPr>
                <w:del w:id="369" w:author="Yijia Cheng" w:date="2017-03-21T11:00:00Z"/>
                <w:rFonts w:ascii="Times New Roman" w:hAnsi="Times New Roman" w:cs="Times New Roman"/>
                <w:sz w:val="18"/>
                <w:szCs w:val="18"/>
              </w:rPr>
            </w:pPr>
          </w:p>
          <w:p w14:paraId="49D17978" w14:textId="44049EAC" w:rsidR="00B1084B" w:rsidDel="00C10FB1" w:rsidRDefault="00B1084B" w:rsidP="00B1084B">
            <w:pPr>
              <w:pStyle w:val="ListParagraph"/>
              <w:numPr>
                <w:ilvl w:val="0"/>
                <w:numId w:val="19"/>
              </w:numPr>
              <w:tabs>
                <w:tab w:val="left" w:pos="3002"/>
              </w:tabs>
              <w:ind w:firstLineChars="0"/>
              <w:rPr>
                <w:del w:id="370" w:author="Yijia Cheng" w:date="2017-03-21T11:00:00Z"/>
                <w:rFonts w:ascii="Times New Roman" w:hAnsi="Times New Roman" w:cs="Times New Roman"/>
                <w:b/>
                <w:sz w:val="24"/>
                <w:szCs w:val="24"/>
              </w:rPr>
            </w:pPr>
            <w:del w:id="371" w:author="Yijia Cheng" w:date="2017-03-21T11:00:00Z">
              <w:r w:rsidDel="00C10FB1">
                <w:rPr>
                  <w:rFonts w:ascii="Times New Roman" w:hAnsi="Times New Roman" w:cs="Times New Roman"/>
                  <w:b/>
                  <w:sz w:val="24"/>
                  <w:szCs w:val="24"/>
                </w:rPr>
                <w:delText>Cooking P</w:delText>
              </w:r>
              <w:r w:rsidRPr="008422AE" w:rsidDel="00C10FB1">
                <w:rPr>
                  <w:rFonts w:ascii="Times New Roman" w:hAnsi="Times New Roman" w:cs="Times New Roman"/>
                  <w:b/>
                  <w:sz w:val="24"/>
                  <w:szCs w:val="24"/>
                </w:rPr>
                <w:delText>rocess</w:delText>
              </w:r>
              <w:r w:rsidDel="00C10FB1">
                <w:rPr>
                  <w:rFonts w:ascii="Times New Roman" w:hAnsi="Times New Roman" w:cs="Times New Roman"/>
                  <w:b/>
                  <w:sz w:val="24"/>
                  <w:szCs w:val="24"/>
                </w:rPr>
                <w:delText>:</w:delText>
              </w:r>
            </w:del>
          </w:p>
          <w:p w14:paraId="042DC1AC" w14:textId="00480115" w:rsidR="00B1084B" w:rsidRPr="008422AE" w:rsidDel="00C10FB1" w:rsidRDefault="00B1084B" w:rsidP="00B1084B">
            <w:pPr>
              <w:pStyle w:val="ListParagraph"/>
              <w:tabs>
                <w:tab w:val="left" w:pos="3002"/>
              </w:tabs>
              <w:ind w:left="420" w:firstLineChars="0" w:firstLine="0"/>
              <w:rPr>
                <w:del w:id="372" w:author="Yijia Cheng" w:date="2017-03-21T11:00:00Z"/>
                <w:rFonts w:ascii="Times New Roman" w:hAnsi="Times New Roman" w:cs="Times New Roman"/>
                <w:b/>
                <w:sz w:val="24"/>
                <w:szCs w:val="24"/>
              </w:rPr>
            </w:pPr>
          </w:p>
        </w:tc>
      </w:tr>
      <w:tr w:rsidR="00B1084B" w:rsidDel="00C10FB1" w14:paraId="3CD5400C" w14:textId="43B9E0CD" w:rsidTr="0020364C">
        <w:trPr>
          <w:trHeight w:val="590"/>
          <w:del w:id="373" w:author="Yijia Cheng" w:date="2017-03-21T11:00:00Z"/>
        </w:trPr>
        <w:tc>
          <w:tcPr>
            <w:tcW w:w="7848" w:type="dxa"/>
            <w:gridSpan w:val="5"/>
          </w:tcPr>
          <w:p w14:paraId="39DF0BD2" w14:textId="5011536A" w:rsidR="00B1084B" w:rsidRPr="005102AE" w:rsidDel="00C10FB1" w:rsidRDefault="00B1084B" w:rsidP="00B1084B">
            <w:pPr>
              <w:pStyle w:val="ListParagraph"/>
              <w:ind w:firstLineChars="0" w:firstLine="0"/>
              <w:jc w:val="center"/>
              <w:rPr>
                <w:del w:id="374" w:author="Yijia Cheng" w:date="2017-03-21T11:00:00Z"/>
                <w:rFonts w:ascii="Times New Roman" w:hAnsi="Times New Roman" w:cs="Times New Roman"/>
                <w:sz w:val="16"/>
                <w:szCs w:val="16"/>
              </w:rPr>
            </w:pPr>
            <w:del w:id="375" w:author="Yijia Cheng" w:date="2017-03-21T11:00:00Z">
              <w:r w:rsidRPr="005102AE" w:rsidDel="00C10FB1">
                <w:rPr>
                  <w:rFonts w:ascii="Times New Roman" w:hAnsi="Times New Roman" w:cs="Times New Roman" w:hint="eastAsia"/>
                  <w:sz w:val="16"/>
                  <w:szCs w:val="16"/>
                </w:rPr>
                <w:delText>footer</w:delText>
              </w:r>
            </w:del>
          </w:p>
        </w:tc>
      </w:tr>
    </w:tbl>
    <w:p w14:paraId="5C06CE25" w14:textId="4CF1E367" w:rsidR="00B1084B" w:rsidDel="00C10FB1" w:rsidRDefault="00B1084B" w:rsidP="00B1084B">
      <w:pPr>
        <w:rPr>
          <w:del w:id="376" w:author="Yijia Cheng" w:date="2017-03-21T11:00:00Z"/>
        </w:rPr>
      </w:pPr>
    </w:p>
    <w:p w14:paraId="0C1F4DB7" w14:textId="76ADB278" w:rsidR="00B1084B" w:rsidDel="00C10FB1" w:rsidRDefault="00B1084B" w:rsidP="00B1084B">
      <w:pPr>
        <w:rPr>
          <w:del w:id="377" w:author="Yijia Cheng" w:date="2017-03-21T11:00:00Z"/>
        </w:rPr>
      </w:pPr>
    </w:p>
    <w:p w14:paraId="27F52B04" w14:textId="1557A753" w:rsidR="00B1084B" w:rsidRPr="00673C2D" w:rsidDel="00C10FB1" w:rsidRDefault="00B1084B" w:rsidP="00B1084B">
      <w:pPr>
        <w:rPr>
          <w:del w:id="378" w:author="Yijia Cheng" w:date="2017-03-21T11:00:00Z"/>
          <w:b/>
          <w:sz w:val="28"/>
          <w:szCs w:val="28"/>
          <w:u w:val="single"/>
        </w:rPr>
      </w:pPr>
      <w:del w:id="379" w:author="Yijia Cheng" w:date="2017-03-21T11:00:00Z">
        <w:r w:rsidRPr="00673C2D" w:rsidDel="00C10FB1">
          <w:rPr>
            <w:rFonts w:hint="eastAsia"/>
            <w:b/>
            <w:sz w:val="28"/>
            <w:szCs w:val="28"/>
            <w:u w:val="single"/>
          </w:rPr>
          <w:delText>Flavor</w:delText>
        </w:r>
        <w:r w:rsidRPr="00673C2D" w:rsidDel="00C10FB1">
          <w:rPr>
            <w:b/>
            <w:sz w:val="28"/>
            <w:szCs w:val="28"/>
            <w:u w:val="single"/>
          </w:rPr>
          <w:delText xml:space="preserve"> 2-Sweet:</w:delText>
        </w:r>
      </w:del>
    </w:p>
    <w:p w14:paraId="03800183" w14:textId="5EBAE5EE" w:rsidR="00B1084B" w:rsidDel="00C10FB1" w:rsidRDefault="00B1084B" w:rsidP="00B1084B">
      <w:pPr>
        <w:rPr>
          <w:del w:id="380" w:author="Yijia Cheng" w:date="2017-03-21T11:00:00Z"/>
        </w:rPr>
      </w:pPr>
    </w:p>
    <w:p w14:paraId="53A7F863" w14:textId="4313BFF1" w:rsidR="0043432B" w:rsidDel="00C10FB1" w:rsidRDefault="0043432B" w:rsidP="006D5B8A">
      <w:pPr>
        <w:rPr>
          <w:del w:id="381" w:author="Yijia Cheng" w:date="2017-03-21T11:00:00Z"/>
        </w:rPr>
      </w:pPr>
    </w:p>
    <w:p w14:paraId="6DF0E21B" w14:textId="67B74A47" w:rsidR="0043432B" w:rsidDel="00C10FB1" w:rsidRDefault="0043432B" w:rsidP="006D5B8A">
      <w:pPr>
        <w:rPr>
          <w:del w:id="382" w:author="Yijia Cheng" w:date="2017-03-21T11:00:00Z"/>
        </w:rPr>
      </w:pPr>
    </w:p>
    <w:p w14:paraId="41F6005C" w14:textId="69FF6AE5" w:rsidR="00D94801" w:rsidDel="00C10FB1" w:rsidRDefault="00D94801" w:rsidP="00D94801">
      <w:pPr>
        <w:rPr>
          <w:del w:id="383" w:author="Yijia Cheng" w:date="2017-03-21T11:00:00Z"/>
        </w:rPr>
      </w:pPr>
      <w:del w:id="384" w:author="Yijia Cheng" w:date="2017-03-21T11:00:00Z">
        <w:r w:rsidDel="00C10FB1">
          <w:delText>This page shows the specific information of sweet as introduction and cultural heritage. Also the cooking process and the reflect video is quite interesting.</w:delText>
        </w:r>
      </w:del>
    </w:p>
    <w:p w14:paraId="4D1F051E" w14:textId="06B4C41D" w:rsidR="0043432B" w:rsidRPr="00D94801" w:rsidDel="00C10FB1" w:rsidRDefault="0043432B" w:rsidP="006D5B8A">
      <w:pPr>
        <w:rPr>
          <w:del w:id="385" w:author="Yijia Cheng" w:date="2017-03-21T11:00:00Z"/>
        </w:rPr>
      </w:pPr>
    </w:p>
    <w:p w14:paraId="3A142B89" w14:textId="5FD435BE" w:rsidR="0043432B" w:rsidDel="00C10FB1" w:rsidRDefault="0043432B" w:rsidP="006D5B8A">
      <w:pPr>
        <w:rPr>
          <w:del w:id="386" w:author="Yijia Cheng" w:date="2017-03-21T11:00:00Z"/>
        </w:rPr>
      </w:pPr>
    </w:p>
    <w:p w14:paraId="32D7063B" w14:textId="6B1EB67A" w:rsidR="0043432B" w:rsidDel="00C10FB1" w:rsidRDefault="0043432B" w:rsidP="006D5B8A">
      <w:pPr>
        <w:rPr>
          <w:del w:id="387" w:author="Yijia Cheng" w:date="2017-03-21T11:00:00Z"/>
        </w:rPr>
      </w:pPr>
    </w:p>
    <w:p w14:paraId="7E16C8A4" w14:textId="144B5B36" w:rsidR="0043432B" w:rsidDel="00C10FB1" w:rsidRDefault="0043432B" w:rsidP="006D5B8A">
      <w:pPr>
        <w:rPr>
          <w:del w:id="388" w:author="Yijia Cheng" w:date="2017-03-21T11:00:00Z"/>
        </w:rPr>
      </w:pPr>
    </w:p>
    <w:p w14:paraId="48DB6D65" w14:textId="29F6E7E2" w:rsidR="00B1084B" w:rsidDel="00C10FB1" w:rsidRDefault="00B1084B" w:rsidP="006D5B8A">
      <w:pPr>
        <w:rPr>
          <w:del w:id="389" w:author="Yijia Cheng" w:date="2017-03-21T11:00:00Z"/>
        </w:rPr>
      </w:pPr>
    </w:p>
    <w:p w14:paraId="25009EF9" w14:textId="002A8499" w:rsidR="00B1084B" w:rsidDel="00C10FB1" w:rsidRDefault="00B1084B" w:rsidP="006D5B8A">
      <w:pPr>
        <w:rPr>
          <w:del w:id="390" w:author="Yijia Cheng" w:date="2017-03-21T11:00:00Z"/>
        </w:rPr>
      </w:pPr>
    </w:p>
    <w:p w14:paraId="23DF83C9" w14:textId="7A2D9D99" w:rsidR="00B1084B" w:rsidDel="00C10FB1" w:rsidRDefault="00B1084B" w:rsidP="006D5B8A">
      <w:pPr>
        <w:rPr>
          <w:del w:id="391" w:author="Yijia Cheng" w:date="2017-03-21T11:00:00Z"/>
        </w:rPr>
      </w:pPr>
    </w:p>
    <w:p w14:paraId="50CF7AE1" w14:textId="4303E361" w:rsidR="00B1084B" w:rsidDel="00C10FB1" w:rsidRDefault="00B1084B" w:rsidP="006D5B8A">
      <w:pPr>
        <w:rPr>
          <w:del w:id="392" w:author="Yijia Cheng" w:date="2017-03-21T11:00:00Z"/>
        </w:rPr>
      </w:pPr>
    </w:p>
    <w:p w14:paraId="42A9E0CE" w14:textId="0736DE94" w:rsidR="00B1084B" w:rsidDel="00C10FB1" w:rsidRDefault="00B1084B" w:rsidP="006D5B8A">
      <w:pPr>
        <w:rPr>
          <w:del w:id="393" w:author="Yijia Cheng" w:date="2017-03-21T11:00:00Z"/>
        </w:rPr>
      </w:pPr>
    </w:p>
    <w:p w14:paraId="0A221B3A" w14:textId="5F057B2D" w:rsidR="00B1084B" w:rsidDel="00C10FB1" w:rsidRDefault="00B1084B" w:rsidP="006D5B8A">
      <w:pPr>
        <w:rPr>
          <w:del w:id="394" w:author="Yijia Cheng" w:date="2017-03-21T11:00:00Z"/>
        </w:rPr>
      </w:pPr>
    </w:p>
    <w:p w14:paraId="4A4AAB9E" w14:textId="500CDF2A" w:rsidR="00332DAE" w:rsidRPr="000B5DF7" w:rsidDel="00C10FB1" w:rsidRDefault="00332DAE" w:rsidP="00332DAE">
      <w:pPr>
        <w:rPr>
          <w:del w:id="395" w:author="Yijia Cheng" w:date="2017-03-21T11:00:00Z"/>
          <w:b/>
          <w:sz w:val="28"/>
          <w:szCs w:val="28"/>
          <w:u w:val="single"/>
        </w:rPr>
      </w:pPr>
      <w:del w:id="396" w:author="Yijia Cheng" w:date="2017-03-21T11:00:00Z">
        <w:r w:rsidRPr="000B5DF7" w:rsidDel="00C10FB1">
          <w:rPr>
            <w:rFonts w:hint="eastAsia"/>
            <w:b/>
            <w:sz w:val="28"/>
            <w:szCs w:val="28"/>
            <w:u w:val="single"/>
          </w:rPr>
          <w:delText>Flavor</w:delText>
        </w:r>
        <w:r w:rsidRPr="000B5DF7" w:rsidDel="00C10FB1">
          <w:rPr>
            <w:b/>
            <w:sz w:val="28"/>
            <w:szCs w:val="28"/>
            <w:u w:val="single"/>
          </w:rPr>
          <w:delText xml:space="preserve"> 3- Bitter:</w:delText>
        </w:r>
      </w:del>
    </w:p>
    <w:p w14:paraId="4B1C3928" w14:textId="18DA37E9" w:rsidR="0043432B" w:rsidDel="00C10FB1" w:rsidRDefault="0043432B" w:rsidP="006D5B8A">
      <w:pPr>
        <w:rPr>
          <w:del w:id="397" w:author="Yijia Cheng" w:date="2017-03-21T11:00:00Z"/>
        </w:rPr>
      </w:pPr>
    </w:p>
    <w:p w14:paraId="14C99DDC" w14:textId="069F9D78" w:rsidR="0043432B" w:rsidDel="00C10FB1" w:rsidRDefault="0043432B" w:rsidP="006D5B8A">
      <w:pPr>
        <w:rPr>
          <w:del w:id="398" w:author="Yijia Cheng" w:date="2017-03-21T11:00:00Z"/>
        </w:rPr>
      </w:pPr>
    </w:p>
    <w:p w14:paraId="15B9AABC" w14:textId="3468C46F" w:rsidR="0043432B" w:rsidDel="00C10FB1" w:rsidRDefault="0043432B" w:rsidP="006D5B8A">
      <w:pPr>
        <w:rPr>
          <w:del w:id="399" w:author="Yijia Cheng" w:date="2017-03-21T11:00:00Z"/>
        </w:rPr>
      </w:pPr>
    </w:p>
    <w:p w14:paraId="0ED7AF6A" w14:textId="3244A6E0" w:rsidR="0043432B" w:rsidDel="00C10FB1" w:rsidRDefault="0043432B" w:rsidP="006D5B8A">
      <w:pPr>
        <w:rPr>
          <w:del w:id="400" w:author="Yijia Cheng" w:date="2017-03-21T11:00:00Z"/>
        </w:rPr>
      </w:pPr>
    </w:p>
    <w:p w14:paraId="03712311" w14:textId="0EC29CF8" w:rsidR="00836BE0" w:rsidDel="00C10FB1" w:rsidRDefault="00836BE0" w:rsidP="006D5B8A">
      <w:pPr>
        <w:rPr>
          <w:del w:id="401" w:author="Yijia Cheng" w:date="2017-03-21T11:00:00Z"/>
        </w:rPr>
      </w:pPr>
    </w:p>
    <w:p w14:paraId="2525DB21" w14:textId="0CCCA348" w:rsidR="00D94801" w:rsidDel="00C10FB1" w:rsidRDefault="00D94801" w:rsidP="00D94801">
      <w:pPr>
        <w:rPr>
          <w:del w:id="402" w:author="Yijia Cheng" w:date="2017-03-21T11:00:00Z"/>
        </w:rPr>
      </w:pPr>
      <w:del w:id="403" w:author="Yijia Cheng" w:date="2017-03-21T11:00:00Z">
        <w:r w:rsidDel="00C10FB1">
          <w:delText>This page shows the specific information of bitter as introduction and cultural heritage. Also the cooking process and the reflect video is quite interesting.</w:delText>
        </w:r>
      </w:del>
    </w:p>
    <w:p w14:paraId="265B0770" w14:textId="21A0B53C" w:rsidR="00836BE0" w:rsidRPr="00D94801" w:rsidDel="00C10FB1" w:rsidRDefault="00836BE0" w:rsidP="006D5B8A">
      <w:pPr>
        <w:rPr>
          <w:del w:id="404" w:author="Yijia Cheng" w:date="2017-03-21T11:00:00Z"/>
        </w:rPr>
      </w:pPr>
    </w:p>
    <w:p w14:paraId="17B4DE2B" w14:textId="2D557B7E" w:rsidR="0043432B" w:rsidDel="00C10FB1" w:rsidRDefault="0043432B" w:rsidP="006D5B8A">
      <w:pPr>
        <w:rPr>
          <w:del w:id="405" w:author="Yijia Cheng" w:date="2017-03-21T11:00:00Z"/>
        </w:rPr>
      </w:pPr>
    </w:p>
    <w:p w14:paraId="482C4997" w14:textId="436F4932" w:rsidR="00332DAE" w:rsidDel="00C10FB1" w:rsidRDefault="00332DAE" w:rsidP="006D5B8A">
      <w:pPr>
        <w:rPr>
          <w:del w:id="406" w:author="Yijia Cheng" w:date="2017-03-21T11:00:00Z"/>
        </w:rPr>
      </w:pPr>
    </w:p>
    <w:p w14:paraId="10BBD6B7" w14:textId="1F57D463" w:rsidR="0043432B" w:rsidDel="00C10FB1" w:rsidRDefault="0043432B" w:rsidP="006D5B8A">
      <w:pPr>
        <w:rPr>
          <w:del w:id="407" w:author="Yijia Cheng" w:date="2017-03-21T11:00:00Z"/>
        </w:rPr>
      </w:pP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rsidDel="00C10FB1" w14:paraId="0D9E3717" w14:textId="6045314D" w:rsidTr="00515B74">
        <w:trPr>
          <w:trHeight w:val="1698"/>
          <w:del w:id="408" w:author="Yijia Cheng" w:date="2017-03-21T11:00:00Z"/>
        </w:trPr>
        <w:tc>
          <w:tcPr>
            <w:tcW w:w="7848" w:type="dxa"/>
            <w:gridSpan w:val="5"/>
            <w:shd w:val="clear" w:color="auto" w:fill="auto"/>
          </w:tcPr>
          <w:p w14:paraId="4725BBB0" w14:textId="044EDB71" w:rsidR="00B1084B" w:rsidRPr="0098281F" w:rsidDel="00C10FB1" w:rsidRDefault="00515B74" w:rsidP="00B1084B">
            <w:pPr>
              <w:tabs>
                <w:tab w:val="left" w:pos="696"/>
                <w:tab w:val="left" w:pos="1788"/>
                <w:tab w:val="center" w:pos="3154"/>
              </w:tabs>
              <w:spacing w:before="240"/>
              <w:jc w:val="center"/>
              <w:rPr>
                <w:del w:id="409" w:author="Yijia Cheng" w:date="2017-03-21T11:00:00Z"/>
                <w:rFonts w:ascii="AR CENA" w:hAnsi="AR CENA" w:cs="Calibri"/>
                <w:sz w:val="72"/>
                <w:szCs w:val="72"/>
              </w:rPr>
            </w:pPr>
            <w:del w:id="410" w:author="Yijia Cheng" w:date="2017-03-21T11:00:00Z">
              <w:r w:rsidDel="00C10FB1">
                <w:rPr>
                  <w:rFonts w:ascii="AR CENA" w:hAnsi="AR CENA" w:cs="Calibri"/>
                  <w:noProof/>
                  <w:sz w:val="72"/>
                  <w:szCs w:val="72"/>
                </w:rPr>
                <mc:AlternateContent>
                  <mc:Choice Requires="wps">
                    <w:drawing>
                      <wp:anchor distT="0" distB="0" distL="114300" distR="114300" simplePos="0" relativeHeight="251762688" behindDoc="0" locked="0" layoutInCell="1" allowOverlap="1" wp14:anchorId="0E4D12F9" wp14:editId="1CA6EA9B">
                        <wp:simplePos x="0" y="0"/>
                        <wp:positionH relativeFrom="column">
                          <wp:posOffset>313139</wp:posOffset>
                        </wp:positionH>
                        <wp:positionV relativeFrom="paragraph">
                          <wp:posOffset>87279</wp:posOffset>
                        </wp:positionV>
                        <wp:extent cx="611747" cy="598868"/>
                        <wp:effectExtent l="0" t="0" r="17145" b="10795"/>
                        <wp:wrapNone/>
                        <wp:docPr id="298" name="Oval 298"/>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269011E" w14:textId="77777777" w:rsidR="00CE6BD9" w:rsidRPr="00515B74" w:rsidRDefault="00CE6BD9"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D12F9" id="Oval 298" o:spid="_x0000_s1034" style="position:absolute;left:0;text-align:left;margin-left:24.65pt;margin-top:6.85pt;width:48.15pt;height:4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" fillcolor="white [3201]" strokecolor="black [3200]" strokeweight="1pt">
                        <v:stroke joinstyle="miter"/>
                        <v:textbox>
                          <w:txbxContent>
                            <w:p w14:paraId="6269011E" w14:textId="77777777" w:rsidR="00CE6BD9" w:rsidRPr="00515B74" w:rsidRDefault="00CE6BD9" w:rsidP="00515B74">
                              <w:pPr>
                                <w:jc w:val="center"/>
                                <w:rPr>
                                  <w:b/>
                                  <w:i/>
                                  <w:sz w:val="15"/>
                                  <w:szCs w:val="15"/>
                                </w:rPr>
                              </w:pPr>
                              <w:r w:rsidRPr="00515B74">
                                <w:rPr>
                                  <w:rFonts w:hint="eastAsia"/>
                                  <w:b/>
                                  <w:i/>
                                  <w:sz w:val="15"/>
                                  <w:szCs w:val="15"/>
                                </w:rPr>
                                <w:t>LOGO</w:t>
                              </w:r>
                            </w:p>
                          </w:txbxContent>
                        </v:textbox>
                      </v:oval>
                    </w:pict>
                  </mc:Fallback>
                </mc:AlternateContent>
              </w:r>
              <w:r w:rsidR="00B1084B" w:rsidDel="00C10FB1">
                <w:rPr>
                  <w:rFonts w:ascii="AR CENA" w:hAnsi="AR CENA" w:cs="Calibri" w:hint="eastAsia"/>
                  <w:sz w:val="72"/>
                  <w:szCs w:val="72"/>
                </w:rPr>
                <w:delText>Bitter</w:delText>
              </w:r>
            </w:del>
          </w:p>
        </w:tc>
      </w:tr>
      <w:tr w:rsidR="00B1084B" w:rsidDel="00C10FB1" w14:paraId="19451142" w14:textId="5C54DCE9" w:rsidTr="00515B74">
        <w:trPr>
          <w:trHeight w:val="357"/>
          <w:del w:id="411" w:author="Yijia Cheng" w:date="2017-03-21T11:00:00Z"/>
        </w:trPr>
        <w:tc>
          <w:tcPr>
            <w:tcW w:w="1392" w:type="dxa"/>
            <w:shd w:val="clear" w:color="auto" w:fill="auto"/>
          </w:tcPr>
          <w:p w14:paraId="09B43344" w14:textId="4D9EDD33" w:rsidR="00B1084B" w:rsidRPr="0098281F" w:rsidDel="00C10FB1" w:rsidRDefault="00B1084B" w:rsidP="00B1084B">
            <w:pPr>
              <w:pStyle w:val="ListParagraph"/>
              <w:ind w:firstLineChars="0" w:firstLine="0"/>
              <w:jc w:val="center"/>
              <w:rPr>
                <w:del w:id="412" w:author="Yijia Cheng" w:date="2017-03-21T11:00:00Z"/>
                <w:rFonts w:ascii="Arial Black" w:hAnsi="Arial Black" w:cs="Calibri"/>
                <w:sz w:val="16"/>
                <w:szCs w:val="16"/>
              </w:rPr>
            </w:pPr>
            <w:del w:id="413" w:author="Yijia Cheng" w:date="2017-03-21T11:00:00Z">
              <w:r w:rsidRPr="0098281F" w:rsidDel="00C10FB1">
                <w:rPr>
                  <w:rFonts w:ascii="Arial Black" w:hAnsi="Arial Black" w:cs="Calibri"/>
                  <w:sz w:val="16"/>
                  <w:szCs w:val="16"/>
                </w:rPr>
                <w:delText>Home</w:delText>
              </w:r>
            </w:del>
          </w:p>
        </w:tc>
        <w:tc>
          <w:tcPr>
            <w:tcW w:w="1535" w:type="dxa"/>
            <w:shd w:val="clear" w:color="auto" w:fill="auto"/>
          </w:tcPr>
          <w:p w14:paraId="611F7D3C" w14:textId="183C88CF" w:rsidR="00B1084B" w:rsidRPr="0098281F" w:rsidDel="00C10FB1" w:rsidRDefault="00B1084B" w:rsidP="00B1084B">
            <w:pPr>
              <w:pStyle w:val="ListParagraph"/>
              <w:ind w:firstLineChars="0" w:firstLine="0"/>
              <w:jc w:val="center"/>
              <w:rPr>
                <w:del w:id="414" w:author="Yijia Cheng" w:date="2017-03-21T11:00:00Z"/>
                <w:rFonts w:ascii="Arial Black" w:hAnsi="Arial Black" w:cs="Calibri"/>
                <w:sz w:val="16"/>
                <w:szCs w:val="16"/>
              </w:rPr>
            </w:pPr>
            <w:del w:id="415" w:author="Yijia Cheng" w:date="2017-03-21T11:00:00Z">
              <w:r w:rsidRPr="0098281F" w:rsidDel="00C10FB1">
                <w:rPr>
                  <w:rFonts w:ascii="Arial Black" w:hAnsi="Arial Black" w:cs="Calibri"/>
                  <w:sz w:val="16"/>
                  <w:szCs w:val="16"/>
                </w:rPr>
                <w:delText>Five Flavors</w:delText>
              </w:r>
            </w:del>
          </w:p>
        </w:tc>
        <w:tc>
          <w:tcPr>
            <w:tcW w:w="1401" w:type="dxa"/>
            <w:shd w:val="clear" w:color="auto" w:fill="auto"/>
          </w:tcPr>
          <w:p w14:paraId="10145638" w14:textId="28B74DF8" w:rsidR="00B1084B" w:rsidRPr="0098281F" w:rsidDel="00C10FB1" w:rsidRDefault="00B1084B" w:rsidP="00B1084B">
            <w:pPr>
              <w:pStyle w:val="ListParagraph"/>
              <w:ind w:firstLineChars="0" w:firstLine="0"/>
              <w:jc w:val="center"/>
              <w:rPr>
                <w:del w:id="416" w:author="Yijia Cheng" w:date="2017-03-21T11:00:00Z"/>
                <w:rFonts w:ascii="Arial Black" w:hAnsi="Arial Black" w:cs="Calibri"/>
                <w:sz w:val="16"/>
                <w:szCs w:val="16"/>
              </w:rPr>
            </w:pPr>
            <w:del w:id="417" w:author="Yijia Cheng" w:date="2017-03-21T11:00:00Z">
              <w:r w:rsidRPr="0098281F" w:rsidDel="00C10FB1">
                <w:rPr>
                  <w:rFonts w:ascii="Arial Black" w:hAnsi="Arial Black" w:cs="Calibri"/>
                  <w:sz w:val="16"/>
                  <w:szCs w:val="16"/>
                </w:rPr>
                <w:delText>Forum</w:delText>
              </w:r>
            </w:del>
          </w:p>
        </w:tc>
        <w:tc>
          <w:tcPr>
            <w:tcW w:w="1733" w:type="dxa"/>
            <w:shd w:val="clear" w:color="auto" w:fill="auto"/>
          </w:tcPr>
          <w:p w14:paraId="773C59A3" w14:textId="233120EF" w:rsidR="00B1084B" w:rsidRPr="0098281F" w:rsidDel="00C10FB1" w:rsidRDefault="00B1084B" w:rsidP="00B1084B">
            <w:pPr>
              <w:pStyle w:val="ListParagraph"/>
              <w:ind w:firstLineChars="0" w:firstLine="0"/>
              <w:jc w:val="center"/>
              <w:rPr>
                <w:del w:id="418" w:author="Yijia Cheng" w:date="2017-03-21T11:00:00Z"/>
                <w:rFonts w:ascii="Arial Black" w:hAnsi="Arial Black" w:cs="Calibri"/>
                <w:sz w:val="16"/>
                <w:szCs w:val="16"/>
              </w:rPr>
            </w:pPr>
            <w:del w:id="419" w:author="Yijia Cheng" w:date="2017-03-21T11:00:00Z">
              <w:r w:rsidRPr="0098281F" w:rsidDel="00C10FB1">
                <w:rPr>
                  <w:rFonts w:ascii="Arial Black" w:hAnsi="Arial Black" w:cs="Calibri"/>
                  <w:sz w:val="16"/>
                  <w:szCs w:val="16"/>
                </w:rPr>
                <w:delText>About Us</w:delText>
              </w:r>
            </w:del>
          </w:p>
        </w:tc>
        <w:tc>
          <w:tcPr>
            <w:tcW w:w="1785" w:type="dxa"/>
            <w:shd w:val="clear" w:color="auto" w:fill="auto"/>
          </w:tcPr>
          <w:p w14:paraId="6147C45D" w14:textId="7A95B530" w:rsidR="00B1084B" w:rsidRPr="0098281F" w:rsidDel="00C10FB1" w:rsidRDefault="00B1084B" w:rsidP="00B1084B">
            <w:pPr>
              <w:pStyle w:val="ListParagraph"/>
              <w:ind w:firstLineChars="0" w:firstLine="0"/>
              <w:jc w:val="center"/>
              <w:rPr>
                <w:del w:id="420" w:author="Yijia Cheng" w:date="2017-03-21T11:00:00Z"/>
                <w:rFonts w:ascii="Arial Black" w:hAnsi="Arial Black" w:cs="Calibri"/>
                <w:sz w:val="16"/>
                <w:szCs w:val="16"/>
              </w:rPr>
            </w:pPr>
            <w:del w:id="421" w:author="Yijia Cheng" w:date="2017-03-21T11:00:00Z">
              <w:r w:rsidRPr="0098281F" w:rsidDel="00C10FB1">
                <w:rPr>
                  <w:rFonts w:ascii="Arial Black" w:hAnsi="Arial Black" w:cs="Calibri"/>
                  <w:sz w:val="16"/>
                  <w:szCs w:val="16"/>
                </w:rPr>
                <w:delText>Contact Us</w:delText>
              </w:r>
            </w:del>
          </w:p>
        </w:tc>
      </w:tr>
      <w:tr w:rsidR="00B1084B" w:rsidDel="00C10FB1" w14:paraId="4CD936D6" w14:textId="0BA2FCA4" w:rsidTr="0020364C">
        <w:trPr>
          <w:trHeight w:val="5568"/>
          <w:del w:id="422" w:author="Yijia Cheng" w:date="2017-03-21T11:00:00Z"/>
        </w:trPr>
        <w:tc>
          <w:tcPr>
            <w:tcW w:w="7848" w:type="dxa"/>
            <w:gridSpan w:val="5"/>
          </w:tcPr>
          <w:p w14:paraId="09B3D2EB" w14:textId="4C721355" w:rsidR="00B1084B" w:rsidRPr="00C17CBC" w:rsidDel="00C10FB1" w:rsidRDefault="00B1084B" w:rsidP="00B1084B">
            <w:pPr>
              <w:jc w:val="left"/>
              <w:rPr>
                <w:del w:id="423" w:author="Yijia Cheng" w:date="2017-03-21T11:00:00Z"/>
                <w:sz w:val="16"/>
                <w:szCs w:val="16"/>
              </w:rPr>
            </w:pPr>
            <w:del w:id="424" w:author="Yijia Cheng" w:date="2017-03-21T11:00:00Z">
              <w:r w:rsidRPr="00C17CBC" w:rsidDel="00C10FB1">
                <w:rPr>
                  <w:rFonts w:ascii="Times New Roman" w:hAnsi="Times New Roman" w:cs="Times New Roman"/>
                  <w:sz w:val="20"/>
                  <w:szCs w:val="20"/>
                </w:rPr>
                <w:delText>Representative:</w:delText>
              </w:r>
              <w:r w:rsidRPr="00C17CBC" w:rsidDel="00C10FB1">
                <w:rPr>
                  <w:rFonts w:ascii="Times New Roman" w:hAnsi="Times New Roman" w:cs="Times New Roman"/>
                  <w:sz w:val="20"/>
                  <w:szCs w:val="20"/>
                  <w:shd w:val="clear" w:color="auto" w:fill="FFFFFF"/>
                </w:rPr>
                <w:delText xml:space="preserve"> </w:delText>
              </w:r>
              <w:r w:rsidR="004D38F0" w:rsidDel="00C10FB1">
                <w:rPr>
                  <w:rFonts w:ascii="Times New Roman" w:hAnsi="Times New Roman" w:cs="Times New Roman"/>
                  <w:sz w:val="20"/>
                  <w:szCs w:val="20"/>
                  <w:shd w:val="clear" w:color="auto" w:fill="FFFFFF"/>
                </w:rPr>
                <w:delText>xxxxxx</w:delText>
              </w:r>
              <w:r w:rsidRPr="00C17CBC" w:rsidDel="00C10FB1">
                <w:rPr>
                  <w:rFonts w:ascii="Times New Roman" w:hAnsi="Times New Roman" w:cs="Times New Roman"/>
                  <w:sz w:val="20"/>
                  <w:szCs w:val="20"/>
                  <w:shd w:val="clear" w:color="auto" w:fill="FFFFFF"/>
                </w:rPr>
                <w:delText xml:space="preserve"> Cuisine</w:delText>
              </w:r>
            </w:del>
          </w:p>
          <w:p w14:paraId="52AF2EDA" w14:textId="1509191F" w:rsidR="00B1084B" w:rsidRPr="00C17CBC" w:rsidDel="00C10FB1" w:rsidRDefault="00B1084B" w:rsidP="00B1084B">
            <w:pPr>
              <w:pStyle w:val="ListParagraph"/>
              <w:numPr>
                <w:ilvl w:val="0"/>
                <w:numId w:val="16"/>
              </w:numPr>
              <w:tabs>
                <w:tab w:val="left" w:pos="3002"/>
              </w:tabs>
              <w:ind w:firstLineChars="0"/>
              <w:rPr>
                <w:del w:id="425" w:author="Yijia Cheng" w:date="2017-03-21T11:00:00Z"/>
                <w:rFonts w:ascii="Times New Roman" w:hAnsi="Times New Roman" w:cs="Times New Roman"/>
                <w:b/>
                <w:sz w:val="24"/>
                <w:szCs w:val="24"/>
              </w:rPr>
            </w:pPr>
            <w:del w:id="426" w:author="Yijia Cheng" w:date="2017-03-21T11:00:00Z">
              <w:r w:rsidRPr="00C17CBC" w:rsidDel="00C10FB1">
                <w:rPr>
                  <w:rFonts w:ascii="Times New Roman" w:hAnsi="Times New Roman" w:cs="Times New Roman"/>
                  <w:b/>
                  <w:sz w:val="24"/>
                  <w:szCs w:val="24"/>
                </w:rPr>
                <w:delText>Introduction</w:delText>
              </w:r>
              <w:r w:rsidRPr="00C17CBC" w:rsidDel="00C10FB1">
                <w:rPr>
                  <w:rFonts w:ascii="Times New Roman" w:hAnsi="Times New Roman" w:cs="Times New Roman"/>
                  <w:b/>
                  <w:sz w:val="24"/>
                  <w:szCs w:val="24"/>
                </w:rPr>
                <w:delText>：</w:delText>
              </w:r>
            </w:del>
          </w:p>
          <w:p w14:paraId="25A544DA" w14:textId="58D68C0D" w:rsidR="00B1084B" w:rsidDel="00C10FB1" w:rsidRDefault="00B1084B" w:rsidP="00B1084B">
            <w:pPr>
              <w:pStyle w:val="ListParagraph"/>
              <w:numPr>
                <w:ilvl w:val="0"/>
                <w:numId w:val="17"/>
              </w:numPr>
              <w:tabs>
                <w:tab w:val="left" w:pos="3002"/>
              </w:tabs>
              <w:ind w:firstLineChars="0"/>
              <w:rPr>
                <w:del w:id="427" w:author="Yijia Cheng" w:date="2017-03-21T11:00:00Z"/>
                <w:rFonts w:ascii="Times New Roman" w:hAnsi="Times New Roman" w:cs="Times New Roman"/>
                <w:sz w:val="18"/>
                <w:szCs w:val="18"/>
              </w:rPr>
            </w:pPr>
            <w:del w:id="428" w:author="Yijia Cheng" w:date="2017-03-21T11:00:00Z">
              <w:r w:rsidDel="00C10FB1">
                <w:rPr>
                  <w:rFonts w:ascii="Times New Roman" w:hAnsi="Times New Roman" w:cs="Times New Roman"/>
                  <w:sz w:val="18"/>
                  <w:szCs w:val="18"/>
                </w:rPr>
                <w:delText>A</w:delText>
              </w:r>
              <w:r w:rsidRPr="00C17CBC" w:rsidDel="00C10FB1">
                <w:rPr>
                  <w:rFonts w:ascii="Times New Roman" w:hAnsi="Times New Roman" w:cs="Times New Roman"/>
                  <w:sz w:val="18"/>
                  <w:szCs w:val="18"/>
                </w:rPr>
                <w:delText>rea</w:delText>
              </w:r>
            </w:del>
          </w:p>
          <w:p w14:paraId="504F2900" w14:textId="6FD8D60D" w:rsidR="00B1084B" w:rsidDel="00C10FB1" w:rsidRDefault="00B1084B" w:rsidP="00B1084B">
            <w:pPr>
              <w:pStyle w:val="ListParagraph"/>
              <w:numPr>
                <w:ilvl w:val="0"/>
                <w:numId w:val="17"/>
              </w:numPr>
              <w:tabs>
                <w:tab w:val="left" w:pos="3002"/>
              </w:tabs>
              <w:ind w:firstLineChars="0"/>
              <w:rPr>
                <w:del w:id="429" w:author="Yijia Cheng" w:date="2017-03-21T11:00:00Z"/>
                <w:rFonts w:ascii="Times New Roman" w:hAnsi="Times New Roman" w:cs="Times New Roman"/>
                <w:sz w:val="18"/>
                <w:szCs w:val="18"/>
              </w:rPr>
            </w:pPr>
            <w:del w:id="430" w:author="Yijia Cheng" w:date="2017-03-21T11:00:00Z">
              <w:r w:rsidDel="00C10FB1">
                <w:rPr>
                  <w:noProof/>
                  <w:sz w:val="16"/>
                  <w:szCs w:val="16"/>
                </w:rPr>
                <mc:AlternateContent>
                  <mc:Choice Requires="wps">
                    <w:drawing>
                      <wp:anchor distT="0" distB="0" distL="114300" distR="114300" simplePos="0" relativeHeight="251743232" behindDoc="0" locked="0" layoutInCell="1" allowOverlap="1" wp14:anchorId="49C44124" wp14:editId="0903D10E">
                        <wp:simplePos x="0" y="0"/>
                        <wp:positionH relativeFrom="column">
                          <wp:posOffset>2610279</wp:posOffset>
                        </wp:positionH>
                        <wp:positionV relativeFrom="paragraph">
                          <wp:posOffset>14022</wp:posOffset>
                        </wp:positionV>
                        <wp:extent cx="1435359" cy="1751518"/>
                        <wp:effectExtent l="0" t="0" r="12700" b="20320"/>
                        <wp:wrapNone/>
                        <wp:docPr id="23" name="Rounded Rectangle 23"/>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3EA7D1BB"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44124" id="Rounded Rectangle 23" o:spid="_x0000_s1035" style="position:absolute;left:0;text-align:left;margin-left:205.55pt;margin-top:1.1pt;width:113pt;height:137.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SdcgIAACw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" fillcolor="white [3201]" strokecolor="black [3200]" strokeweight="1pt">
                        <v:stroke joinstyle="miter"/>
                        <v:textbox>
                          <w:txbxContent>
                            <w:p w14:paraId="3EA7D1BB"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sidDel="00C10FB1">
                <w:rPr>
                  <w:rFonts w:ascii="Times New Roman" w:hAnsi="Times New Roman" w:cs="Times New Roman"/>
                  <w:sz w:val="18"/>
                  <w:szCs w:val="18"/>
                </w:rPr>
                <w:delText>History</w:delText>
              </w:r>
            </w:del>
          </w:p>
          <w:p w14:paraId="07E4BB9F" w14:textId="3732F828" w:rsidR="00B1084B" w:rsidDel="00C10FB1" w:rsidRDefault="00B1084B" w:rsidP="00B1084B">
            <w:pPr>
              <w:pStyle w:val="ListParagraph"/>
              <w:numPr>
                <w:ilvl w:val="0"/>
                <w:numId w:val="17"/>
              </w:numPr>
              <w:tabs>
                <w:tab w:val="left" w:pos="3002"/>
              </w:tabs>
              <w:ind w:firstLineChars="0"/>
              <w:rPr>
                <w:del w:id="431" w:author="Yijia Cheng" w:date="2017-03-21T11:00:00Z"/>
                <w:rFonts w:ascii="Times New Roman" w:hAnsi="Times New Roman" w:cs="Times New Roman"/>
                <w:sz w:val="18"/>
                <w:szCs w:val="18"/>
              </w:rPr>
            </w:pPr>
            <w:del w:id="432" w:author="Yijia Cheng" w:date="2017-03-21T11:00:00Z">
              <w:r w:rsidRPr="00C17CBC" w:rsidDel="00C10FB1">
                <w:rPr>
                  <w:rFonts w:ascii="Times New Roman" w:hAnsi="Times New Roman" w:cs="Times New Roman"/>
                  <w:sz w:val="18"/>
                  <w:szCs w:val="18"/>
                </w:rPr>
                <w:delText>Category</w:delText>
              </w:r>
            </w:del>
          </w:p>
          <w:p w14:paraId="6CFE7556" w14:textId="52948674" w:rsidR="00B1084B" w:rsidDel="00C10FB1" w:rsidRDefault="00B1084B" w:rsidP="00B1084B">
            <w:pPr>
              <w:pStyle w:val="ListParagraph"/>
              <w:numPr>
                <w:ilvl w:val="0"/>
                <w:numId w:val="17"/>
              </w:numPr>
              <w:tabs>
                <w:tab w:val="left" w:pos="3002"/>
              </w:tabs>
              <w:ind w:firstLineChars="0"/>
              <w:rPr>
                <w:del w:id="433" w:author="Yijia Cheng" w:date="2017-03-21T11:00:00Z"/>
                <w:rFonts w:ascii="Times New Roman" w:hAnsi="Times New Roman" w:cs="Times New Roman"/>
                <w:sz w:val="18"/>
                <w:szCs w:val="18"/>
              </w:rPr>
            </w:pPr>
            <w:del w:id="434" w:author="Yijia Cheng" w:date="2017-03-21T11:00:00Z">
              <w:r w:rsidDel="00C10FB1">
                <w:rPr>
                  <w:rFonts w:ascii="Times New Roman" w:hAnsi="Times New Roman" w:cs="Times New Roman"/>
                  <w:sz w:val="18"/>
                  <w:szCs w:val="18"/>
                </w:rPr>
                <w:delText>S</w:delText>
              </w:r>
              <w:r w:rsidRPr="00C17CBC" w:rsidDel="00C10FB1">
                <w:rPr>
                  <w:rFonts w:ascii="Times New Roman" w:hAnsi="Times New Roman" w:cs="Times New Roman"/>
                  <w:sz w:val="18"/>
                  <w:szCs w:val="18"/>
                </w:rPr>
                <w:delText>pecialty</w:delText>
              </w:r>
            </w:del>
          </w:p>
          <w:p w14:paraId="78E85561" w14:textId="6A9D66CB" w:rsidR="00B1084B" w:rsidRPr="00C17CBC" w:rsidDel="00C10FB1" w:rsidRDefault="00B1084B" w:rsidP="00B1084B">
            <w:pPr>
              <w:pStyle w:val="ListParagraph"/>
              <w:tabs>
                <w:tab w:val="left" w:pos="3002"/>
              </w:tabs>
              <w:ind w:left="840" w:firstLineChars="0" w:firstLine="0"/>
              <w:rPr>
                <w:del w:id="435" w:author="Yijia Cheng" w:date="2017-03-21T11:00:00Z"/>
                <w:rFonts w:ascii="Times New Roman" w:hAnsi="Times New Roman" w:cs="Times New Roman"/>
                <w:sz w:val="18"/>
                <w:szCs w:val="18"/>
              </w:rPr>
            </w:pPr>
            <w:del w:id="436" w:author="Yijia Cheng" w:date="2017-03-21T11:00:00Z">
              <w:r w:rsidRPr="00C17CBC" w:rsidDel="00C10FB1">
                <w:rPr>
                  <w:rFonts w:ascii="Times New Roman" w:hAnsi="Times New Roman" w:cs="Times New Roman"/>
                  <w:sz w:val="18"/>
                  <w:szCs w:val="18"/>
                </w:rPr>
                <w:tab/>
              </w:r>
            </w:del>
          </w:p>
          <w:p w14:paraId="0420753C" w14:textId="6AC889FB" w:rsidR="00B1084B" w:rsidDel="00C10FB1" w:rsidRDefault="00B1084B" w:rsidP="00B1084B">
            <w:pPr>
              <w:pStyle w:val="ListParagraph"/>
              <w:numPr>
                <w:ilvl w:val="0"/>
                <w:numId w:val="16"/>
              </w:numPr>
              <w:tabs>
                <w:tab w:val="left" w:pos="3002"/>
              </w:tabs>
              <w:ind w:firstLineChars="0"/>
              <w:rPr>
                <w:del w:id="437" w:author="Yijia Cheng" w:date="2017-03-21T11:00:00Z"/>
                <w:rFonts w:ascii="Times New Roman" w:hAnsi="Times New Roman" w:cs="Times New Roman"/>
                <w:b/>
                <w:sz w:val="24"/>
                <w:szCs w:val="24"/>
              </w:rPr>
            </w:pPr>
            <w:del w:id="438" w:author="Yijia Cheng" w:date="2017-03-21T11:00:00Z">
              <w:r w:rsidRPr="00C17CBC" w:rsidDel="00C10FB1">
                <w:rPr>
                  <w:rFonts w:ascii="Times New Roman" w:hAnsi="Times New Roman" w:cs="Times New Roman"/>
                  <w:b/>
                  <w:sz w:val="24"/>
                  <w:szCs w:val="24"/>
                </w:rPr>
                <w:delText xml:space="preserve">Cultural Heritage: </w:delText>
              </w:r>
            </w:del>
          </w:p>
          <w:p w14:paraId="6C3E302C" w14:textId="0C150D3C" w:rsidR="00B1084B" w:rsidDel="00C10FB1" w:rsidRDefault="00B1084B" w:rsidP="00B1084B">
            <w:pPr>
              <w:pStyle w:val="ListParagraph"/>
              <w:numPr>
                <w:ilvl w:val="0"/>
                <w:numId w:val="18"/>
              </w:numPr>
              <w:tabs>
                <w:tab w:val="left" w:pos="3002"/>
              </w:tabs>
              <w:ind w:firstLineChars="0"/>
              <w:rPr>
                <w:del w:id="439" w:author="Yijia Cheng" w:date="2017-03-21T11:00:00Z"/>
                <w:rFonts w:ascii="Times New Roman" w:hAnsi="Times New Roman" w:cs="Times New Roman"/>
                <w:sz w:val="18"/>
                <w:szCs w:val="18"/>
              </w:rPr>
            </w:pPr>
            <w:del w:id="440" w:author="Yijia Cheng" w:date="2017-03-21T11:00:00Z">
              <w:r w:rsidDel="00C10FB1">
                <w:rPr>
                  <w:rFonts w:ascii="Times New Roman" w:hAnsi="Times New Roman" w:cs="Times New Roman"/>
                  <w:sz w:val="18"/>
                  <w:szCs w:val="18"/>
                </w:rPr>
                <w:delText>M</w:delText>
              </w:r>
              <w:r w:rsidRPr="008422AE" w:rsidDel="00C10FB1">
                <w:rPr>
                  <w:rFonts w:ascii="Times New Roman" w:hAnsi="Times New Roman" w:cs="Times New Roman"/>
                  <w:sz w:val="18"/>
                  <w:szCs w:val="18"/>
                </w:rPr>
                <w:delText>useum</w:delText>
              </w:r>
              <w:r w:rsidDel="00C10FB1">
                <w:rPr>
                  <w:rFonts w:ascii="Times New Roman" w:hAnsi="Times New Roman" w:cs="Times New Roman"/>
                  <w:sz w:val="18"/>
                  <w:szCs w:val="18"/>
                </w:rPr>
                <w:delText>s</w:delText>
              </w:r>
            </w:del>
          </w:p>
          <w:p w14:paraId="28CAFCB9" w14:textId="625C4840" w:rsidR="00B1084B" w:rsidDel="00C10FB1" w:rsidRDefault="00B1084B" w:rsidP="00B1084B">
            <w:pPr>
              <w:pStyle w:val="ListParagraph"/>
              <w:numPr>
                <w:ilvl w:val="0"/>
                <w:numId w:val="18"/>
              </w:numPr>
              <w:tabs>
                <w:tab w:val="left" w:pos="3002"/>
              </w:tabs>
              <w:ind w:firstLineChars="0"/>
              <w:rPr>
                <w:del w:id="441" w:author="Yijia Cheng" w:date="2017-03-21T11:00:00Z"/>
                <w:rFonts w:ascii="Times New Roman" w:hAnsi="Times New Roman" w:cs="Times New Roman"/>
                <w:sz w:val="18"/>
                <w:szCs w:val="18"/>
              </w:rPr>
            </w:pPr>
            <w:del w:id="442" w:author="Yijia Cheng" w:date="2017-03-21T11:00:00Z">
              <w:r w:rsidDel="00C10FB1">
                <w:rPr>
                  <w:rFonts w:ascii="Times New Roman" w:hAnsi="Times New Roman" w:cs="Times New Roman"/>
                  <w:sz w:val="18"/>
                  <w:szCs w:val="18"/>
                </w:rPr>
                <w:delText>Activates</w:delText>
              </w:r>
            </w:del>
          </w:p>
          <w:p w14:paraId="0E4E1F0D" w14:textId="094CA169" w:rsidR="00B1084B" w:rsidRPr="008422AE" w:rsidDel="00C10FB1" w:rsidRDefault="00B1084B" w:rsidP="00B1084B">
            <w:pPr>
              <w:tabs>
                <w:tab w:val="left" w:pos="3002"/>
              </w:tabs>
              <w:rPr>
                <w:del w:id="443" w:author="Yijia Cheng" w:date="2017-03-21T11:00:00Z"/>
                <w:rFonts w:ascii="Times New Roman" w:hAnsi="Times New Roman" w:cs="Times New Roman"/>
                <w:sz w:val="18"/>
                <w:szCs w:val="18"/>
              </w:rPr>
            </w:pPr>
          </w:p>
          <w:p w14:paraId="6609E107" w14:textId="3F92ED6F" w:rsidR="00B1084B" w:rsidDel="00C10FB1" w:rsidRDefault="00B1084B" w:rsidP="00B1084B">
            <w:pPr>
              <w:pStyle w:val="ListParagraph"/>
              <w:numPr>
                <w:ilvl w:val="0"/>
                <w:numId w:val="19"/>
              </w:numPr>
              <w:tabs>
                <w:tab w:val="left" w:pos="3002"/>
              </w:tabs>
              <w:ind w:firstLineChars="0"/>
              <w:rPr>
                <w:del w:id="444" w:author="Yijia Cheng" w:date="2017-03-21T11:00:00Z"/>
                <w:rFonts w:ascii="Times New Roman" w:hAnsi="Times New Roman" w:cs="Times New Roman"/>
                <w:b/>
                <w:sz w:val="24"/>
                <w:szCs w:val="24"/>
              </w:rPr>
            </w:pPr>
            <w:del w:id="445" w:author="Yijia Cheng" w:date="2017-03-21T11:00:00Z">
              <w:r w:rsidDel="00C10FB1">
                <w:rPr>
                  <w:rFonts w:ascii="Times New Roman" w:hAnsi="Times New Roman" w:cs="Times New Roman"/>
                  <w:b/>
                  <w:sz w:val="24"/>
                  <w:szCs w:val="24"/>
                </w:rPr>
                <w:delText>Cooking P</w:delText>
              </w:r>
              <w:r w:rsidRPr="008422AE" w:rsidDel="00C10FB1">
                <w:rPr>
                  <w:rFonts w:ascii="Times New Roman" w:hAnsi="Times New Roman" w:cs="Times New Roman"/>
                  <w:b/>
                  <w:sz w:val="24"/>
                  <w:szCs w:val="24"/>
                </w:rPr>
                <w:delText>rocess</w:delText>
              </w:r>
              <w:r w:rsidDel="00C10FB1">
                <w:rPr>
                  <w:rFonts w:ascii="Times New Roman" w:hAnsi="Times New Roman" w:cs="Times New Roman"/>
                  <w:b/>
                  <w:sz w:val="24"/>
                  <w:szCs w:val="24"/>
                </w:rPr>
                <w:delText>:</w:delText>
              </w:r>
            </w:del>
          </w:p>
          <w:p w14:paraId="240AC94C" w14:textId="02AB95EB" w:rsidR="00B1084B" w:rsidRPr="008422AE" w:rsidDel="00C10FB1" w:rsidRDefault="00B1084B" w:rsidP="00B1084B">
            <w:pPr>
              <w:pStyle w:val="ListParagraph"/>
              <w:tabs>
                <w:tab w:val="left" w:pos="3002"/>
              </w:tabs>
              <w:ind w:left="420" w:firstLineChars="0" w:firstLine="0"/>
              <w:rPr>
                <w:del w:id="446" w:author="Yijia Cheng" w:date="2017-03-21T11:00:00Z"/>
                <w:rFonts w:ascii="Times New Roman" w:hAnsi="Times New Roman" w:cs="Times New Roman"/>
                <w:b/>
                <w:sz w:val="24"/>
                <w:szCs w:val="24"/>
              </w:rPr>
            </w:pPr>
          </w:p>
        </w:tc>
      </w:tr>
      <w:tr w:rsidR="00B1084B" w:rsidDel="00C10FB1" w14:paraId="20A3831E" w14:textId="476781FD" w:rsidTr="0020364C">
        <w:trPr>
          <w:trHeight w:val="590"/>
          <w:del w:id="447" w:author="Yijia Cheng" w:date="2017-03-21T11:00:00Z"/>
        </w:trPr>
        <w:tc>
          <w:tcPr>
            <w:tcW w:w="7848" w:type="dxa"/>
            <w:gridSpan w:val="5"/>
          </w:tcPr>
          <w:p w14:paraId="44197B7F" w14:textId="7AA92E70" w:rsidR="00B1084B" w:rsidRPr="005102AE" w:rsidDel="00C10FB1" w:rsidRDefault="00B1084B" w:rsidP="00B1084B">
            <w:pPr>
              <w:pStyle w:val="ListParagraph"/>
              <w:ind w:firstLineChars="0" w:firstLine="0"/>
              <w:jc w:val="center"/>
              <w:rPr>
                <w:del w:id="448" w:author="Yijia Cheng" w:date="2017-03-21T11:00:00Z"/>
                <w:rFonts w:ascii="Times New Roman" w:hAnsi="Times New Roman" w:cs="Times New Roman"/>
                <w:sz w:val="16"/>
                <w:szCs w:val="16"/>
              </w:rPr>
            </w:pPr>
            <w:del w:id="449" w:author="Yijia Cheng" w:date="2017-03-21T11:00:00Z">
              <w:r w:rsidRPr="005102AE" w:rsidDel="00C10FB1">
                <w:rPr>
                  <w:rFonts w:ascii="Times New Roman" w:hAnsi="Times New Roman" w:cs="Times New Roman" w:hint="eastAsia"/>
                  <w:sz w:val="16"/>
                  <w:szCs w:val="16"/>
                </w:rPr>
                <w:delText>footer</w:delText>
              </w:r>
            </w:del>
          </w:p>
        </w:tc>
      </w:tr>
    </w:tbl>
    <w:p w14:paraId="3BE9D06B" w14:textId="68F2B13B" w:rsidR="00B1084B" w:rsidDel="00C10FB1" w:rsidRDefault="00B1084B" w:rsidP="00B1084B">
      <w:pPr>
        <w:rPr>
          <w:del w:id="450" w:author="Yijia Cheng" w:date="2017-03-21T11:00:00Z"/>
        </w:rPr>
      </w:pPr>
    </w:p>
    <w:p w14:paraId="168A6AF9" w14:textId="41861AF8" w:rsidR="00B1084B" w:rsidRPr="00FC44D6" w:rsidDel="00C10FB1" w:rsidRDefault="00B1084B" w:rsidP="00B1084B">
      <w:pPr>
        <w:rPr>
          <w:del w:id="451" w:author="Yijia Cheng" w:date="2017-03-21T11:00:00Z"/>
          <w:sz w:val="28"/>
          <w:szCs w:val="28"/>
        </w:rPr>
      </w:pPr>
    </w:p>
    <w:p w14:paraId="57369D89" w14:textId="50C58392" w:rsidR="00B1084B" w:rsidDel="00C10FB1" w:rsidRDefault="00B1084B" w:rsidP="00B1084B">
      <w:pPr>
        <w:rPr>
          <w:del w:id="452" w:author="Yijia Cheng" w:date="2017-03-21T11:00:00Z"/>
        </w:rPr>
      </w:pPr>
    </w:p>
    <w:p w14:paraId="528C2821" w14:textId="44554BF5" w:rsidR="0043432B" w:rsidDel="00C10FB1" w:rsidRDefault="0043432B" w:rsidP="006D5B8A">
      <w:pPr>
        <w:rPr>
          <w:del w:id="453" w:author="Yijia Cheng" w:date="2017-03-21T11:00:00Z"/>
        </w:rPr>
      </w:pP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332DAE" w:rsidDel="00C10FB1" w14:paraId="5642237C" w14:textId="13BB8F93" w:rsidTr="00515B74">
        <w:trPr>
          <w:trHeight w:val="1698"/>
          <w:del w:id="454" w:author="Yijia Cheng" w:date="2017-03-21T11:00:00Z"/>
        </w:trPr>
        <w:tc>
          <w:tcPr>
            <w:tcW w:w="7848" w:type="dxa"/>
            <w:gridSpan w:val="5"/>
            <w:shd w:val="clear" w:color="auto" w:fill="auto"/>
          </w:tcPr>
          <w:p w14:paraId="44679EC1" w14:textId="7267D0A0" w:rsidR="00332DAE" w:rsidRPr="0098281F" w:rsidDel="00C10FB1" w:rsidRDefault="00515B74" w:rsidP="00B1084B">
            <w:pPr>
              <w:tabs>
                <w:tab w:val="left" w:pos="696"/>
                <w:tab w:val="left" w:pos="1788"/>
                <w:tab w:val="center" w:pos="3154"/>
              </w:tabs>
              <w:spacing w:before="240"/>
              <w:jc w:val="center"/>
              <w:rPr>
                <w:del w:id="455" w:author="Yijia Cheng" w:date="2017-03-21T11:00:00Z"/>
                <w:rFonts w:ascii="AR CENA" w:hAnsi="AR CENA" w:cs="Calibri"/>
                <w:sz w:val="72"/>
                <w:szCs w:val="72"/>
              </w:rPr>
            </w:pPr>
            <w:del w:id="456" w:author="Yijia Cheng" w:date="2017-03-21T11:00:00Z">
              <w:r w:rsidDel="00C10FB1">
                <w:rPr>
                  <w:rFonts w:ascii="AR CENA" w:hAnsi="AR CENA" w:cs="Calibri"/>
                  <w:noProof/>
                  <w:sz w:val="72"/>
                  <w:szCs w:val="72"/>
                </w:rPr>
                <mc:AlternateContent>
                  <mc:Choice Requires="wps">
                    <w:drawing>
                      <wp:anchor distT="0" distB="0" distL="114300" distR="114300" simplePos="0" relativeHeight="251764736" behindDoc="0" locked="0" layoutInCell="1" allowOverlap="1" wp14:anchorId="33026A7E" wp14:editId="42E3D14B">
                        <wp:simplePos x="0" y="0"/>
                        <wp:positionH relativeFrom="column">
                          <wp:posOffset>206253</wp:posOffset>
                        </wp:positionH>
                        <wp:positionV relativeFrom="paragraph">
                          <wp:posOffset>66790</wp:posOffset>
                        </wp:positionV>
                        <wp:extent cx="627961" cy="616944"/>
                        <wp:effectExtent l="0" t="0" r="20320" b="12065"/>
                        <wp:wrapNone/>
                        <wp:docPr id="299" name="Oval 299"/>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1F4F2000" w14:textId="77777777" w:rsidR="00CE6BD9" w:rsidRPr="00515B74" w:rsidRDefault="00CE6BD9"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26A7E" id="Oval 299" o:spid="_x0000_s1036" style="position:absolute;left:0;text-align:left;margin-left:16.25pt;margin-top:5.25pt;width:49.45pt;height:48.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" fillcolor="white [3201]" strokecolor="black [3200]" strokeweight="1pt">
                        <v:stroke joinstyle="miter"/>
                        <v:textbox>
                          <w:txbxContent>
                            <w:p w14:paraId="1F4F2000" w14:textId="77777777" w:rsidR="00CE6BD9" w:rsidRPr="00515B74" w:rsidRDefault="00CE6BD9" w:rsidP="00515B74">
                              <w:pPr>
                                <w:jc w:val="center"/>
                                <w:rPr>
                                  <w:b/>
                                  <w:i/>
                                  <w:sz w:val="15"/>
                                  <w:szCs w:val="15"/>
                                </w:rPr>
                              </w:pPr>
                              <w:r w:rsidRPr="00515B74">
                                <w:rPr>
                                  <w:rFonts w:hint="eastAsia"/>
                                  <w:b/>
                                  <w:i/>
                                  <w:sz w:val="15"/>
                                  <w:szCs w:val="15"/>
                                </w:rPr>
                                <w:t>LOGO</w:t>
                              </w:r>
                            </w:p>
                          </w:txbxContent>
                        </v:textbox>
                      </v:oval>
                    </w:pict>
                  </mc:Fallback>
                </mc:AlternateContent>
              </w:r>
              <w:r w:rsidR="00B1084B" w:rsidDel="00C10FB1">
                <w:rPr>
                  <w:rFonts w:ascii="AR CENA" w:hAnsi="AR CENA" w:cs="Calibri"/>
                  <w:sz w:val="72"/>
                  <w:szCs w:val="72"/>
                </w:rPr>
                <w:delText>Spicy</w:delText>
              </w:r>
            </w:del>
          </w:p>
        </w:tc>
      </w:tr>
      <w:tr w:rsidR="00332DAE" w:rsidDel="00C10FB1" w14:paraId="4DA0815C" w14:textId="1AF2B6A4" w:rsidTr="00515B74">
        <w:trPr>
          <w:trHeight w:val="357"/>
          <w:del w:id="457" w:author="Yijia Cheng" w:date="2017-03-21T11:00:00Z"/>
        </w:trPr>
        <w:tc>
          <w:tcPr>
            <w:tcW w:w="1392" w:type="dxa"/>
            <w:shd w:val="clear" w:color="auto" w:fill="auto"/>
          </w:tcPr>
          <w:p w14:paraId="42582FED" w14:textId="4924010B" w:rsidR="00332DAE" w:rsidRPr="0098281F" w:rsidDel="00C10FB1" w:rsidRDefault="00332DAE" w:rsidP="00332DAE">
            <w:pPr>
              <w:pStyle w:val="ListParagraph"/>
              <w:ind w:firstLineChars="0" w:firstLine="0"/>
              <w:jc w:val="center"/>
              <w:rPr>
                <w:del w:id="458" w:author="Yijia Cheng" w:date="2017-03-21T11:00:00Z"/>
                <w:rFonts w:ascii="Arial Black" w:hAnsi="Arial Black" w:cs="Calibri"/>
                <w:sz w:val="16"/>
                <w:szCs w:val="16"/>
              </w:rPr>
            </w:pPr>
            <w:del w:id="459" w:author="Yijia Cheng" w:date="2017-03-21T11:00:00Z">
              <w:r w:rsidRPr="0098281F" w:rsidDel="00C10FB1">
                <w:rPr>
                  <w:rFonts w:ascii="Arial Black" w:hAnsi="Arial Black" w:cs="Calibri"/>
                  <w:sz w:val="16"/>
                  <w:szCs w:val="16"/>
                </w:rPr>
                <w:delText>Home</w:delText>
              </w:r>
            </w:del>
          </w:p>
        </w:tc>
        <w:tc>
          <w:tcPr>
            <w:tcW w:w="1535" w:type="dxa"/>
            <w:shd w:val="clear" w:color="auto" w:fill="auto"/>
          </w:tcPr>
          <w:p w14:paraId="4C3375CE" w14:textId="58DF3D4F" w:rsidR="00332DAE" w:rsidRPr="0098281F" w:rsidDel="00C10FB1" w:rsidRDefault="00332DAE" w:rsidP="00332DAE">
            <w:pPr>
              <w:pStyle w:val="ListParagraph"/>
              <w:ind w:firstLineChars="0" w:firstLine="0"/>
              <w:jc w:val="center"/>
              <w:rPr>
                <w:del w:id="460" w:author="Yijia Cheng" w:date="2017-03-21T11:00:00Z"/>
                <w:rFonts w:ascii="Arial Black" w:hAnsi="Arial Black" w:cs="Calibri"/>
                <w:sz w:val="16"/>
                <w:szCs w:val="16"/>
              </w:rPr>
            </w:pPr>
            <w:del w:id="461" w:author="Yijia Cheng" w:date="2017-03-21T11:00:00Z">
              <w:r w:rsidRPr="0098281F" w:rsidDel="00C10FB1">
                <w:rPr>
                  <w:rFonts w:ascii="Arial Black" w:hAnsi="Arial Black" w:cs="Calibri"/>
                  <w:sz w:val="16"/>
                  <w:szCs w:val="16"/>
                </w:rPr>
                <w:delText>Five Flavors</w:delText>
              </w:r>
            </w:del>
          </w:p>
        </w:tc>
        <w:tc>
          <w:tcPr>
            <w:tcW w:w="1401" w:type="dxa"/>
            <w:shd w:val="clear" w:color="auto" w:fill="auto"/>
          </w:tcPr>
          <w:p w14:paraId="6D3B5073" w14:textId="373E982B" w:rsidR="00332DAE" w:rsidRPr="0098281F" w:rsidDel="00C10FB1" w:rsidRDefault="00332DAE" w:rsidP="00332DAE">
            <w:pPr>
              <w:pStyle w:val="ListParagraph"/>
              <w:ind w:firstLineChars="0" w:firstLine="0"/>
              <w:jc w:val="center"/>
              <w:rPr>
                <w:del w:id="462" w:author="Yijia Cheng" w:date="2017-03-21T11:00:00Z"/>
                <w:rFonts w:ascii="Arial Black" w:hAnsi="Arial Black" w:cs="Calibri"/>
                <w:sz w:val="16"/>
                <w:szCs w:val="16"/>
              </w:rPr>
            </w:pPr>
            <w:del w:id="463" w:author="Yijia Cheng" w:date="2017-03-21T11:00:00Z">
              <w:r w:rsidRPr="0098281F" w:rsidDel="00C10FB1">
                <w:rPr>
                  <w:rFonts w:ascii="Arial Black" w:hAnsi="Arial Black" w:cs="Calibri"/>
                  <w:sz w:val="16"/>
                  <w:szCs w:val="16"/>
                </w:rPr>
                <w:delText>Forum</w:delText>
              </w:r>
            </w:del>
          </w:p>
        </w:tc>
        <w:tc>
          <w:tcPr>
            <w:tcW w:w="1733" w:type="dxa"/>
            <w:shd w:val="clear" w:color="auto" w:fill="auto"/>
          </w:tcPr>
          <w:p w14:paraId="178A4C35" w14:textId="4B5E2606" w:rsidR="00332DAE" w:rsidRPr="0098281F" w:rsidDel="00C10FB1" w:rsidRDefault="00332DAE" w:rsidP="00332DAE">
            <w:pPr>
              <w:pStyle w:val="ListParagraph"/>
              <w:ind w:firstLineChars="0" w:firstLine="0"/>
              <w:jc w:val="center"/>
              <w:rPr>
                <w:del w:id="464" w:author="Yijia Cheng" w:date="2017-03-21T11:00:00Z"/>
                <w:rFonts w:ascii="Arial Black" w:hAnsi="Arial Black" w:cs="Calibri"/>
                <w:sz w:val="16"/>
                <w:szCs w:val="16"/>
              </w:rPr>
            </w:pPr>
            <w:del w:id="465" w:author="Yijia Cheng" w:date="2017-03-21T11:00:00Z">
              <w:r w:rsidRPr="0098281F" w:rsidDel="00C10FB1">
                <w:rPr>
                  <w:rFonts w:ascii="Arial Black" w:hAnsi="Arial Black" w:cs="Calibri"/>
                  <w:sz w:val="16"/>
                  <w:szCs w:val="16"/>
                </w:rPr>
                <w:delText>About Us</w:delText>
              </w:r>
            </w:del>
          </w:p>
        </w:tc>
        <w:tc>
          <w:tcPr>
            <w:tcW w:w="1785" w:type="dxa"/>
            <w:shd w:val="clear" w:color="auto" w:fill="auto"/>
          </w:tcPr>
          <w:p w14:paraId="2F9A4D9E" w14:textId="02A8A5F1" w:rsidR="00332DAE" w:rsidRPr="0098281F" w:rsidDel="00C10FB1" w:rsidRDefault="00332DAE" w:rsidP="00332DAE">
            <w:pPr>
              <w:pStyle w:val="ListParagraph"/>
              <w:ind w:firstLineChars="0" w:firstLine="0"/>
              <w:jc w:val="center"/>
              <w:rPr>
                <w:del w:id="466" w:author="Yijia Cheng" w:date="2017-03-21T11:00:00Z"/>
                <w:rFonts w:ascii="Arial Black" w:hAnsi="Arial Black" w:cs="Calibri"/>
                <w:sz w:val="16"/>
                <w:szCs w:val="16"/>
              </w:rPr>
            </w:pPr>
            <w:del w:id="467" w:author="Yijia Cheng" w:date="2017-03-21T11:00:00Z">
              <w:r w:rsidRPr="0098281F" w:rsidDel="00C10FB1">
                <w:rPr>
                  <w:rFonts w:ascii="Arial Black" w:hAnsi="Arial Black" w:cs="Calibri"/>
                  <w:sz w:val="16"/>
                  <w:szCs w:val="16"/>
                </w:rPr>
                <w:delText>Contact Us</w:delText>
              </w:r>
            </w:del>
          </w:p>
        </w:tc>
      </w:tr>
      <w:tr w:rsidR="00332DAE" w:rsidDel="00C10FB1" w14:paraId="09F52869" w14:textId="1D07D161" w:rsidTr="00B1084B">
        <w:trPr>
          <w:trHeight w:val="5568"/>
          <w:del w:id="468" w:author="Yijia Cheng" w:date="2017-03-21T11:00:00Z"/>
        </w:trPr>
        <w:tc>
          <w:tcPr>
            <w:tcW w:w="7848" w:type="dxa"/>
            <w:gridSpan w:val="5"/>
          </w:tcPr>
          <w:p w14:paraId="218F93E5" w14:textId="07E6A3C3" w:rsidR="00332DAE" w:rsidRPr="00C17CBC" w:rsidDel="00C10FB1" w:rsidRDefault="00332DAE" w:rsidP="00332DAE">
            <w:pPr>
              <w:jc w:val="left"/>
              <w:rPr>
                <w:del w:id="469" w:author="Yijia Cheng" w:date="2017-03-21T11:00:00Z"/>
                <w:sz w:val="16"/>
                <w:szCs w:val="16"/>
              </w:rPr>
            </w:pPr>
            <w:del w:id="470" w:author="Yijia Cheng" w:date="2017-03-21T11:00:00Z">
              <w:r w:rsidRPr="00C17CBC" w:rsidDel="00C10FB1">
                <w:rPr>
                  <w:rFonts w:ascii="Times New Roman" w:hAnsi="Times New Roman" w:cs="Times New Roman"/>
                  <w:sz w:val="20"/>
                  <w:szCs w:val="20"/>
                </w:rPr>
                <w:delText>Representative:</w:delText>
              </w:r>
              <w:r w:rsidR="004D38F0" w:rsidDel="00C10FB1">
                <w:rPr>
                  <w:rFonts w:ascii="Times New Roman" w:hAnsi="Times New Roman" w:cs="Times New Roman"/>
                  <w:sz w:val="20"/>
                  <w:szCs w:val="20"/>
                  <w:shd w:val="clear" w:color="auto" w:fill="FFFFFF"/>
                </w:rPr>
                <w:delText xml:space="preserve"> xxxx</w:delText>
              </w:r>
              <w:r w:rsidRPr="00C17CBC" w:rsidDel="00C10FB1">
                <w:rPr>
                  <w:rFonts w:ascii="Times New Roman" w:hAnsi="Times New Roman" w:cs="Times New Roman"/>
                  <w:sz w:val="20"/>
                  <w:szCs w:val="20"/>
                  <w:shd w:val="clear" w:color="auto" w:fill="FFFFFF"/>
                </w:rPr>
                <w:delText xml:space="preserve"> Cuisine</w:delText>
              </w:r>
            </w:del>
          </w:p>
          <w:p w14:paraId="1C297A21" w14:textId="5D8DD0F2" w:rsidR="00332DAE" w:rsidRPr="00C17CBC" w:rsidDel="00C10FB1" w:rsidRDefault="00332DAE" w:rsidP="00332DAE">
            <w:pPr>
              <w:pStyle w:val="ListParagraph"/>
              <w:numPr>
                <w:ilvl w:val="0"/>
                <w:numId w:val="16"/>
              </w:numPr>
              <w:tabs>
                <w:tab w:val="left" w:pos="3002"/>
              </w:tabs>
              <w:ind w:firstLineChars="0"/>
              <w:rPr>
                <w:del w:id="471" w:author="Yijia Cheng" w:date="2017-03-21T11:00:00Z"/>
                <w:rFonts w:ascii="Times New Roman" w:hAnsi="Times New Roman" w:cs="Times New Roman"/>
                <w:b/>
                <w:sz w:val="24"/>
                <w:szCs w:val="24"/>
              </w:rPr>
            </w:pPr>
            <w:del w:id="472" w:author="Yijia Cheng" w:date="2017-03-21T11:00:00Z">
              <w:r w:rsidRPr="00C17CBC" w:rsidDel="00C10FB1">
                <w:rPr>
                  <w:rFonts w:ascii="Times New Roman" w:hAnsi="Times New Roman" w:cs="Times New Roman"/>
                  <w:b/>
                  <w:sz w:val="24"/>
                  <w:szCs w:val="24"/>
                </w:rPr>
                <w:delText>Introduction</w:delText>
              </w:r>
              <w:r w:rsidRPr="00C17CBC" w:rsidDel="00C10FB1">
                <w:rPr>
                  <w:rFonts w:ascii="Times New Roman" w:hAnsi="Times New Roman" w:cs="Times New Roman"/>
                  <w:b/>
                  <w:sz w:val="24"/>
                  <w:szCs w:val="24"/>
                </w:rPr>
                <w:delText>：</w:delText>
              </w:r>
            </w:del>
          </w:p>
          <w:p w14:paraId="7E3F17D4" w14:textId="7E743FB4" w:rsidR="00332DAE" w:rsidDel="00C10FB1" w:rsidRDefault="00332DAE" w:rsidP="00332DAE">
            <w:pPr>
              <w:pStyle w:val="ListParagraph"/>
              <w:numPr>
                <w:ilvl w:val="0"/>
                <w:numId w:val="17"/>
              </w:numPr>
              <w:tabs>
                <w:tab w:val="left" w:pos="3002"/>
              </w:tabs>
              <w:ind w:firstLineChars="0"/>
              <w:rPr>
                <w:del w:id="473" w:author="Yijia Cheng" w:date="2017-03-21T11:00:00Z"/>
                <w:rFonts w:ascii="Times New Roman" w:hAnsi="Times New Roman" w:cs="Times New Roman"/>
                <w:sz w:val="18"/>
                <w:szCs w:val="18"/>
              </w:rPr>
            </w:pPr>
            <w:del w:id="474" w:author="Yijia Cheng" w:date="2017-03-21T11:00:00Z">
              <w:r w:rsidDel="00C10FB1">
                <w:rPr>
                  <w:rFonts w:ascii="Times New Roman" w:hAnsi="Times New Roman" w:cs="Times New Roman"/>
                  <w:sz w:val="18"/>
                  <w:szCs w:val="18"/>
                </w:rPr>
                <w:delText>A</w:delText>
              </w:r>
              <w:r w:rsidRPr="00C17CBC" w:rsidDel="00C10FB1">
                <w:rPr>
                  <w:rFonts w:ascii="Times New Roman" w:hAnsi="Times New Roman" w:cs="Times New Roman"/>
                  <w:sz w:val="18"/>
                  <w:szCs w:val="18"/>
                </w:rPr>
                <w:delText>rea</w:delText>
              </w:r>
            </w:del>
          </w:p>
          <w:p w14:paraId="55822A08" w14:textId="2B40202E" w:rsidR="00332DAE" w:rsidDel="00C10FB1" w:rsidRDefault="00B1084B" w:rsidP="00332DAE">
            <w:pPr>
              <w:pStyle w:val="ListParagraph"/>
              <w:numPr>
                <w:ilvl w:val="0"/>
                <w:numId w:val="17"/>
              </w:numPr>
              <w:tabs>
                <w:tab w:val="left" w:pos="3002"/>
              </w:tabs>
              <w:ind w:firstLineChars="0"/>
              <w:rPr>
                <w:del w:id="475" w:author="Yijia Cheng" w:date="2017-03-21T11:00:00Z"/>
                <w:rFonts w:ascii="Times New Roman" w:hAnsi="Times New Roman" w:cs="Times New Roman"/>
                <w:sz w:val="18"/>
                <w:szCs w:val="18"/>
              </w:rPr>
            </w:pPr>
            <w:del w:id="476" w:author="Yijia Cheng" w:date="2017-03-21T11:00:00Z">
              <w:r w:rsidDel="00C10FB1">
                <w:rPr>
                  <w:noProof/>
                  <w:sz w:val="16"/>
                  <w:szCs w:val="16"/>
                </w:rPr>
                <mc:AlternateContent>
                  <mc:Choice Requires="wps">
                    <w:drawing>
                      <wp:anchor distT="0" distB="0" distL="114300" distR="114300" simplePos="0" relativeHeight="251723776" behindDoc="0" locked="0" layoutInCell="1" allowOverlap="1" wp14:anchorId="0CD67322" wp14:editId="7C9EF953">
                        <wp:simplePos x="0" y="0"/>
                        <wp:positionH relativeFrom="column">
                          <wp:posOffset>2610279</wp:posOffset>
                        </wp:positionH>
                        <wp:positionV relativeFrom="paragraph">
                          <wp:posOffset>14022</wp:posOffset>
                        </wp:positionV>
                        <wp:extent cx="1435359" cy="1751518"/>
                        <wp:effectExtent l="0" t="0" r="12700" b="20320"/>
                        <wp:wrapNone/>
                        <wp:docPr id="4" name="Rounded Rectangle 4"/>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52DEB236" w14:textId="77777777" w:rsidR="00CE6BD9" w:rsidRPr="00357421" w:rsidRDefault="00CE6BD9" w:rsidP="00332DAE">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D67322" id="Rounded Rectangle 4" o:spid="_x0000_s1037" style="position:absolute;left:0;text-align:left;margin-left:205.55pt;margin-top:1.1pt;width:113pt;height:137.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" fillcolor="white [3201]" strokecolor="black [3200]" strokeweight="1pt">
                        <v:stroke joinstyle="miter"/>
                        <v:textbox>
                          <w:txbxContent>
                            <w:p w14:paraId="52DEB236" w14:textId="77777777" w:rsidR="00CE6BD9" w:rsidRPr="00357421" w:rsidRDefault="00CE6BD9" w:rsidP="00332DAE">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sidR="00332DAE" w:rsidDel="00C10FB1">
                <w:rPr>
                  <w:rFonts w:ascii="Times New Roman" w:hAnsi="Times New Roman" w:cs="Times New Roman"/>
                  <w:sz w:val="18"/>
                  <w:szCs w:val="18"/>
                </w:rPr>
                <w:delText>History</w:delText>
              </w:r>
            </w:del>
          </w:p>
          <w:p w14:paraId="7D936538" w14:textId="0CB7762F" w:rsidR="00332DAE" w:rsidDel="00C10FB1" w:rsidRDefault="00332DAE" w:rsidP="00332DAE">
            <w:pPr>
              <w:pStyle w:val="ListParagraph"/>
              <w:numPr>
                <w:ilvl w:val="0"/>
                <w:numId w:val="17"/>
              </w:numPr>
              <w:tabs>
                <w:tab w:val="left" w:pos="3002"/>
              </w:tabs>
              <w:ind w:firstLineChars="0"/>
              <w:rPr>
                <w:del w:id="477" w:author="Yijia Cheng" w:date="2017-03-21T11:00:00Z"/>
                <w:rFonts w:ascii="Times New Roman" w:hAnsi="Times New Roman" w:cs="Times New Roman"/>
                <w:sz w:val="18"/>
                <w:szCs w:val="18"/>
              </w:rPr>
            </w:pPr>
            <w:del w:id="478" w:author="Yijia Cheng" w:date="2017-03-21T11:00:00Z">
              <w:r w:rsidRPr="00C17CBC" w:rsidDel="00C10FB1">
                <w:rPr>
                  <w:rFonts w:ascii="Times New Roman" w:hAnsi="Times New Roman" w:cs="Times New Roman"/>
                  <w:sz w:val="18"/>
                  <w:szCs w:val="18"/>
                </w:rPr>
                <w:delText>Category</w:delText>
              </w:r>
            </w:del>
          </w:p>
          <w:p w14:paraId="1A9F2043" w14:textId="6A4CE5A2" w:rsidR="00332DAE" w:rsidDel="00C10FB1" w:rsidRDefault="00332DAE" w:rsidP="00332DAE">
            <w:pPr>
              <w:pStyle w:val="ListParagraph"/>
              <w:numPr>
                <w:ilvl w:val="0"/>
                <w:numId w:val="17"/>
              </w:numPr>
              <w:tabs>
                <w:tab w:val="left" w:pos="3002"/>
              </w:tabs>
              <w:ind w:firstLineChars="0"/>
              <w:rPr>
                <w:del w:id="479" w:author="Yijia Cheng" w:date="2017-03-21T11:00:00Z"/>
                <w:rFonts w:ascii="Times New Roman" w:hAnsi="Times New Roman" w:cs="Times New Roman"/>
                <w:sz w:val="18"/>
                <w:szCs w:val="18"/>
              </w:rPr>
            </w:pPr>
            <w:del w:id="480" w:author="Yijia Cheng" w:date="2017-03-21T11:00:00Z">
              <w:r w:rsidDel="00C10FB1">
                <w:rPr>
                  <w:rFonts w:ascii="Times New Roman" w:hAnsi="Times New Roman" w:cs="Times New Roman"/>
                  <w:sz w:val="18"/>
                  <w:szCs w:val="18"/>
                </w:rPr>
                <w:delText>S</w:delText>
              </w:r>
              <w:r w:rsidRPr="00C17CBC" w:rsidDel="00C10FB1">
                <w:rPr>
                  <w:rFonts w:ascii="Times New Roman" w:hAnsi="Times New Roman" w:cs="Times New Roman"/>
                  <w:sz w:val="18"/>
                  <w:szCs w:val="18"/>
                </w:rPr>
                <w:delText>pecialty</w:delText>
              </w:r>
            </w:del>
          </w:p>
          <w:p w14:paraId="65A57B2F" w14:textId="13F10127" w:rsidR="00332DAE" w:rsidRPr="00C17CBC" w:rsidDel="00C10FB1" w:rsidRDefault="00332DAE" w:rsidP="00332DAE">
            <w:pPr>
              <w:pStyle w:val="ListParagraph"/>
              <w:tabs>
                <w:tab w:val="left" w:pos="3002"/>
              </w:tabs>
              <w:ind w:left="840" w:firstLineChars="0" w:firstLine="0"/>
              <w:rPr>
                <w:del w:id="481" w:author="Yijia Cheng" w:date="2017-03-21T11:00:00Z"/>
                <w:rFonts w:ascii="Times New Roman" w:hAnsi="Times New Roman" w:cs="Times New Roman"/>
                <w:sz w:val="18"/>
                <w:szCs w:val="18"/>
              </w:rPr>
            </w:pPr>
            <w:del w:id="482" w:author="Yijia Cheng" w:date="2017-03-21T11:00:00Z">
              <w:r w:rsidRPr="00C17CBC" w:rsidDel="00C10FB1">
                <w:rPr>
                  <w:rFonts w:ascii="Times New Roman" w:hAnsi="Times New Roman" w:cs="Times New Roman"/>
                  <w:sz w:val="18"/>
                  <w:szCs w:val="18"/>
                </w:rPr>
                <w:tab/>
              </w:r>
            </w:del>
          </w:p>
          <w:p w14:paraId="1873B9E8" w14:textId="07D0E43A" w:rsidR="00332DAE" w:rsidDel="00C10FB1" w:rsidRDefault="00332DAE" w:rsidP="00332DAE">
            <w:pPr>
              <w:pStyle w:val="ListParagraph"/>
              <w:numPr>
                <w:ilvl w:val="0"/>
                <w:numId w:val="16"/>
              </w:numPr>
              <w:tabs>
                <w:tab w:val="left" w:pos="3002"/>
              </w:tabs>
              <w:ind w:firstLineChars="0"/>
              <w:rPr>
                <w:del w:id="483" w:author="Yijia Cheng" w:date="2017-03-21T11:00:00Z"/>
                <w:rFonts w:ascii="Times New Roman" w:hAnsi="Times New Roman" w:cs="Times New Roman"/>
                <w:b/>
                <w:sz w:val="24"/>
                <w:szCs w:val="24"/>
              </w:rPr>
            </w:pPr>
            <w:del w:id="484" w:author="Yijia Cheng" w:date="2017-03-21T11:00:00Z">
              <w:r w:rsidRPr="00C17CBC" w:rsidDel="00C10FB1">
                <w:rPr>
                  <w:rFonts w:ascii="Times New Roman" w:hAnsi="Times New Roman" w:cs="Times New Roman"/>
                  <w:b/>
                  <w:sz w:val="24"/>
                  <w:szCs w:val="24"/>
                </w:rPr>
                <w:delText xml:space="preserve">Cultural Heritage: </w:delText>
              </w:r>
            </w:del>
          </w:p>
          <w:p w14:paraId="2AAFA81D" w14:textId="4B1F7B7F" w:rsidR="00332DAE" w:rsidDel="00C10FB1" w:rsidRDefault="00332DAE" w:rsidP="00332DAE">
            <w:pPr>
              <w:pStyle w:val="ListParagraph"/>
              <w:numPr>
                <w:ilvl w:val="0"/>
                <w:numId w:val="18"/>
              </w:numPr>
              <w:tabs>
                <w:tab w:val="left" w:pos="3002"/>
              </w:tabs>
              <w:ind w:firstLineChars="0"/>
              <w:rPr>
                <w:del w:id="485" w:author="Yijia Cheng" w:date="2017-03-21T11:00:00Z"/>
                <w:rFonts w:ascii="Times New Roman" w:hAnsi="Times New Roman" w:cs="Times New Roman"/>
                <w:sz w:val="18"/>
                <w:szCs w:val="18"/>
              </w:rPr>
            </w:pPr>
            <w:del w:id="486" w:author="Yijia Cheng" w:date="2017-03-21T11:00:00Z">
              <w:r w:rsidDel="00C10FB1">
                <w:rPr>
                  <w:rFonts w:ascii="Times New Roman" w:hAnsi="Times New Roman" w:cs="Times New Roman"/>
                  <w:sz w:val="18"/>
                  <w:szCs w:val="18"/>
                </w:rPr>
                <w:delText>M</w:delText>
              </w:r>
              <w:r w:rsidRPr="008422AE" w:rsidDel="00C10FB1">
                <w:rPr>
                  <w:rFonts w:ascii="Times New Roman" w:hAnsi="Times New Roman" w:cs="Times New Roman"/>
                  <w:sz w:val="18"/>
                  <w:szCs w:val="18"/>
                </w:rPr>
                <w:delText>useum</w:delText>
              </w:r>
              <w:r w:rsidDel="00C10FB1">
                <w:rPr>
                  <w:rFonts w:ascii="Times New Roman" w:hAnsi="Times New Roman" w:cs="Times New Roman"/>
                  <w:sz w:val="18"/>
                  <w:szCs w:val="18"/>
                </w:rPr>
                <w:delText>s</w:delText>
              </w:r>
            </w:del>
          </w:p>
          <w:p w14:paraId="2FD1282B" w14:textId="2F0CDFFF" w:rsidR="00332DAE" w:rsidDel="00C10FB1" w:rsidRDefault="00332DAE" w:rsidP="00332DAE">
            <w:pPr>
              <w:pStyle w:val="ListParagraph"/>
              <w:numPr>
                <w:ilvl w:val="0"/>
                <w:numId w:val="18"/>
              </w:numPr>
              <w:tabs>
                <w:tab w:val="left" w:pos="3002"/>
              </w:tabs>
              <w:ind w:firstLineChars="0"/>
              <w:rPr>
                <w:del w:id="487" w:author="Yijia Cheng" w:date="2017-03-21T11:00:00Z"/>
                <w:rFonts w:ascii="Times New Roman" w:hAnsi="Times New Roman" w:cs="Times New Roman"/>
                <w:sz w:val="18"/>
                <w:szCs w:val="18"/>
              </w:rPr>
            </w:pPr>
            <w:del w:id="488" w:author="Yijia Cheng" w:date="2017-03-21T11:00:00Z">
              <w:r w:rsidDel="00C10FB1">
                <w:rPr>
                  <w:rFonts w:ascii="Times New Roman" w:hAnsi="Times New Roman" w:cs="Times New Roman"/>
                  <w:sz w:val="18"/>
                  <w:szCs w:val="18"/>
                </w:rPr>
                <w:delText>Activates</w:delText>
              </w:r>
            </w:del>
          </w:p>
          <w:p w14:paraId="05FEC5FA" w14:textId="1BF9F582" w:rsidR="00332DAE" w:rsidRPr="008422AE" w:rsidDel="00C10FB1" w:rsidRDefault="00332DAE" w:rsidP="00332DAE">
            <w:pPr>
              <w:tabs>
                <w:tab w:val="left" w:pos="3002"/>
              </w:tabs>
              <w:rPr>
                <w:del w:id="489" w:author="Yijia Cheng" w:date="2017-03-21T11:00:00Z"/>
                <w:rFonts w:ascii="Times New Roman" w:hAnsi="Times New Roman" w:cs="Times New Roman"/>
                <w:sz w:val="18"/>
                <w:szCs w:val="18"/>
              </w:rPr>
            </w:pPr>
          </w:p>
          <w:p w14:paraId="19FDBED2" w14:textId="5643C7B3" w:rsidR="00332DAE" w:rsidDel="00C10FB1" w:rsidRDefault="00332DAE" w:rsidP="00332DAE">
            <w:pPr>
              <w:pStyle w:val="ListParagraph"/>
              <w:numPr>
                <w:ilvl w:val="0"/>
                <w:numId w:val="19"/>
              </w:numPr>
              <w:tabs>
                <w:tab w:val="left" w:pos="3002"/>
              </w:tabs>
              <w:ind w:firstLineChars="0"/>
              <w:rPr>
                <w:del w:id="490" w:author="Yijia Cheng" w:date="2017-03-21T11:00:00Z"/>
                <w:rFonts w:ascii="Times New Roman" w:hAnsi="Times New Roman" w:cs="Times New Roman"/>
                <w:b/>
                <w:sz w:val="24"/>
                <w:szCs w:val="24"/>
              </w:rPr>
            </w:pPr>
            <w:del w:id="491" w:author="Yijia Cheng" w:date="2017-03-21T11:00:00Z">
              <w:r w:rsidDel="00C10FB1">
                <w:rPr>
                  <w:rFonts w:ascii="Times New Roman" w:hAnsi="Times New Roman" w:cs="Times New Roman"/>
                  <w:b/>
                  <w:sz w:val="24"/>
                  <w:szCs w:val="24"/>
                </w:rPr>
                <w:delText>Cooking P</w:delText>
              </w:r>
              <w:r w:rsidRPr="008422AE" w:rsidDel="00C10FB1">
                <w:rPr>
                  <w:rFonts w:ascii="Times New Roman" w:hAnsi="Times New Roman" w:cs="Times New Roman"/>
                  <w:b/>
                  <w:sz w:val="24"/>
                  <w:szCs w:val="24"/>
                </w:rPr>
                <w:delText>rocess</w:delText>
              </w:r>
              <w:r w:rsidDel="00C10FB1">
                <w:rPr>
                  <w:rFonts w:ascii="Times New Roman" w:hAnsi="Times New Roman" w:cs="Times New Roman"/>
                  <w:b/>
                  <w:sz w:val="24"/>
                  <w:szCs w:val="24"/>
                </w:rPr>
                <w:delText>:</w:delText>
              </w:r>
            </w:del>
          </w:p>
          <w:p w14:paraId="368E3E34" w14:textId="01510A61" w:rsidR="00332DAE" w:rsidRPr="008422AE" w:rsidDel="00C10FB1" w:rsidRDefault="00332DAE" w:rsidP="00332DAE">
            <w:pPr>
              <w:pStyle w:val="ListParagraph"/>
              <w:tabs>
                <w:tab w:val="left" w:pos="3002"/>
              </w:tabs>
              <w:ind w:left="420" w:firstLineChars="0" w:firstLine="0"/>
              <w:rPr>
                <w:del w:id="492" w:author="Yijia Cheng" w:date="2017-03-21T11:00:00Z"/>
                <w:rFonts w:ascii="Times New Roman" w:hAnsi="Times New Roman" w:cs="Times New Roman"/>
                <w:b/>
                <w:sz w:val="24"/>
                <w:szCs w:val="24"/>
              </w:rPr>
            </w:pPr>
          </w:p>
        </w:tc>
      </w:tr>
      <w:tr w:rsidR="00332DAE" w:rsidDel="00C10FB1" w14:paraId="55DD5616" w14:textId="68D20544" w:rsidTr="00332DAE">
        <w:trPr>
          <w:trHeight w:val="590"/>
          <w:del w:id="493" w:author="Yijia Cheng" w:date="2017-03-21T11:00:00Z"/>
        </w:trPr>
        <w:tc>
          <w:tcPr>
            <w:tcW w:w="7848" w:type="dxa"/>
            <w:gridSpan w:val="5"/>
          </w:tcPr>
          <w:p w14:paraId="1D1BFD9E" w14:textId="0102F086" w:rsidR="00332DAE" w:rsidRPr="005102AE" w:rsidDel="00C10FB1" w:rsidRDefault="00332DAE" w:rsidP="00332DAE">
            <w:pPr>
              <w:pStyle w:val="ListParagraph"/>
              <w:ind w:firstLineChars="0" w:firstLine="0"/>
              <w:jc w:val="center"/>
              <w:rPr>
                <w:del w:id="494" w:author="Yijia Cheng" w:date="2017-03-21T11:00:00Z"/>
                <w:rFonts w:ascii="Times New Roman" w:hAnsi="Times New Roman" w:cs="Times New Roman"/>
                <w:sz w:val="16"/>
                <w:szCs w:val="16"/>
              </w:rPr>
            </w:pPr>
            <w:del w:id="495" w:author="Yijia Cheng" w:date="2017-03-21T11:00:00Z">
              <w:r w:rsidRPr="005102AE" w:rsidDel="00C10FB1">
                <w:rPr>
                  <w:rFonts w:ascii="Times New Roman" w:hAnsi="Times New Roman" w:cs="Times New Roman" w:hint="eastAsia"/>
                  <w:sz w:val="16"/>
                  <w:szCs w:val="16"/>
                </w:rPr>
                <w:delText>footer</w:delText>
              </w:r>
            </w:del>
          </w:p>
        </w:tc>
      </w:tr>
    </w:tbl>
    <w:p w14:paraId="756BCD6A" w14:textId="5C20F192" w:rsidR="00836BE0" w:rsidDel="00C10FB1" w:rsidRDefault="00836BE0" w:rsidP="006D5B8A">
      <w:pPr>
        <w:rPr>
          <w:del w:id="496" w:author="Yijia Cheng" w:date="2017-03-21T11:00:00Z"/>
        </w:rPr>
      </w:pPr>
    </w:p>
    <w:p w14:paraId="43B45E1C" w14:textId="76E05A9B" w:rsidR="00836BE0" w:rsidDel="00C10FB1" w:rsidRDefault="00836BE0" w:rsidP="006D5B8A">
      <w:pPr>
        <w:rPr>
          <w:del w:id="497" w:author="Yijia Cheng" w:date="2017-03-21T11:00:00Z"/>
        </w:rPr>
      </w:pPr>
    </w:p>
    <w:p w14:paraId="798B22B9" w14:textId="63AFBDAF" w:rsidR="00836BE0" w:rsidRPr="00673C2D" w:rsidDel="00C10FB1" w:rsidRDefault="00332DAE" w:rsidP="006D5B8A">
      <w:pPr>
        <w:rPr>
          <w:del w:id="498" w:author="Yijia Cheng" w:date="2017-03-21T11:00:00Z"/>
          <w:b/>
          <w:sz w:val="28"/>
          <w:szCs w:val="28"/>
          <w:u w:val="single"/>
        </w:rPr>
      </w:pPr>
      <w:del w:id="499" w:author="Yijia Cheng" w:date="2017-03-21T11:00:00Z">
        <w:r w:rsidRPr="00673C2D" w:rsidDel="00C10FB1">
          <w:rPr>
            <w:rFonts w:hint="eastAsia"/>
            <w:b/>
            <w:sz w:val="28"/>
            <w:szCs w:val="28"/>
            <w:u w:val="single"/>
          </w:rPr>
          <w:delText>Flavor</w:delText>
        </w:r>
        <w:r w:rsidRPr="00673C2D" w:rsidDel="00C10FB1">
          <w:rPr>
            <w:b/>
            <w:sz w:val="28"/>
            <w:szCs w:val="28"/>
            <w:u w:val="single"/>
          </w:rPr>
          <w:delText xml:space="preserve"> 4-Spicy:</w:delText>
        </w:r>
      </w:del>
    </w:p>
    <w:p w14:paraId="072BA6B0" w14:textId="680CD6C9" w:rsidR="00836BE0" w:rsidDel="00C10FB1" w:rsidRDefault="00836BE0" w:rsidP="006D5B8A">
      <w:pPr>
        <w:rPr>
          <w:del w:id="500" w:author="Yijia Cheng" w:date="2017-03-21T11:00:00Z"/>
        </w:rPr>
      </w:pPr>
    </w:p>
    <w:p w14:paraId="30A66409" w14:textId="4F98D2A8" w:rsidR="00836BE0" w:rsidDel="00C10FB1" w:rsidRDefault="00836BE0" w:rsidP="006D5B8A">
      <w:pPr>
        <w:rPr>
          <w:del w:id="501" w:author="Yijia Cheng" w:date="2017-03-21T11:00:00Z"/>
        </w:rPr>
      </w:pPr>
    </w:p>
    <w:p w14:paraId="7A588CA6" w14:textId="34D6579D" w:rsidR="00836BE0" w:rsidDel="00C10FB1" w:rsidRDefault="00836BE0" w:rsidP="006D5B8A">
      <w:pPr>
        <w:rPr>
          <w:del w:id="502" w:author="Yijia Cheng" w:date="2017-03-21T11:00:00Z"/>
        </w:rPr>
      </w:pPr>
    </w:p>
    <w:p w14:paraId="24DE27D5" w14:textId="122C3A35" w:rsidR="00F05E69" w:rsidDel="00C10FB1" w:rsidRDefault="00F05E69" w:rsidP="00F05E69">
      <w:pPr>
        <w:rPr>
          <w:del w:id="503" w:author="Yijia Cheng" w:date="2017-03-21T11:00:00Z"/>
        </w:rPr>
      </w:pPr>
      <w:del w:id="504" w:author="Yijia Cheng" w:date="2017-03-21T11:00:00Z">
        <w:r w:rsidDel="00C10FB1">
          <w:delText>This page shows the specific information of spicy as introduction and cultural heritage. Also the cooking process and the reflect video is quite interesting.</w:delText>
        </w:r>
      </w:del>
    </w:p>
    <w:p w14:paraId="3218C546" w14:textId="45C1C4F8" w:rsidR="00836BE0" w:rsidRPr="00F05E69" w:rsidDel="00C10FB1" w:rsidRDefault="00836BE0" w:rsidP="006D5B8A">
      <w:pPr>
        <w:rPr>
          <w:del w:id="505" w:author="Yijia Cheng" w:date="2017-03-21T11:00:00Z"/>
        </w:rPr>
      </w:pP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rsidDel="00C10FB1" w14:paraId="3FF969B4" w14:textId="75E97775" w:rsidTr="00515B74">
        <w:trPr>
          <w:trHeight w:val="1698"/>
          <w:del w:id="506" w:author="Yijia Cheng" w:date="2017-03-21T11:00:00Z"/>
        </w:trPr>
        <w:tc>
          <w:tcPr>
            <w:tcW w:w="7848" w:type="dxa"/>
            <w:gridSpan w:val="5"/>
            <w:shd w:val="clear" w:color="auto" w:fill="auto"/>
          </w:tcPr>
          <w:p w14:paraId="06492ABE" w14:textId="6871EEF7" w:rsidR="00B1084B" w:rsidRPr="00515B74" w:rsidDel="00C10FB1" w:rsidRDefault="00515B74" w:rsidP="00515B74">
            <w:pPr>
              <w:tabs>
                <w:tab w:val="left" w:pos="520"/>
                <w:tab w:val="left" w:pos="696"/>
                <w:tab w:val="left" w:pos="1788"/>
                <w:tab w:val="center" w:pos="3154"/>
                <w:tab w:val="center" w:pos="3816"/>
              </w:tabs>
              <w:spacing w:before="240"/>
              <w:jc w:val="center"/>
              <w:rPr>
                <w:del w:id="507" w:author="Yijia Cheng" w:date="2017-03-21T11:00:00Z"/>
                <w:rFonts w:ascii="AR CENA" w:hAnsi="AR CENA" w:cs="Calibri"/>
                <w:sz w:val="72"/>
                <w:szCs w:val="72"/>
              </w:rPr>
            </w:pPr>
            <w:del w:id="508" w:author="Yijia Cheng" w:date="2017-03-21T11:00:00Z">
              <w:r w:rsidRPr="00515B74" w:rsidDel="00C10FB1">
                <w:rPr>
                  <w:rFonts w:ascii="AR CENA" w:hAnsi="AR CENA" w:cs="Calibri"/>
                  <w:noProof/>
                  <w:sz w:val="72"/>
                  <w:szCs w:val="72"/>
                </w:rPr>
                <mc:AlternateContent>
                  <mc:Choice Requires="wps">
                    <w:drawing>
                      <wp:anchor distT="0" distB="0" distL="114300" distR="114300" simplePos="0" relativeHeight="251766784" behindDoc="0" locked="0" layoutInCell="1" allowOverlap="1" wp14:anchorId="15DB50BF" wp14:editId="22CC10D6">
                        <wp:simplePos x="0" y="0"/>
                        <wp:positionH relativeFrom="column">
                          <wp:posOffset>247038</wp:posOffset>
                        </wp:positionH>
                        <wp:positionV relativeFrom="paragraph">
                          <wp:posOffset>76261</wp:posOffset>
                        </wp:positionV>
                        <wp:extent cx="627961" cy="616944"/>
                        <wp:effectExtent l="0" t="0" r="20320" b="12065"/>
                        <wp:wrapNone/>
                        <wp:docPr id="300" name="Oval 300"/>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23075A8E" w14:textId="77777777" w:rsidR="00CE6BD9" w:rsidRPr="00515B74" w:rsidRDefault="00CE6BD9"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B50BF" id="Oval 300" o:spid="_x0000_s1038" style="position:absolute;left:0;text-align:left;margin-left:19.45pt;margin-top:6pt;width:49.45pt;height:48.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" fillcolor="white [3201]" strokecolor="black [3200]" strokeweight="1pt">
                        <v:stroke joinstyle="miter"/>
                        <v:textbox>
                          <w:txbxContent>
                            <w:p w14:paraId="23075A8E" w14:textId="77777777" w:rsidR="00CE6BD9" w:rsidRPr="00515B74" w:rsidRDefault="00CE6BD9" w:rsidP="00515B74">
                              <w:pPr>
                                <w:jc w:val="center"/>
                                <w:rPr>
                                  <w:b/>
                                  <w:i/>
                                  <w:sz w:val="15"/>
                                  <w:szCs w:val="15"/>
                                </w:rPr>
                              </w:pPr>
                              <w:r w:rsidRPr="00515B74">
                                <w:rPr>
                                  <w:rFonts w:hint="eastAsia"/>
                                  <w:b/>
                                  <w:i/>
                                  <w:sz w:val="15"/>
                                  <w:szCs w:val="15"/>
                                </w:rPr>
                                <w:t>LOGO</w:t>
                              </w:r>
                            </w:p>
                          </w:txbxContent>
                        </v:textbox>
                      </v:oval>
                    </w:pict>
                  </mc:Fallback>
                </mc:AlternateContent>
              </w:r>
              <w:r w:rsidR="00B1084B" w:rsidRPr="00515B74" w:rsidDel="00C10FB1">
                <w:rPr>
                  <w:rFonts w:ascii="AR CENA" w:hAnsi="AR CENA" w:cs="Calibri"/>
                  <w:sz w:val="72"/>
                  <w:szCs w:val="72"/>
                </w:rPr>
                <w:delText>Salty</w:delText>
              </w:r>
            </w:del>
          </w:p>
        </w:tc>
      </w:tr>
      <w:tr w:rsidR="00B1084B" w:rsidDel="00C10FB1" w14:paraId="3846C8DC" w14:textId="6267BAF0" w:rsidTr="00515B74">
        <w:trPr>
          <w:trHeight w:val="357"/>
          <w:del w:id="509" w:author="Yijia Cheng" w:date="2017-03-21T11:00:00Z"/>
        </w:trPr>
        <w:tc>
          <w:tcPr>
            <w:tcW w:w="1392" w:type="dxa"/>
            <w:shd w:val="clear" w:color="auto" w:fill="auto"/>
          </w:tcPr>
          <w:p w14:paraId="5E58FE72" w14:textId="36681636" w:rsidR="00B1084B" w:rsidRPr="0098281F" w:rsidDel="00C10FB1" w:rsidRDefault="00B1084B" w:rsidP="00B1084B">
            <w:pPr>
              <w:pStyle w:val="ListParagraph"/>
              <w:ind w:firstLineChars="0" w:firstLine="0"/>
              <w:jc w:val="center"/>
              <w:rPr>
                <w:del w:id="510" w:author="Yijia Cheng" w:date="2017-03-21T11:00:00Z"/>
                <w:rFonts w:ascii="Arial Black" w:hAnsi="Arial Black" w:cs="Calibri"/>
                <w:sz w:val="16"/>
                <w:szCs w:val="16"/>
              </w:rPr>
            </w:pPr>
            <w:del w:id="511" w:author="Yijia Cheng" w:date="2017-03-21T11:00:00Z">
              <w:r w:rsidRPr="0098281F" w:rsidDel="00C10FB1">
                <w:rPr>
                  <w:rFonts w:ascii="Arial Black" w:hAnsi="Arial Black" w:cs="Calibri"/>
                  <w:sz w:val="16"/>
                  <w:szCs w:val="16"/>
                </w:rPr>
                <w:delText>Home</w:delText>
              </w:r>
            </w:del>
          </w:p>
        </w:tc>
        <w:tc>
          <w:tcPr>
            <w:tcW w:w="1535" w:type="dxa"/>
            <w:shd w:val="clear" w:color="auto" w:fill="auto"/>
          </w:tcPr>
          <w:p w14:paraId="17265660" w14:textId="04EAAA89" w:rsidR="00B1084B" w:rsidRPr="0098281F" w:rsidDel="00C10FB1" w:rsidRDefault="00B1084B" w:rsidP="00B1084B">
            <w:pPr>
              <w:pStyle w:val="ListParagraph"/>
              <w:ind w:firstLineChars="0" w:firstLine="0"/>
              <w:jc w:val="center"/>
              <w:rPr>
                <w:del w:id="512" w:author="Yijia Cheng" w:date="2017-03-21T11:00:00Z"/>
                <w:rFonts w:ascii="Arial Black" w:hAnsi="Arial Black" w:cs="Calibri"/>
                <w:sz w:val="16"/>
                <w:szCs w:val="16"/>
              </w:rPr>
            </w:pPr>
            <w:del w:id="513" w:author="Yijia Cheng" w:date="2017-03-21T11:00:00Z">
              <w:r w:rsidRPr="0098281F" w:rsidDel="00C10FB1">
                <w:rPr>
                  <w:rFonts w:ascii="Arial Black" w:hAnsi="Arial Black" w:cs="Calibri"/>
                  <w:sz w:val="16"/>
                  <w:szCs w:val="16"/>
                </w:rPr>
                <w:delText>Five Flavors</w:delText>
              </w:r>
            </w:del>
          </w:p>
        </w:tc>
        <w:tc>
          <w:tcPr>
            <w:tcW w:w="1401" w:type="dxa"/>
            <w:shd w:val="clear" w:color="auto" w:fill="auto"/>
          </w:tcPr>
          <w:p w14:paraId="34CC5720" w14:textId="58D132DB" w:rsidR="00B1084B" w:rsidRPr="00515B74" w:rsidDel="00C10FB1" w:rsidRDefault="00B1084B" w:rsidP="00B1084B">
            <w:pPr>
              <w:pStyle w:val="ListParagraph"/>
              <w:ind w:firstLineChars="0" w:firstLine="0"/>
              <w:jc w:val="center"/>
              <w:rPr>
                <w:del w:id="514" w:author="Yijia Cheng" w:date="2017-03-21T11:00:00Z"/>
                <w:rFonts w:ascii="Arial Black" w:hAnsi="Arial Black" w:cs="Calibri"/>
                <w:sz w:val="16"/>
                <w:szCs w:val="16"/>
              </w:rPr>
            </w:pPr>
            <w:del w:id="515" w:author="Yijia Cheng" w:date="2017-03-21T11:00:00Z">
              <w:r w:rsidRPr="00515B74" w:rsidDel="00C10FB1">
                <w:rPr>
                  <w:rFonts w:ascii="Arial Black" w:hAnsi="Arial Black" w:cs="Calibri"/>
                  <w:sz w:val="16"/>
                  <w:szCs w:val="16"/>
                </w:rPr>
                <w:delText>Forum</w:delText>
              </w:r>
            </w:del>
          </w:p>
        </w:tc>
        <w:tc>
          <w:tcPr>
            <w:tcW w:w="1733" w:type="dxa"/>
            <w:shd w:val="clear" w:color="auto" w:fill="auto"/>
          </w:tcPr>
          <w:p w14:paraId="1E372D96" w14:textId="40F43C8F" w:rsidR="00B1084B" w:rsidRPr="00515B74" w:rsidDel="00C10FB1" w:rsidRDefault="00B1084B" w:rsidP="00B1084B">
            <w:pPr>
              <w:pStyle w:val="ListParagraph"/>
              <w:ind w:firstLineChars="0" w:firstLine="0"/>
              <w:jc w:val="center"/>
              <w:rPr>
                <w:del w:id="516" w:author="Yijia Cheng" w:date="2017-03-21T11:00:00Z"/>
                <w:rFonts w:ascii="Arial Black" w:hAnsi="Arial Black" w:cs="Calibri"/>
                <w:sz w:val="16"/>
                <w:szCs w:val="16"/>
              </w:rPr>
            </w:pPr>
            <w:del w:id="517" w:author="Yijia Cheng" w:date="2017-03-21T11:00:00Z">
              <w:r w:rsidRPr="00515B74" w:rsidDel="00C10FB1">
                <w:rPr>
                  <w:rFonts w:ascii="Arial Black" w:hAnsi="Arial Black" w:cs="Calibri"/>
                  <w:sz w:val="16"/>
                  <w:szCs w:val="16"/>
                </w:rPr>
                <w:delText>About Us</w:delText>
              </w:r>
            </w:del>
          </w:p>
        </w:tc>
        <w:tc>
          <w:tcPr>
            <w:tcW w:w="1785" w:type="dxa"/>
            <w:shd w:val="clear" w:color="auto" w:fill="auto"/>
          </w:tcPr>
          <w:p w14:paraId="45DC877E" w14:textId="21CD7755" w:rsidR="00B1084B" w:rsidRPr="00515B74" w:rsidDel="00C10FB1" w:rsidRDefault="00B1084B" w:rsidP="00B1084B">
            <w:pPr>
              <w:pStyle w:val="ListParagraph"/>
              <w:ind w:firstLineChars="0" w:firstLine="0"/>
              <w:jc w:val="center"/>
              <w:rPr>
                <w:del w:id="518" w:author="Yijia Cheng" w:date="2017-03-21T11:00:00Z"/>
                <w:rFonts w:ascii="Arial Black" w:hAnsi="Arial Black" w:cs="Calibri"/>
                <w:sz w:val="16"/>
                <w:szCs w:val="16"/>
              </w:rPr>
            </w:pPr>
            <w:del w:id="519" w:author="Yijia Cheng" w:date="2017-03-21T11:00:00Z">
              <w:r w:rsidRPr="00515B74" w:rsidDel="00C10FB1">
                <w:rPr>
                  <w:rFonts w:ascii="Arial Black" w:hAnsi="Arial Black" w:cs="Calibri"/>
                  <w:sz w:val="16"/>
                  <w:szCs w:val="16"/>
                </w:rPr>
                <w:delText>Contact Us</w:delText>
              </w:r>
            </w:del>
          </w:p>
        </w:tc>
      </w:tr>
      <w:tr w:rsidR="00B1084B" w:rsidDel="00C10FB1" w14:paraId="687378A6" w14:textId="49F6DD32" w:rsidTr="0020364C">
        <w:trPr>
          <w:trHeight w:val="5568"/>
          <w:del w:id="520" w:author="Yijia Cheng" w:date="2017-03-21T11:00:00Z"/>
        </w:trPr>
        <w:tc>
          <w:tcPr>
            <w:tcW w:w="7848" w:type="dxa"/>
            <w:gridSpan w:val="5"/>
          </w:tcPr>
          <w:p w14:paraId="0E9482D5" w14:textId="7F1CC8DD" w:rsidR="00B1084B" w:rsidRPr="00C17CBC" w:rsidDel="00C10FB1" w:rsidRDefault="00B1084B" w:rsidP="00B1084B">
            <w:pPr>
              <w:jc w:val="left"/>
              <w:rPr>
                <w:del w:id="521" w:author="Yijia Cheng" w:date="2017-03-21T11:00:00Z"/>
                <w:sz w:val="16"/>
                <w:szCs w:val="16"/>
              </w:rPr>
            </w:pPr>
            <w:del w:id="522" w:author="Yijia Cheng" w:date="2017-03-21T11:00:00Z">
              <w:r w:rsidRPr="00C17CBC" w:rsidDel="00C10FB1">
                <w:rPr>
                  <w:rFonts w:ascii="Times New Roman" w:hAnsi="Times New Roman" w:cs="Times New Roman"/>
                  <w:sz w:val="20"/>
                  <w:szCs w:val="20"/>
                </w:rPr>
                <w:delText>Representative:</w:delText>
              </w:r>
              <w:r w:rsidRPr="00C17CBC" w:rsidDel="00C10FB1">
                <w:rPr>
                  <w:rFonts w:ascii="Times New Roman" w:hAnsi="Times New Roman" w:cs="Times New Roman"/>
                  <w:sz w:val="20"/>
                  <w:szCs w:val="20"/>
                  <w:shd w:val="clear" w:color="auto" w:fill="FFFFFF"/>
                </w:rPr>
                <w:delText xml:space="preserve"> </w:delText>
              </w:r>
              <w:r w:rsidDel="00C10FB1">
                <w:rPr>
                  <w:rFonts w:ascii="Times New Roman" w:hAnsi="Times New Roman" w:cs="Times New Roman"/>
                  <w:sz w:val="20"/>
                  <w:szCs w:val="20"/>
                  <w:shd w:val="clear" w:color="auto" w:fill="FFFFFF"/>
                </w:rPr>
                <w:delText>Shanxi</w:delText>
              </w:r>
              <w:r w:rsidRPr="00C17CBC" w:rsidDel="00C10FB1">
                <w:rPr>
                  <w:rFonts w:ascii="Times New Roman" w:hAnsi="Times New Roman" w:cs="Times New Roman"/>
                  <w:sz w:val="20"/>
                  <w:szCs w:val="20"/>
                  <w:shd w:val="clear" w:color="auto" w:fill="FFFFFF"/>
                </w:rPr>
                <w:delText xml:space="preserve"> Cuisine</w:delText>
              </w:r>
            </w:del>
          </w:p>
          <w:p w14:paraId="726BCFDC" w14:textId="3042168C" w:rsidR="00B1084B" w:rsidRPr="00C17CBC" w:rsidDel="00C10FB1" w:rsidRDefault="00B1084B" w:rsidP="00B1084B">
            <w:pPr>
              <w:pStyle w:val="ListParagraph"/>
              <w:numPr>
                <w:ilvl w:val="0"/>
                <w:numId w:val="16"/>
              </w:numPr>
              <w:tabs>
                <w:tab w:val="left" w:pos="3002"/>
              </w:tabs>
              <w:ind w:firstLineChars="0"/>
              <w:rPr>
                <w:del w:id="523" w:author="Yijia Cheng" w:date="2017-03-21T11:00:00Z"/>
                <w:rFonts w:ascii="Times New Roman" w:hAnsi="Times New Roman" w:cs="Times New Roman"/>
                <w:b/>
                <w:sz w:val="24"/>
                <w:szCs w:val="24"/>
              </w:rPr>
            </w:pPr>
            <w:del w:id="524" w:author="Yijia Cheng" w:date="2017-03-21T11:00:00Z">
              <w:r w:rsidRPr="00C17CBC" w:rsidDel="00C10FB1">
                <w:rPr>
                  <w:rFonts w:ascii="Times New Roman" w:hAnsi="Times New Roman" w:cs="Times New Roman"/>
                  <w:b/>
                  <w:sz w:val="24"/>
                  <w:szCs w:val="24"/>
                </w:rPr>
                <w:delText>Introduction</w:delText>
              </w:r>
              <w:r w:rsidRPr="00C17CBC" w:rsidDel="00C10FB1">
                <w:rPr>
                  <w:rFonts w:ascii="Times New Roman" w:hAnsi="Times New Roman" w:cs="Times New Roman"/>
                  <w:b/>
                  <w:sz w:val="24"/>
                  <w:szCs w:val="24"/>
                </w:rPr>
                <w:delText>：</w:delText>
              </w:r>
            </w:del>
          </w:p>
          <w:p w14:paraId="2D122AC0" w14:textId="531B2963" w:rsidR="00B1084B" w:rsidDel="00C10FB1" w:rsidRDefault="00B1084B" w:rsidP="00B1084B">
            <w:pPr>
              <w:pStyle w:val="ListParagraph"/>
              <w:numPr>
                <w:ilvl w:val="0"/>
                <w:numId w:val="17"/>
              </w:numPr>
              <w:tabs>
                <w:tab w:val="left" w:pos="3002"/>
              </w:tabs>
              <w:ind w:firstLineChars="0"/>
              <w:rPr>
                <w:del w:id="525" w:author="Yijia Cheng" w:date="2017-03-21T11:00:00Z"/>
                <w:rFonts w:ascii="Times New Roman" w:hAnsi="Times New Roman" w:cs="Times New Roman"/>
                <w:sz w:val="18"/>
                <w:szCs w:val="18"/>
              </w:rPr>
            </w:pPr>
            <w:del w:id="526" w:author="Yijia Cheng" w:date="2017-03-21T11:00:00Z">
              <w:r w:rsidDel="00C10FB1">
                <w:rPr>
                  <w:rFonts w:ascii="Times New Roman" w:hAnsi="Times New Roman" w:cs="Times New Roman"/>
                  <w:sz w:val="18"/>
                  <w:szCs w:val="18"/>
                </w:rPr>
                <w:delText>A</w:delText>
              </w:r>
              <w:r w:rsidRPr="00C17CBC" w:rsidDel="00C10FB1">
                <w:rPr>
                  <w:rFonts w:ascii="Times New Roman" w:hAnsi="Times New Roman" w:cs="Times New Roman"/>
                  <w:sz w:val="18"/>
                  <w:szCs w:val="18"/>
                </w:rPr>
                <w:delText>rea</w:delText>
              </w:r>
            </w:del>
          </w:p>
          <w:p w14:paraId="2CFEDD18" w14:textId="48D31D39" w:rsidR="00B1084B" w:rsidDel="00C10FB1" w:rsidRDefault="00B1084B" w:rsidP="00B1084B">
            <w:pPr>
              <w:pStyle w:val="ListParagraph"/>
              <w:numPr>
                <w:ilvl w:val="0"/>
                <w:numId w:val="17"/>
              </w:numPr>
              <w:tabs>
                <w:tab w:val="left" w:pos="3002"/>
              </w:tabs>
              <w:ind w:firstLineChars="0"/>
              <w:rPr>
                <w:del w:id="527" w:author="Yijia Cheng" w:date="2017-03-21T11:00:00Z"/>
                <w:rFonts w:ascii="Times New Roman" w:hAnsi="Times New Roman" w:cs="Times New Roman"/>
                <w:sz w:val="18"/>
                <w:szCs w:val="18"/>
              </w:rPr>
            </w:pPr>
            <w:del w:id="528" w:author="Yijia Cheng" w:date="2017-03-21T11:00:00Z">
              <w:r w:rsidDel="00C10FB1">
                <w:rPr>
                  <w:noProof/>
                  <w:sz w:val="16"/>
                  <w:szCs w:val="16"/>
                </w:rPr>
                <mc:AlternateContent>
                  <mc:Choice Requires="wps">
                    <w:drawing>
                      <wp:anchor distT="0" distB="0" distL="114300" distR="114300" simplePos="0" relativeHeight="251740160" behindDoc="0" locked="0" layoutInCell="1" allowOverlap="1" wp14:anchorId="14E57C31" wp14:editId="42DA32C6">
                        <wp:simplePos x="0" y="0"/>
                        <wp:positionH relativeFrom="column">
                          <wp:posOffset>2610279</wp:posOffset>
                        </wp:positionH>
                        <wp:positionV relativeFrom="paragraph">
                          <wp:posOffset>14022</wp:posOffset>
                        </wp:positionV>
                        <wp:extent cx="1435359" cy="1751518"/>
                        <wp:effectExtent l="0" t="0" r="12700" b="20320"/>
                        <wp:wrapNone/>
                        <wp:docPr id="14" name="Rounded Rectangle 14"/>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0D155421"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57C31" id="Rounded Rectangle 14" o:spid="_x0000_s1039" style="position:absolute;left:0;text-align:left;margin-left:205.55pt;margin-top:1.1pt;width:113pt;height:137.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dFcQIAAC0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" fillcolor="white [3201]" strokecolor="black [3200]" strokeweight="1pt">
                        <v:stroke joinstyle="miter"/>
                        <v:textbox>
                          <w:txbxContent>
                            <w:p w14:paraId="0D155421" w14:textId="77777777" w:rsidR="00CE6BD9" w:rsidRPr="00357421" w:rsidRDefault="00CE6BD9"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sidDel="00C10FB1">
                <w:rPr>
                  <w:rFonts w:ascii="Times New Roman" w:hAnsi="Times New Roman" w:cs="Times New Roman"/>
                  <w:sz w:val="18"/>
                  <w:szCs w:val="18"/>
                </w:rPr>
                <w:delText>History</w:delText>
              </w:r>
            </w:del>
          </w:p>
          <w:p w14:paraId="4874B749" w14:textId="4A6E769A" w:rsidR="00B1084B" w:rsidDel="00C10FB1" w:rsidRDefault="00B1084B" w:rsidP="00B1084B">
            <w:pPr>
              <w:pStyle w:val="ListParagraph"/>
              <w:numPr>
                <w:ilvl w:val="0"/>
                <w:numId w:val="17"/>
              </w:numPr>
              <w:tabs>
                <w:tab w:val="left" w:pos="3002"/>
              </w:tabs>
              <w:ind w:firstLineChars="0"/>
              <w:rPr>
                <w:del w:id="529" w:author="Yijia Cheng" w:date="2017-03-21T11:00:00Z"/>
                <w:rFonts w:ascii="Times New Roman" w:hAnsi="Times New Roman" w:cs="Times New Roman"/>
                <w:sz w:val="18"/>
                <w:szCs w:val="18"/>
              </w:rPr>
            </w:pPr>
            <w:del w:id="530" w:author="Yijia Cheng" w:date="2017-03-21T11:00:00Z">
              <w:r w:rsidRPr="00C17CBC" w:rsidDel="00C10FB1">
                <w:rPr>
                  <w:rFonts w:ascii="Times New Roman" w:hAnsi="Times New Roman" w:cs="Times New Roman"/>
                  <w:sz w:val="18"/>
                  <w:szCs w:val="18"/>
                </w:rPr>
                <w:delText>Category</w:delText>
              </w:r>
            </w:del>
          </w:p>
          <w:p w14:paraId="40A855FE" w14:textId="0F8E854A" w:rsidR="00B1084B" w:rsidDel="00C10FB1" w:rsidRDefault="00B1084B" w:rsidP="00B1084B">
            <w:pPr>
              <w:pStyle w:val="ListParagraph"/>
              <w:numPr>
                <w:ilvl w:val="0"/>
                <w:numId w:val="17"/>
              </w:numPr>
              <w:tabs>
                <w:tab w:val="left" w:pos="3002"/>
              </w:tabs>
              <w:ind w:firstLineChars="0"/>
              <w:rPr>
                <w:del w:id="531" w:author="Yijia Cheng" w:date="2017-03-21T11:00:00Z"/>
                <w:rFonts w:ascii="Times New Roman" w:hAnsi="Times New Roman" w:cs="Times New Roman"/>
                <w:sz w:val="18"/>
                <w:szCs w:val="18"/>
              </w:rPr>
            </w:pPr>
            <w:del w:id="532" w:author="Yijia Cheng" w:date="2017-03-21T11:00:00Z">
              <w:r w:rsidDel="00C10FB1">
                <w:rPr>
                  <w:rFonts w:ascii="Times New Roman" w:hAnsi="Times New Roman" w:cs="Times New Roman"/>
                  <w:sz w:val="18"/>
                  <w:szCs w:val="18"/>
                </w:rPr>
                <w:delText>S</w:delText>
              </w:r>
              <w:r w:rsidRPr="00C17CBC" w:rsidDel="00C10FB1">
                <w:rPr>
                  <w:rFonts w:ascii="Times New Roman" w:hAnsi="Times New Roman" w:cs="Times New Roman"/>
                  <w:sz w:val="18"/>
                  <w:szCs w:val="18"/>
                </w:rPr>
                <w:delText>pecialty</w:delText>
              </w:r>
            </w:del>
          </w:p>
          <w:p w14:paraId="14F7CF63" w14:textId="27E8E688" w:rsidR="00B1084B" w:rsidRPr="00C17CBC" w:rsidDel="00C10FB1" w:rsidRDefault="00B1084B" w:rsidP="00B1084B">
            <w:pPr>
              <w:pStyle w:val="ListParagraph"/>
              <w:tabs>
                <w:tab w:val="left" w:pos="3002"/>
              </w:tabs>
              <w:ind w:left="840" w:firstLineChars="0" w:firstLine="0"/>
              <w:rPr>
                <w:del w:id="533" w:author="Yijia Cheng" w:date="2017-03-21T11:00:00Z"/>
                <w:rFonts w:ascii="Times New Roman" w:hAnsi="Times New Roman" w:cs="Times New Roman"/>
                <w:sz w:val="18"/>
                <w:szCs w:val="18"/>
              </w:rPr>
            </w:pPr>
            <w:del w:id="534" w:author="Yijia Cheng" w:date="2017-03-21T11:00:00Z">
              <w:r w:rsidRPr="00C17CBC" w:rsidDel="00C10FB1">
                <w:rPr>
                  <w:rFonts w:ascii="Times New Roman" w:hAnsi="Times New Roman" w:cs="Times New Roman"/>
                  <w:sz w:val="18"/>
                  <w:szCs w:val="18"/>
                </w:rPr>
                <w:tab/>
              </w:r>
            </w:del>
          </w:p>
          <w:p w14:paraId="01DBC1D7" w14:textId="4367CC28" w:rsidR="00B1084B" w:rsidDel="00C10FB1" w:rsidRDefault="00B1084B" w:rsidP="00B1084B">
            <w:pPr>
              <w:pStyle w:val="ListParagraph"/>
              <w:numPr>
                <w:ilvl w:val="0"/>
                <w:numId w:val="16"/>
              </w:numPr>
              <w:tabs>
                <w:tab w:val="left" w:pos="3002"/>
              </w:tabs>
              <w:ind w:firstLineChars="0"/>
              <w:rPr>
                <w:del w:id="535" w:author="Yijia Cheng" w:date="2017-03-21T11:00:00Z"/>
                <w:rFonts w:ascii="Times New Roman" w:hAnsi="Times New Roman" w:cs="Times New Roman"/>
                <w:b/>
                <w:sz w:val="24"/>
                <w:szCs w:val="24"/>
              </w:rPr>
            </w:pPr>
            <w:del w:id="536" w:author="Yijia Cheng" w:date="2017-03-21T11:00:00Z">
              <w:r w:rsidRPr="00C17CBC" w:rsidDel="00C10FB1">
                <w:rPr>
                  <w:rFonts w:ascii="Times New Roman" w:hAnsi="Times New Roman" w:cs="Times New Roman"/>
                  <w:b/>
                  <w:sz w:val="24"/>
                  <w:szCs w:val="24"/>
                </w:rPr>
                <w:delText xml:space="preserve">Cultural Heritage: </w:delText>
              </w:r>
            </w:del>
          </w:p>
          <w:p w14:paraId="66A80369" w14:textId="3C069F76" w:rsidR="00B1084B" w:rsidDel="00C10FB1" w:rsidRDefault="00B1084B" w:rsidP="00B1084B">
            <w:pPr>
              <w:pStyle w:val="ListParagraph"/>
              <w:numPr>
                <w:ilvl w:val="0"/>
                <w:numId w:val="18"/>
              </w:numPr>
              <w:tabs>
                <w:tab w:val="left" w:pos="3002"/>
              </w:tabs>
              <w:ind w:firstLineChars="0"/>
              <w:rPr>
                <w:del w:id="537" w:author="Yijia Cheng" w:date="2017-03-21T11:00:00Z"/>
                <w:rFonts w:ascii="Times New Roman" w:hAnsi="Times New Roman" w:cs="Times New Roman"/>
                <w:sz w:val="18"/>
                <w:szCs w:val="18"/>
              </w:rPr>
            </w:pPr>
            <w:del w:id="538" w:author="Yijia Cheng" w:date="2017-03-21T11:00:00Z">
              <w:r w:rsidDel="00C10FB1">
                <w:rPr>
                  <w:rFonts w:ascii="Times New Roman" w:hAnsi="Times New Roman" w:cs="Times New Roman"/>
                  <w:sz w:val="18"/>
                  <w:szCs w:val="18"/>
                </w:rPr>
                <w:delText>M</w:delText>
              </w:r>
              <w:r w:rsidRPr="008422AE" w:rsidDel="00C10FB1">
                <w:rPr>
                  <w:rFonts w:ascii="Times New Roman" w:hAnsi="Times New Roman" w:cs="Times New Roman"/>
                  <w:sz w:val="18"/>
                  <w:szCs w:val="18"/>
                </w:rPr>
                <w:delText>useum</w:delText>
              </w:r>
              <w:r w:rsidDel="00C10FB1">
                <w:rPr>
                  <w:rFonts w:ascii="Times New Roman" w:hAnsi="Times New Roman" w:cs="Times New Roman"/>
                  <w:sz w:val="18"/>
                  <w:szCs w:val="18"/>
                </w:rPr>
                <w:delText>s</w:delText>
              </w:r>
            </w:del>
          </w:p>
          <w:p w14:paraId="5697B6BA" w14:textId="228E9DC8" w:rsidR="00B1084B" w:rsidDel="00C10FB1" w:rsidRDefault="00B1084B" w:rsidP="00B1084B">
            <w:pPr>
              <w:pStyle w:val="ListParagraph"/>
              <w:numPr>
                <w:ilvl w:val="0"/>
                <w:numId w:val="18"/>
              </w:numPr>
              <w:tabs>
                <w:tab w:val="left" w:pos="3002"/>
              </w:tabs>
              <w:ind w:firstLineChars="0"/>
              <w:rPr>
                <w:del w:id="539" w:author="Yijia Cheng" w:date="2017-03-21T11:00:00Z"/>
                <w:rFonts w:ascii="Times New Roman" w:hAnsi="Times New Roman" w:cs="Times New Roman"/>
                <w:sz w:val="18"/>
                <w:szCs w:val="18"/>
              </w:rPr>
            </w:pPr>
            <w:del w:id="540" w:author="Yijia Cheng" w:date="2017-03-21T11:00:00Z">
              <w:r w:rsidDel="00C10FB1">
                <w:rPr>
                  <w:rFonts w:ascii="Times New Roman" w:hAnsi="Times New Roman" w:cs="Times New Roman"/>
                  <w:sz w:val="18"/>
                  <w:szCs w:val="18"/>
                </w:rPr>
                <w:delText>Activates</w:delText>
              </w:r>
            </w:del>
          </w:p>
          <w:p w14:paraId="1549D76A" w14:textId="5447C6F7" w:rsidR="00B1084B" w:rsidRPr="008422AE" w:rsidDel="00C10FB1" w:rsidRDefault="00B1084B" w:rsidP="00B1084B">
            <w:pPr>
              <w:tabs>
                <w:tab w:val="left" w:pos="3002"/>
              </w:tabs>
              <w:rPr>
                <w:del w:id="541" w:author="Yijia Cheng" w:date="2017-03-21T11:00:00Z"/>
                <w:rFonts w:ascii="Times New Roman" w:hAnsi="Times New Roman" w:cs="Times New Roman"/>
                <w:sz w:val="18"/>
                <w:szCs w:val="18"/>
              </w:rPr>
            </w:pPr>
          </w:p>
          <w:p w14:paraId="4CD9A8D1" w14:textId="57881747" w:rsidR="00B1084B" w:rsidDel="00C10FB1" w:rsidRDefault="00B1084B" w:rsidP="00B1084B">
            <w:pPr>
              <w:pStyle w:val="ListParagraph"/>
              <w:numPr>
                <w:ilvl w:val="0"/>
                <w:numId w:val="19"/>
              </w:numPr>
              <w:tabs>
                <w:tab w:val="left" w:pos="3002"/>
              </w:tabs>
              <w:ind w:firstLineChars="0"/>
              <w:rPr>
                <w:del w:id="542" w:author="Yijia Cheng" w:date="2017-03-21T11:00:00Z"/>
                <w:rFonts w:ascii="Times New Roman" w:hAnsi="Times New Roman" w:cs="Times New Roman"/>
                <w:b/>
                <w:sz w:val="24"/>
                <w:szCs w:val="24"/>
              </w:rPr>
            </w:pPr>
            <w:del w:id="543" w:author="Yijia Cheng" w:date="2017-03-21T11:00:00Z">
              <w:r w:rsidDel="00C10FB1">
                <w:rPr>
                  <w:rFonts w:ascii="Times New Roman" w:hAnsi="Times New Roman" w:cs="Times New Roman"/>
                  <w:b/>
                  <w:sz w:val="24"/>
                  <w:szCs w:val="24"/>
                </w:rPr>
                <w:delText>Cooking P</w:delText>
              </w:r>
              <w:r w:rsidRPr="008422AE" w:rsidDel="00C10FB1">
                <w:rPr>
                  <w:rFonts w:ascii="Times New Roman" w:hAnsi="Times New Roman" w:cs="Times New Roman"/>
                  <w:b/>
                  <w:sz w:val="24"/>
                  <w:szCs w:val="24"/>
                </w:rPr>
                <w:delText>rocess</w:delText>
              </w:r>
              <w:r w:rsidDel="00C10FB1">
                <w:rPr>
                  <w:rFonts w:ascii="Times New Roman" w:hAnsi="Times New Roman" w:cs="Times New Roman"/>
                  <w:b/>
                  <w:sz w:val="24"/>
                  <w:szCs w:val="24"/>
                </w:rPr>
                <w:delText>:</w:delText>
              </w:r>
            </w:del>
          </w:p>
          <w:p w14:paraId="552E3350" w14:textId="1AF1D14B" w:rsidR="00B1084B" w:rsidRPr="008422AE" w:rsidDel="00C10FB1" w:rsidRDefault="00B1084B" w:rsidP="00B1084B">
            <w:pPr>
              <w:pStyle w:val="ListParagraph"/>
              <w:tabs>
                <w:tab w:val="left" w:pos="3002"/>
              </w:tabs>
              <w:ind w:left="420" w:firstLineChars="0" w:firstLine="0"/>
              <w:rPr>
                <w:del w:id="544" w:author="Yijia Cheng" w:date="2017-03-21T11:00:00Z"/>
                <w:rFonts w:ascii="Times New Roman" w:hAnsi="Times New Roman" w:cs="Times New Roman"/>
                <w:b/>
                <w:sz w:val="24"/>
                <w:szCs w:val="24"/>
              </w:rPr>
            </w:pPr>
          </w:p>
        </w:tc>
      </w:tr>
      <w:tr w:rsidR="00B1084B" w:rsidDel="00C10FB1" w14:paraId="5F477D36" w14:textId="799CE6CA" w:rsidTr="0020364C">
        <w:trPr>
          <w:trHeight w:val="590"/>
          <w:del w:id="545" w:author="Yijia Cheng" w:date="2017-03-21T11:00:00Z"/>
        </w:trPr>
        <w:tc>
          <w:tcPr>
            <w:tcW w:w="7848" w:type="dxa"/>
            <w:gridSpan w:val="5"/>
          </w:tcPr>
          <w:p w14:paraId="30E86A6C" w14:textId="307452E5" w:rsidR="00B1084B" w:rsidRPr="005102AE" w:rsidDel="00C10FB1" w:rsidRDefault="00B1084B" w:rsidP="00B1084B">
            <w:pPr>
              <w:pStyle w:val="ListParagraph"/>
              <w:ind w:firstLineChars="0" w:firstLine="0"/>
              <w:jc w:val="center"/>
              <w:rPr>
                <w:del w:id="546" w:author="Yijia Cheng" w:date="2017-03-21T11:00:00Z"/>
                <w:rFonts w:ascii="Times New Roman" w:hAnsi="Times New Roman" w:cs="Times New Roman"/>
                <w:sz w:val="16"/>
                <w:szCs w:val="16"/>
              </w:rPr>
            </w:pPr>
            <w:del w:id="547" w:author="Yijia Cheng" w:date="2017-03-21T11:00:00Z">
              <w:r w:rsidRPr="005102AE" w:rsidDel="00C10FB1">
                <w:rPr>
                  <w:rFonts w:ascii="Times New Roman" w:hAnsi="Times New Roman" w:cs="Times New Roman" w:hint="eastAsia"/>
                  <w:sz w:val="16"/>
                  <w:szCs w:val="16"/>
                </w:rPr>
                <w:delText>footer</w:delText>
              </w:r>
            </w:del>
          </w:p>
        </w:tc>
      </w:tr>
    </w:tbl>
    <w:p w14:paraId="549B6180" w14:textId="134EDE27" w:rsidR="00B1084B" w:rsidDel="00C10FB1" w:rsidRDefault="00B1084B" w:rsidP="00B1084B">
      <w:pPr>
        <w:rPr>
          <w:del w:id="548" w:author="Yijia Cheng" w:date="2017-03-21T11:00:00Z"/>
        </w:rPr>
      </w:pPr>
    </w:p>
    <w:p w14:paraId="67F84004" w14:textId="53AD40EE" w:rsidR="00B1084B" w:rsidDel="00C10FB1" w:rsidRDefault="00B1084B" w:rsidP="00B1084B">
      <w:pPr>
        <w:rPr>
          <w:del w:id="549" w:author="Yijia Cheng" w:date="2017-03-21T11:00:00Z"/>
        </w:rPr>
      </w:pPr>
    </w:p>
    <w:p w14:paraId="39BCD576" w14:textId="0F270531" w:rsidR="00B1084B" w:rsidRPr="00673C2D" w:rsidDel="00C10FB1" w:rsidRDefault="00B1084B" w:rsidP="00B1084B">
      <w:pPr>
        <w:rPr>
          <w:del w:id="550" w:author="Yijia Cheng" w:date="2017-03-21T11:00:00Z"/>
          <w:b/>
          <w:sz w:val="28"/>
          <w:szCs w:val="28"/>
          <w:u w:val="single"/>
        </w:rPr>
      </w:pPr>
      <w:del w:id="551" w:author="Yijia Cheng" w:date="2017-03-21T11:00:00Z">
        <w:r w:rsidRPr="00673C2D" w:rsidDel="00C10FB1">
          <w:rPr>
            <w:rFonts w:hint="eastAsia"/>
            <w:b/>
            <w:sz w:val="28"/>
            <w:szCs w:val="28"/>
            <w:u w:val="single"/>
          </w:rPr>
          <w:delText>Flavor</w:delText>
        </w:r>
        <w:r w:rsidRPr="00673C2D" w:rsidDel="00C10FB1">
          <w:rPr>
            <w:b/>
            <w:sz w:val="28"/>
            <w:szCs w:val="28"/>
            <w:u w:val="single"/>
          </w:rPr>
          <w:delText xml:space="preserve"> 5-Salty</w:delText>
        </w:r>
      </w:del>
    </w:p>
    <w:p w14:paraId="1C55DAF3" w14:textId="66FED8AE" w:rsidR="00B1084B" w:rsidDel="00C10FB1" w:rsidRDefault="00B1084B" w:rsidP="00B1084B">
      <w:pPr>
        <w:rPr>
          <w:del w:id="552" w:author="Yijia Cheng" w:date="2017-03-21T11:00:00Z"/>
        </w:rPr>
      </w:pPr>
    </w:p>
    <w:p w14:paraId="0DFC6EB9" w14:textId="59CB67AC" w:rsidR="0043432B" w:rsidDel="00C10FB1" w:rsidRDefault="0043432B" w:rsidP="006D5B8A">
      <w:pPr>
        <w:rPr>
          <w:del w:id="553" w:author="Yijia Cheng" w:date="2017-03-21T11:00:00Z"/>
        </w:rPr>
      </w:pPr>
    </w:p>
    <w:p w14:paraId="28306AC7" w14:textId="6B5510DE" w:rsidR="0043432B" w:rsidDel="00C10FB1" w:rsidRDefault="0043432B" w:rsidP="006D5B8A">
      <w:pPr>
        <w:rPr>
          <w:del w:id="554" w:author="Yijia Cheng" w:date="2017-03-21T11:00:00Z"/>
        </w:rPr>
      </w:pPr>
    </w:p>
    <w:p w14:paraId="647D1747" w14:textId="3974F741" w:rsidR="0043432B" w:rsidDel="00C10FB1" w:rsidRDefault="0043432B" w:rsidP="006D5B8A">
      <w:pPr>
        <w:rPr>
          <w:del w:id="555" w:author="Yijia Cheng" w:date="2017-03-21T11:00:00Z"/>
        </w:rPr>
      </w:pPr>
    </w:p>
    <w:p w14:paraId="4CB1746B" w14:textId="0D277B3B" w:rsidR="001749ED" w:rsidDel="00C10FB1" w:rsidRDefault="001749ED" w:rsidP="001749ED">
      <w:pPr>
        <w:rPr>
          <w:del w:id="556" w:author="Yijia Cheng" w:date="2017-03-21T11:00:00Z"/>
        </w:rPr>
      </w:pPr>
      <w:del w:id="557" w:author="Yijia Cheng" w:date="2017-03-21T11:00:00Z">
        <w:r w:rsidDel="00C10FB1">
          <w:delText>This page shows the specific information of salty as introduction and cultural heritage. Also the cooking process and the reflect video is quite interesting.</w:delText>
        </w:r>
      </w:del>
    </w:p>
    <w:p w14:paraId="2DF2E778" w14:textId="3EAF33C4" w:rsidR="0043432B" w:rsidRPr="001749ED" w:rsidDel="00C10FB1" w:rsidRDefault="0043432B" w:rsidP="006D5B8A">
      <w:pPr>
        <w:rPr>
          <w:del w:id="558" w:author="Yijia Cheng" w:date="2017-03-21T11:00:00Z"/>
        </w:rPr>
      </w:pPr>
    </w:p>
    <w:p w14:paraId="5AA6B6EA" w14:textId="6261BBEB" w:rsidR="0043432B" w:rsidDel="00C10FB1" w:rsidRDefault="0043432B" w:rsidP="006D5B8A">
      <w:pPr>
        <w:rPr>
          <w:del w:id="559" w:author="Yijia Cheng" w:date="2017-03-21T11:00:00Z"/>
        </w:rPr>
      </w:pPr>
    </w:p>
    <w:p w14:paraId="48C4246C" w14:textId="5A731EC8" w:rsidR="0043432B" w:rsidDel="00C10FB1" w:rsidRDefault="0043432B" w:rsidP="006D5B8A">
      <w:pPr>
        <w:rPr>
          <w:del w:id="560" w:author="Yijia Cheng" w:date="2017-03-21T11:00:00Z"/>
        </w:rPr>
      </w:pPr>
    </w:p>
    <w:p w14:paraId="27B60EEA" w14:textId="0D70B487" w:rsidR="0043432B" w:rsidDel="00C10FB1" w:rsidRDefault="0043432B" w:rsidP="006D5B8A">
      <w:pPr>
        <w:rPr>
          <w:del w:id="561" w:author="Yijia Cheng" w:date="2017-03-21T11:00:00Z"/>
        </w:rPr>
      </w:pPr>
    </w:p>
    <w:p w14:paraId="7C20790B" w14:textId="37CA58AA" w:rsidR="0043432B" w:rsidDel="00C10FB1" w:rsidRDefault="0043432B" w:rsidP="006D5B8A">
      <w:pPr>
        <w:rPr>
          <w:del w:id="562" w:author="Yijia Cheng" w:date="2017-03-21T11:00:00Z"/>
        </w:rPr>
      </w:pPr>
    </w:p>
    <w:p w14:paraId="04D0A565" w14:textId="68B83F62" w:rsidR="0043432B" w:rsidDel="00C10FB1" w:rsidRDefault="0043432B" w:rsidP="006D5B8A">
      <w:pPr>
        <w:rPr>
          <w:del w:id="563" w:author="Yijia Cheng" w:date="2017-03-21T11:00:00Z"/>
        </w:rPr>
      </w:pPr>
    </w:p>
    <w:p w14:paraId="061E1A8F" w14:textId="7F647355" w:rsidR="000B5DF7" w:rsidDel="00C10FB1" w:rsidRDefault="000B5DF7" w:rsidP="006D5B8A">
      <w:pPr>
        <w:rPr>
          <w:del w:id="564" w:author="Yijia Cheng" w:date="2017-03-21T11:00:00Z"/>
        </w:rPr>
      </w:pPr>
    </w:p>
    <w:p w14:paraId="4BED9AB1" w14:textId="4BA970D3" w:rsidR="000B5DF7" w:rsidDel="00C10FB1" w:rsidRDefault="000B5DF7" w:rsidP="006D5B8A">
      <w:pPr>
        <w:rPr>
          <w:del w:id="565" w:author="Yijia Cheng" w:date="2017-03-21T11:00:00Z"/>
        </w:rPr>
      </w:pPr>
    </w:p>
    <w:p w14:paraId="755461B9" w14:textId="3E5A2CB0" w:rsidR="000B5DF7" w:rsidDel="00C10FB1" w:rsidRDefault="000B5DF7" w:rsidP="006D5B8A">
      <w:pPr>
        <w:rPr>
          <w:del w:id="566" w:author="Yijia Cheng" w:date="2017-03-21T11:00:00Z"/>
        </w:rPr>
      </w:pPr>
    </w:p>
    <w:p w14:paraId="4135E5DA" w14:textId="24713434" w:rsidR="000B5DF7" w:rsidDel="00C10FB1" w:rsidRDefault="000B5DF7" w:rsidP="006D5B8A">
      <w:pPr>
        <w:rPr>
          <w:del w:id="567" w:author="Yijia Cheng" w:date="2017-03-21T11:00:00Z"/>
        </w:rPr>
      </w:pPr>
    </w:p>
    <w:p w14:paraId="7FAB2FEA" w14:textId="26929C7E" w:rsidR="00864CBE" w:rsidRPr="000B5DF7" w:rsidDel="00C10FB1" w:rsidRDefault="00C15498" w:rsidP="006D5B8A">
      <w:pPr>
        <w:rPr>
          <w:del w:id="568" w:author="Yijia Cheng" w:date="2017-03-21T11:00:00Z"/>
          <w:rFonts w:ascii="Times New Roman" w:hAnsi="Times New Roman" w:cs="Times New Roman"/>
          <w:b/>
          <w:sz w:val="24"/>
          <w:szCs w:val="24"/>
          <w:u w:val="single"/>
        </w:rPr>
      </w:pPr>
      <w:del w:id="569" w:author="Yijia Cheng" w:date="2017-03-21T11:00:00Z">
        <w:r w:rsidRPr="000B5DF7" w:rsidDel="00C10FB1">
          <w:rPr>
            <w:rFonts w:ascii="Times New Roman" w:hAnsi="Times New Roman" w:cs="Times New Roman"/>
            <w:b/>
            <w:sz w:val="24"/>
            <w:szCs w:val="24"/>
            <w:u w:val="single"/>
          </w:rPr>
          <w:delText>Forum:</w:delText>
        </w:r>
        <w:r w:rsidR="000B5DF7" w:rsidRPr="000B5DF7" w:rsidDel="00C10FB1">
          <w:rPr>
            <w:rFonts w:ascii="Times New Roman" w:hAnsi="Times New Roman" w:cs="Times New Roman"/>
            <w:b/>
            <w:sz w:val="24"/>
            <w:szCs w:val="24"/>
            <w:u w:val="single"/>
          </w:rPr>
          <w:delText xml:space="preserve"> </w:delText>
        </w:r>
        <w:r w:rsidR="00864CBE" w:rsidRPr="000B5DF7" w:rsidDel="00C10FB1">
          <w:rPr>
            <w:rFonts w:ascii="Times New Roman" w:hAnsi="Times New Roman" w:cs="Times New Roman"/>
            <w:b/>
            <w:sz w:val="24"/>
            <w:szCs w:val="24"/>
            <w:u w:val="single"/>
          </w:rPr>
          <w:delText>fluid</w:delText>
        </w:r>
      </w:del>
    </w:p>
    <w:p w14:paraId="655A2110" w14:textId="618A4512" w:rsidR="00396DE1" w:rsidDel="00C10FB1" w:rsidRDefault="00396DE1" w:rsidP="006D5B8A">
      <w:pPr>
        <w:rPr>
          <w:del w:id="570" w:author="Yijia Cheng" w:date="2017-03-21T11:00:00Z"/>
          <w:sz w:val="24"/>
          <w:szCs w:val="24"/>
        </w:rPr>
      </w:pPr>
    </w:p>
    <w:p w14:paraId="711659BB" w14:textId="10889F54" w:rsidR="00396DE1" w:rsidRPr="00396DE1" w:rsidDel="00C10FB1" w:rsidRDefault="00396DE1" w:rsidP="006D5B8A">
      <w:pPr>
        <w:rPr>
          <w:del w:id="571" w:author="Yijia Cheng" w:date="2017-03-21T11:00:00Z"/>
          <w:sz w:val="24"/>
          <w:szCs w:val="24"/>
        </w:rPr>
      </w:pPr>
    </w:p>
    <w:p w14:paraId="6723A721" w14:textId="6455208C" w:rsidR="0043432B" w:rsidDel="00C10FB1" w:rsidRDefault="0043432B" w:rsidP="00332DAE">
      <w:pPr>
        <w:rPr>
          <w:del w:id="572" w:author="Yijia Cheng" w:date="2017-03-21T11:00:00Z"/>
          <w:sz w:val="24"/>
          <w:szCs w:val="24"/>
        </w:rPr>
      </w:pPr>
    </w:p>
    <w:tbl>
      <w:tblPr>
        <w:tblpPr w:leftFromText="180" w:rightFromText="180" w:vertAnchor="page" w:horzAnchor="page" w:tblpX="2238" w:tblpY="3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1527"/>
        <w:gridCol w:w="1365"/>
        <w:gridCol w:w="1687"/>
        <w:gridCol w:w="1499"/>
      </w:tblGrid>
      <w:tr w:rsidR="00FC44D6" w:rsidDel="00C10FB1" w14:paraId="4E66403B" w14:textId="7A1937C5" w:rsidTr="00FC44D6">
        <w:trPr>
          <w:trHeight w:val="1704"/>
          <w:del w:id="573" w:author="Yijia Cheng" w:date="2017-03-21T11:00:00Z"/>
        </w:trPr>
        <w:tc>
          <w:tcPr>
            <w:tcW w:w="7402" w:type="dxa"/>
            <w:gridSpan w:val="5"/>
          </w:tcPr>
          <w:p w14:paraId="373A3093" w14:textId="5E4437B0" w:rsidR="00FC44D6" w:rsidRPr="005E40C2" w:rsidDel="00C10FB1" w:rsidRDefault="00515B74" w:rsidP="00FC44D6">
            <w:pPr>
              <w:tabs>
                <w:tab w:val="left" w:pos="696"/>
              </w:tabs>
              <w:spacing w:before="240"/>
              <w:jc w:val="center"/>
              <w:rPr>
                <w:del w:id="574" w:author="Yijia Cheng" w:date="2017-03-21T11:00:00Z"/>
                <w:rFonts w:ascii="AR CENA" w:hAnsi="AR CENA" w:cs="Calibri"/>
                <w:sz w:val="72"/>
                <w:szCs w:val="72"/>
              </w:rPr>
            </w:pPr>
            <w:del w:id="575" w:author="Yijia Cheng" w:date="2017-03-21T11:00:00Z">
              <w:r w:rsidRPr="005E40C2" w:rsidDel="00C10FB1">
                <w:rPr>
                  <w:rFonts w:ascii="AR CENA" w:hAnsi="AR CENA" w:cs="Calibri"/>
                  <w:noProof/>
                  <w:sz w:val="72"/>
                  <w:szCs w:val="72"/>
                </w:rPr>
                <mc:AlternateContent>
                  <mc:Choice Requires="wps">
                    <w:drawing>
                      <wp:anchor distT="0" distB="0" distL="114300" distR="114300" simplePos="0" relativeHeight="251768832" behindDoc="0" locked="0" layoutInCell="1" allowOverlap="1" wp14:anchorId="0FBEE67D" wp14:editId="7C02EFF5">
                        <wp:simplePos x="0" y="0"/>
                        <wp:positionH relativeFrom="column">
                          <wp:posOffset>146050</wp:posOffset>
                        </wp:positionH>
                        <wp:positionV relativeFrom="paragraph">
                          <wp:posOffset>76262</wp:posOffset>
                        </wp:positionV>
                        <wp:extent cx="627961" cy="616944"/>
                        <wp:effectExtent l="0" t="0" r="20320" b="12065"/>
                        <wp:wrapNone/>
                        <wp:docPr id="301" name="Oval 301"/>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2D1A7690" w14:textId="77777777" w:rsidR="00CE6BD9" w:rsidRPr="00515B74" w:rsidRDefault="00CE6BD9"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EE67D" id="Oval 301" o:spid="_x0000_s1040" style="position:absolute;left:0;text-align:left;margin-left:11.5pt;margin-top:6pt;width:49.45pt;height:48.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" fillcolor="white [3201]" strokecolor="black [3200]" strokeweight="1pt">
                        <v:stroke joinstyle="miter"/>
                        <v:textbox>
                          <w:txbxContent>
                            <w:p w14:paraId="2D1A7690" w14:textId="77777777" w:rsidR="00CE6BD9" w:rsidRPr="00515B74" w:rsidRDefault="00CE6BD9" w:rsidP="00515B74">
                              <w:pPr>
                                <w:jc w:val="center"/>
                                <w:rPr>
                                  <w:b/>
                                  <w:i/>
                                  <w:sz w:val="15"/>
                                  <w:szCs w:val="15"/>
                                </w:rPr>
                              </w:pPr>
                              <w:r w:rsidRPr="00515B74">
                                <w:rPr>
                                  <w:rFonts w:hint="eastAsia"/>
                                  <w:b/>
                                  <w:i/>
                                  <w:sz w:val="15"/>
                                  <w:szCs w:val="15"/>
                                </w:rPr>
                                <w:t>LOGO</w:t>
                              </w:r>
                            </w:p>
                          </w:txbxContent>
                        </v:textbox>
                      </v:oval>
                    </w:pict>
                  </mc:Fallback>
                </mc:AlternateContent>
              </w:r>
              <w:r w:rsidR="00FC44D6" w:rsidRPr="005E40C2" w:rsidDel="00C10FB1">
                <w:rPr>
                  <w:rFonts w:ascii="AR CENA" w:hAnsi="AR CENA" w:cs="Calibri"/>
                  <w:sz w:val="72"/>
                  <w:szCs w:val="72"/>
                </w:rPr>
                <w:delText>Forum</w:delText>
              </w:r>
            </w:del>
          </w:p>
        </w:tc>
      </w:tr>
      <w:tr w:rsidR="00FC44D6" w:rsidDel="00C10FB1" w14:paraId="5DE95E21" w14:textId="6D1F811D" w:rsidTr="00CC05F6">
        <w:trPr>
          <w:trHeight w:val="265"/>
          <w:del w:id="576" w:author="Yijia Cheng" w:date="2017-03-21T11:00:00Z"/>
        </w:trPr>
        <w:tc>
          <w:tcPr>
            <w:tcW w:w="1356" w:type="dxa"/>
          </w:tcPr>
          <w:p w14:paraId="43BB068D" w14:textId="41DE0357" w:rsidR="00FC44D6" w:rsidRPr="005E40C2" w:rsidDel="00C10FB1" w:rsidRDefault="005E40C2" w:rsidP="00FC44D6">
            <w:pPr>
              <w:pStyle w:val="ListParagraph"/>
              <w:ind w:firstLineChars="0" w:firstLine="0"/>
              <w:rPr>
                <w:del w:id="577" w:author="Yijia Cheng" w:date="2017-03-21T11:00:00Z"/>
                <w:rFonts w:ascii="Arial Black" w:hAnsi="Arial Black" w:cs="Calibri"/>
                <w:szCs w:val="21"/>
              </w:rPr>
            </w:pPr>
            <w:del w:id="578" w:author="Yijia Cheng" w:date="2017-03-21T11:00:00Z">
              <w:r w:rsidDel="00C10FB1">
                <w:rPr>
                  <w:rFonts w:ascii="Arial Black" w:hAnsi="Arial Black" w:cs="Calibri"/>
                  <w:szCs w:val="21"/>
                </w:rPr>
                <w:delText>H</w:delText>
              </w:r>
              <w:r w:rsidR="00FC44D6" w:rsidRPr="005E40C2" w:rsidDel="00C10FB1">
                <w:rPr>
                  <w:rFonts w:ascii="Arial Black" w:hAnsi="Arial Black" w:cs="Calibri"/>
                  <w:szCs w:val="21"/>
                </w:rPr>
                <w:delText>ome</w:delText>
              </w:r>
            </w:del>
          </w:p>
        </w:tc>
        <w:tc>
          <w:tcPr>
            <w:tcW w:w="1495" w:type="dxa"/>
          </w:tcPr>
          <w:p w14:paraId="78F7375F" w14:textId="5B0D9498" w:rsidR="00FC44D6" w:rsidRPr="005E40C2" w:rsidDel="00C10FB1" w:rsidRDefault="00CC05F6" w:rsidP="00FC44D6">
            <w:pPr>
              <w:pStyle w:val="ListParagraph"/>
              <w:ind w:firstLineChars="0" w:firstLine="0"/>
              <w:rPr>
                <w:del w:id="579" w:author="Yijia Cheng" w:date="2017-03-21T11:00:00Z"/>
                <w:rFonts w:ascii="Arial Black" w:hAnsi="Arial Black" w:cs="Calibri"/>
                <w:szCs w:val="21"/>
              </w:rPr>
            </w:pPr>
            <w:del w:id="580" w:author="Yijia Cheng" w:date="2017-03-21T11:00:00Z">
              <w:r w:rsidDel="00C10FB1">
                <w:rPr>
                  <w:rFonts w:ascii="Arial Black" w:hAnsi="Arial Black" w:cs="Calibri"/>
                  <w:szCs w:val="21"/>
                </w:rPr>
                <w:delText>Five</w:delText>
              </w:r>
              <w:r w:rsidRPr="005E40C2" w:rsidDel="00C10FB1">
                <w:rPr>
                  <w:rFonts w:ascii="Arial Black" w:hAnsi="Arial Black" w:cs="Calibri"/>
                  <w:szCs w:val="21"/>
                </w:rPr>
                <w:delText>Flavors</w:delText>
              </w:r>
            </w:del>
          </w:p>
        </w:tc>
        <w:tc>
          <w:tcPr>
            <w:tcW w:w="1365" w:type="dxa"/>
          </w:tcPr>
          <w:p w14:paraId="3F1423C9" w14:textId="1D078EB5" w:rsidR="00FC44D6" w:rsidRPr="005E40C2" w:rsidDel="00C10FB1" w:rsidRDefault="005E40C2" w:rsidP="00FC44D6">
            <w:pPr>
              <w:pStyle w:val="ListParagraph"/>
              <w:ind w:firstLineChars="0" w:firstLine="0"/>
              <w:rPr>
                <w:del w:id="581" w:author="Yijia Cheng" w:date="2017-03-21T11:00:00Z"/>
                <w:rFonts w:ascii="Arial Black" w:hAnsi="Arial Black" w:cs="Calibri"/>
                <w:szCs w:val="21"/>
              </w:rPr>
            </w:pPr>
            <w:del w:id="582" w:author="Yijia Cheng" w:date="2017-03-21T11:00:00Z">
              <w:r w:rsidDel="00C10FB1">
                <w:rPr>
                  <w:rFonts w:ascii="Arial Black" w:hAnsi="Arial Black" w:cs="Calibri"/>
                  <w:szCs w:val="21"/>
                </w:rPr>
                <w:delText>F</w:delText>
              </w:r>
              <w:r w:rsidR="00FC44D6" w:rsidRPr="005E40C2" w:rsidDel="00C10FB1">
                <w:rPr>
                  <w:rFonts w:ascii="Arial Black" w:hAnsi="Arial Black" w:cs="Calibri"/>
                  <w:szCs w:val="21"/>
                </w:rPr>
                <w:delText>orum</w:delText>
              </w:r>
            </w:del>
          </w:p>
        </w:tc>
        <w:tc>
          <w:tcPr>
            <w:tcW w:w="1687" w:type="dxa"/>
          </w:tcPr>
          <w:p w14:paraId="02AD9BA2" w14:textId="2EDFC467" w:rsidR="00FC44D6" w:rsidRPr="005E40C2" w:rsidDel="00C10FB1" w:rsidRDefault="005E40C2" w:rsidP="00FC44D6">
            <w:pPr>
              <w:pStyle w:val="ListParagraph"/>
              <w:ind w:firstLineChars="0" w:firstLine="0"/>
              <w:rPr>
                <w:del w:id="583" w:author="Yijia Cheng" w:date="2017-03-21T11:00:00Z"/>
                <w:rFonts w:ascii="Arial Black" w:hAnsi="Arial Black" w:cs="Calibri"/>
                <w:szCs w:val="21"/>
              </w:rPr>
            </w:pPr>
            <w:del w:id="584" w:author="Yijia Cheng" w:date="2017-03-21T11:00:00Z">
              <w:r w:rsidDel="00C10FB1">
                <w:rPr>
                  <w:rFonts w:ascii="Arial Black" w:hAnsi="Arial Black" w:cs="Calibri"/>
                  <w:szCs w:val="21"/>
                </w:rPr>
                <w:delText>About U</w:delText>
              </w:r>
              <w:r w:rsidR="00FC44D6" w:rsidRPr="005E40C2" w:rsidDel="00C10FB1">
                <w:rPr>
                  <w:rFonts w:ascii="Arial Black" w:hAnsi="Arial Black" w:cs="Calibri"/>
                  <w:szCs w:val="21"/>
                </w:rPr>
                <w:delText>s</w:delText>
              </w:r>
            </w:del>
          </w:p>
        </w:tc>
        <w:tc>
          <w:tcPr>
            <w:tcW w:w="1499" w:type="dxa"/>
          </w:tcPr>
          <w:p w14:paraId="59383F83" w14:textId="17889096" w:rsidR="00FC44D6" w:rsidRPr="005E40C2" w:rsidDel="00C10FB1" w:rsidRDefault="005E40C2" w:rsidP="00FC44D6">
            <w:pPr>
              <w:pStyle w:val="ListParagraph"/>
              <w:ind w:firstLineChars="0" w:firstLine="0"/>
              <w:rPr>
                <w:del w:id="585" w:author="Yijia Cheng" w:date="2017-03-21T11:00:00Z"/>
                <w:rFonts w:ascii="Arial Black" w:hAnsi="Arial Black" w:cs="Calibri"/>
                <w:szCs w:val="21"/>
              </w:rPr>
            </w:pPr>
            <w:del w:id="586" w:author="Yijia Cheng" w:date="2017-03-21T11:00:00Z">
              <w:r w:rsidDel="00C10FB1">
                <w:rPr>
                  <w:rFonts w:ascii="Arial Black" w:hAnsi="Arial Black" w:cs="Calibri"/>
                  <w:szCs w:val="21"/>
                </w:rPr>
                <w:delText>Contact U</w:delText>
              </w:r>
              <w:r w:rsidR="00FC44D6" w:rsidRPr="005E40C2" w:rsidDel="00C10FB1">
                <w:rPr>
                  <w:rFonts w:ascii="Arial Black" w:hAnsi="Arial Black" w:cs="Calibri"/>
                  <w:szCs w:val="21"/>
                </w:rPr>
                <w:delText>s</w:delText>
              </w:r>
            </w:del>
          </w:p>
        </w:tc>
      </w:tr>
      <w:tr w:rsidR="00FC44D6" w:rsidDel="00C10FB1" w14:paraId="09E1204E" w14:textId="155408DD" w:rsidTr="00FC44D6">
        <w:trPr>
          <w:trHeight w:val="6317"/>
          <w:del w:id="587" w:author="Yijia Cheng" w:date="2017-03-21T11:00:00Z"/>
        </w:trPr>
        <w:tc>
          <w:tcPr>
            <w:tcW w:w="7402" w:type="dxa"/>
            <w:gridSpan w:val="5"/>
          </w:tcPr>
          <w:tbl>
            <w:tblPr>
              <w:tblpPr w:leftFromText="180" w:rightFromText="180" w:vertAnchor="text" w:horzAnchor="margin" w:tblpXSpec="right" w:tblpY="1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1083"/>
            </w:tblGrid>
            <w:tr w:rsidR="00FC44D6" w:rsidDel="00C10FB1" w14:paraId="2B6BBF5F" w14:textId="69A3178F" w:rsidTr="005E40C2">
              <w:trPr>
                <w:trHeight w:val="489"/>
                <w:del w:id="588" w:author="Yijia Cheng" w:date="2017-03-21T11:00:00Z"/>
              </w:trPr>
              <w:tc>
                <w:tcPr>
                  <w:tcW w:w="1278" w:type="dxa"/>
                </w:tcPr>
                <w:p w14:paraId="5CCD0B27" w14:textId="2F23EC00" w:rsidR="00FC44D6" w:rsidRPr="005E40C2" w:rsidDel="00C10FB1" w:rsidRDefault="00FC44D6" w:rsidP="005E40C2">
                  <w:pPr>
                    <w:jc w:val="center"/>
                    <w:rPr>
                      <w:del w:id="589" w:author="Yijia Cheng" w:date="2017-03-21T11:00:00Z"/>
                      <w:rFonts w:ascii="AR DESTINE" w:hAnsi="AR DESTINE"/>
                      <w:szCs w:val="21"/>
                      <w:lang w:val="en-CA"/>
                    </w:rPr>
                  </w:pPr>
                  <w:del w:id="590" w:author="Yijia Cheng" w:date="2017-03-21T11:00:00Z">
                    <w:r w:rsidRPr="005E40C2" w:rsidDel="00C10FB1">
                      <w:rPr>
                        <w:rFonts w:ascii="AR DESTINE" w:hAnsi="AR DESTINE"/>
                        <w:szCs w:val="21"/>
                        <w:lang w:val="en-CA"/>
                      </w:rPr>
                      <w:delText>Sign up</w:delText>
                    </w:r>
                  </w:del>
                </w:p>
              </w:tc>
              <w:tc>
                <w:tcPr>
                  <w:tcW w:w="1083" w:type="dxa"/>
                </w:tcPr>
                <w:p w14:paraId="4131B7FA" w14:textId="741F2388" w:rsidR="00FC44D6" w:rsidRPr="005E40C2" w:rsidDel="00C10FB1" w:rsidRDefault="00FC44D6" w:rsidP="005E40C2">
                  <w:pPr>
                    <w:jc w:val="center"/>
                    <w:rPr>
                      <w:del w:id="591" w:author="Yijia Cheng" w:date="2017-03-21T11:00:00Z"/>
                      <w:rFonts w:ascii="AR DESTINE" w:hAnsi="AR DESTINE"/>
                      <w:szCs w:val="21"/>
                      <w:lang w:val="en-CA"/>
                    </w:rPr>
                  </w:pPr>
                  <w:del w:id="592" w:author="Yijia Cheng" w:date="2017-03-21T11:00:00Z">
                    <w:r w:rsidRPr="005E40C2" w:rsidDel="00C10FB1">
                      <w:rPr>
                        <w:rFonts w:ascii="AR DESTINE" w:hAnsi="AR DESTINE"/>
                        <w:szCs w:val="21"/>
                        <w:lang w:val="en-CA"/>
                      </w:rPr>
                      <w:delText>Sign in</w:delText>
                    </w:r>
                  </w:del>
                </w:p>
              </w:tc>
            </w:tr>
          </w:tbl>
          <w:p w14:paraId="5F997946" w14:textId="30CBAC3B" w:rsidR="00FC44D6" w:rsidRPr="005E40C2" w:rsidDel="00C10FB1" w:rsidRDefault="00FC44D6" w:rsidP="005E40C2">
            <w:pPr>
              <w:spacing w:line="480" w:lineRule="auto"/>
              <w:jc w:val="left"/>
              <w:rPr>
                <w:del w:id="593" w:author="Yijia Cheng" w:date="2017-03-21T11:00:00Z"/>
                <w:rFonts w:ascii="Times New Roman" w:hAnsi="Times New Roman" w:cs="Times New Roman"/>
                <w:sz w:val="24"/>
                <w:szCs w:val="24"/>
                <w:lang w:val="en-CA"/>
              </w:rPr>
            </w:pPr>
          </w:p>
          <w:p w14:paraId="1DCE6380" w14:textId="2562B319" w:rsidR="00FC44D6" w:rsidRPr="005E40C2" w:rsidDel="00C10FB1" w:rsidRDefault="005E40C2" w:rsidP="005E40C2">
            <w:pPr>
              <w:spacing w:line="480" w:lineRule="auto"/>
              <w:jc w:val="left"/>
              <w:rPr>
                <w:del w:id="594" w:author="Yijia Cheng" w:date="2017-03-21T11:00:00Z"/>
                <w:rFonts w:ascii="Times New Roman" w:hAnsi="Times New Roman" w:cs="Times New Roman"/>
                <w:sz w:val="24"/>
                <w:szCs w:val="24"/>
                <w:lang w:val="en-CA"/>
              </w:rPr>
            </w:pPr>
            <w:del w:id="595" w:author="Yijia Cheng" w:date="2017-03-21T11:00:00Z">
              <w:r w:rsidDel="00C10FB1">
                <w:rPr>
                  <w:rFonts w:ascii="Times New Roman" w:hAnsi="Times New Roman" w:cs="Times New Roman"/>
                  <w:sz w:val="24"/>
                  <w:szCs w:val="24"/>
                  <w:lang w:val="en-CA"/>
                </w:rPr>
                <w:delText>M</w:delText>
              </w:r>
              <w:r w:rsidR="00FC44D6" w:rsidRPr="005E40C2" w:rsidDel="00C10FB1">
                <w:rPr>
                  <w:rFonts w:ascii="Times New Roman" w:hAnsi="Times New Roman" w:cs="Times New Roman"/>
                  <w:sz w:val="24"/>
                  <w:szCs w:val="24"/>
                  <w:lang w:val="en-CA"/>
                </w:rPr>
                <w:delText>ain plates</w:delText>
              </w:r>
            </w:del>
          </w:p>
          <w:p w14:paraId="11CBDCA6" w14:textId="270EF03A" w:rsidR="00FC44D6" w:rsidRPr="005E40C2" w:rsidDel="00C10FB1" w:rsidRDefault="00FC44D6" w:rsidP="005E40C2">
            <w:pPr>
              <w:spacing w:line="480" w:lineRule="auto"/>
              <w:jc w:val="left"/>
              <w:rPr>
                <w:del w:id="596" w:author="Yijia Cheng" w:date="2017-03-21T11:00:00Z"/>
                <w:rFonts w:ascii="Times New Roman" w:hAnsi="Times New Roman" w:cs="Times New Roman"/>
                <w:sz w:val="24"/>
                <w:szCs w:val="24"/>
                <w:lang w:val="en-CA"/>
              </w:rPr>
            </w:pPr>
            <w:del w:id="597" w:author="Yijia Cheng" w:date="2017-03-21T11:00:00Z">
              <w:r w:rsidRPr="005E40C2" w:rsidDel="00C10FB1">
                <w:rPr>
                  <w:rFonts w:ascii="Times New Roman" w:hAnsi="Times New Roman" w:cs="Times New Roman"/>
                  <w:sz w:val="24"/>
                  <w:szCs w:val="24"/>
                  <w:lang w:val="en-CA"/>
                </w:rPr>
                <w:delText xml:space="preserve">  Content of forum</w:delText>
              </w:r>
            </w:del>
          </w:p>
          <w:p w14:paraId="54DC9A27" w14:textId="6297FA49" w:rsidR="00FC44D6" w:rsidRPr="005E40C2" w:rsidDel="00C10FB1" w:rsidRDefault="00FC44D6" w:rsidP="005E40C2">
            <w:pPr>
              <w:spacing w:line="480" w:lineRule="auto"/>
              <w:jc w:val="left"/>
              <w:rPr>
                <w:del w:id="598" w:author="Yijia Cheng" w:date="2017-03-21T11:00:00Z"/>
                <w:rFonts w:ascii="Times New Roman" w:hAnsi="Times New Roman" w:cs="Times New Roman"/>
                <w:sz w:val="24"/>
                <w:szCs w:val="24"/>
                <w:lang w:val="en-CA"/>
              </w:rPr>
            </w:pPr>
            <w:del w:id="599" w:author="Yijia Cheng" w:date="2017-03-21T11:00:00Z">
              <w:r w:rsidRPr="005E40C2" w:rsidDel="00C10FB1">
                <w:rPr>
                  <w:rFonts w:ascii="Times New Roman" w:hAnsi="Times New Roman" w:cs="Times New Roman"/>
                  <w:sz w:val="24"/>
                  <w:szCs w:val="24"/>
                  <w:lang w:val="en-CA"/>
                </w:rPr>
                <w:delText xml:space="preserve">  Topics</w:delText>
              </w:r>
            </w:del>
          </w:p>
          <w:p w14:paraId="2E12BFCF" w14:textId="20917C37" w:rsidR="00FC44D6" w:rsidRPr="005E40C2" w:rsidDel="00C10FB1" w:rsidRDefault="00FC44D6" w:rsidP="005E40C2">
            <w:pPr>
              <w:spacing w:line="480" w:lineRule="auto"/>
              <w:jc w:val="left"/>
              <w:rPr>
                <w:del w:id="600" w:author="Yijia Cheng" w:date="2017-03-21T11:00:00Z"/>
                <w:rFonts w:ascii="Times New Roman" w:hAnsi="Times New Roman" w:cs="Times New Roman"/>
                <w:sz w:val="24"/>
                <w:szCs w:val="24"/>
                <w:lang w:val="en-CA"/>
              </w:rPr>
            </w:pPr>
            <w:del w:id="601" w:author="Yijia Cheng" w:date="2017-03-21T11:00:00Z">
              <w:r w:rsidRPr="005E40C2" w:rsidDel="00C10FB1">
                <w:rPr>
                  <w:rFonts w:ascii="Times New Roman" w:hAnsi="Times New Roman" w:cs="Times New Roman"/>
                  <w:sz w:val="24"/>
                  <w:szCs w:val="24"/>
                  <w:lang w:val="en-CA"/>
                </w:rPr>
                <w:delText xml:space="preserve">   Post new topic</w:delText>
              </w:r>
            </w:del>
          </w:p>
          <w:p w14:paraId="2055226C" w14:textId="0FC71AD4" w:rsidR="00FC44D6" w:rsidRPr="005E40C2" w:rsidDel="00C10FB1" w:rsidRDefault="00FC44D6" w:rsidP="005E40C2">
            <w:pPr>
              <w:spacing w:line="480" w:lineRule="auto"/>
              <w:jc w:val="left"/>
              <w:rPr>
                <w:del w:id="602" w:author="Yijia Cheng" w:date="2017-03-21T11:00:00Z"/>
                <w:rFonts w:ascii="Times New Roman" w:hAnsi="Times New Roman" w:cs="Times New Roman"/>
                <w:sz w:val="24"/>
                <w:szCs w:val="24"/>
                <w:lang w:val="en-CA"/>
              </w:rPr>
            </w:pPr>
            <w:del w:id="603" w:author="Yijia Cheng" w:date="2017-03-21T11:00:00Z">
              <w:r w:rsidRPr="005E40C2" w:rsidDel="00C10FB1">
                <w:rPr>
                  <w:rFonts w:ascii="Times New Roman" w:hAnsi="Times New Roman" w:cs="Times New Roman"/>
                  <w:sz w:val="24"/>
                  <w:szCs w:val="24"/>
                  <w:lang w:val="en-CA"/>
                </w:rPr>
                <w:delText xml:space="preserve">     Topic 1</w:delText>
              </w:r>
            </w:del>
          </w:p>
          <w:p w14:paraId="7D1641E0" w14:textId="5E545626" w:rsidR="00FC44D6" w:rsidRPr="005E40C2" w:rsidDel="00C10FB1" w:rsidRDefault="00FC44D6" w:rsidP="005E40C2">
            <w:pPr>
              <w:spacing w:line="480" w:lineRule="auto"/>
              <w:jc w:val="left"/>
              <w:rPr>
                <w:del w:id="604" w:author="Yijia Cheng" w:date="2017-03-21T11:00:00Z"/>
                <w:rFonts w:ascii="Times New Roman" w:hAnsi="Times New Roman" w:cs="Times New Roman"/>
                <w:sz w:val="24"/>
                <w:szCs w:val="24"/>
                <w:lang w:val="en-CA"/>
              </w:rPr>
            </w:pPr>
            <w:del w:id="605" w:author="Yijia Cheng" w:date="2017-03-21T11:00:00Z">
              <w:r w:rsidRPr="005E40C2" w:rsidDel="00C10FB1">
                <w:rPr>
                  <w:rFonts w:ascii="Times New Roman" w:hAnsi="Times New Roman" w:cs="Times New Roman"/>
                  <w:sz w:val="24"/>
                  <w:szCs w:val="24"/>
                  <w:lang w:val="en-CA"/>
                </w:rPr>
                <w:delText xml:space="preserve">     Topic 2</w:delText>
              </w:r>
            </w:del>
          </w:p>
          <w:p w14:paraId="59EA3ADD" w14:textId="2F2E1122" w:rsidR="00FC44D6" w:rsidRPr="00FC673B" w:rsidDel="00C10FB1" w:rsidRDefault="00FC44D6" w:rsidP="005E40C2">
            <w:pPr>
              <w:spacing w:line="480" w:lineRule="auto"/>
              <w:jc w:val="left"/>
              <w:rPr>
                <w:del w:id="606" w:author="Yijia Cheng" w:date="2017-03-21T11:00:00Z"/>
                <w:sz w:val="20"/>
                <w:szCs w:val="16"/>
                <w:lang w:val="en-CA"/>
              </w:rPr>
            </w:pPr>
            <w:del w:id="607" w:author="Yijia Cheng" w:date="2017-03-21T11:00:00Z">
              <w:r w:rsidRPr="005E40C2" w:rsidDel="00C10FB1">
                <w:rPr>
                  <w:rFonts w:ascii="Times New Roman" w:hAnsi="Times New Roman" w:cs="Times New Roman"/>
                  <w:sz w:val="24"/>
                  <w:szCs w:val="24"/>
                  <w:lang w:val="en-CA"/>
                </w:rPr>
                <w:delText xml:space="preserve">     Topic 3</w:delText>
              </w:r>
            </w:del>
          </w:p>
        </w:tc>
      </w:tr>
      <w:tr w:rsidR="00FC44D6" w:rsidDel="00C10FB1" w14:paraId="6B498FA2" w14:textId="23BDC323" w:rsidTr="00FC44D6">
        <w:trPr>
          <w:trHeight w:val="420"/>
          <w:del w:id="608" w:author="Yijia Cheng" w:date="2017-03-21T11:00:00Z"/>
        </w:trPr>
        <w:tc>
          <w:tcPr>
            <w:tcW w:w="7402" w:type="dxa"/>
            <w:gridSpan w:val="5"/>
          </w:tcPr>
          <w:p w14:paraId="1CA11905" w14:textId="0C7FF3EF" w:rsidR="00FC44D6" w:rsidRPr="005102AE" w:rsidDel="00C10FB1" w:rsidRDefault="00FC44D6" w:rsidP="00FC44D6">
            <w:pPr>
              <w:pStyle w:val="ListParagraph"/>
              <w:ind w:firstLineChars="0" w:firstLine="0"/>
              <w:jc w:val="center"/>
              <w:rPr>
                <w:del w:id="609" w:author="Yijia Cheng" w:date="2017-03-21T11:00:00Z"/>
                <w:rFonts w:ascii="Times New Roman" w:hAnsi="Times New Roman" w:cs="Times New Roman"/>
                <w:sz w:val="16"/>
                <w:szCs w:val="16"/>
              </w:rPr>
            </w:pPr>
            <w:del w:id="610" w:author="Yijia Cheng" w:date="2017-03-21T11:00:00Z">
              <w:r w:rsidRPr="005102AE" w:rsidDel="00C10FB1">
                <w:rPr>
                  <w:rFonts w:ascii="Times New Roman" w:hAnsi="Times New Roman" w:cs="Times New Roman" w:hint="eastAsia"/>
                  <w:sz w:val="16"/>
                  <w:szCs w:val="16"/>
                </w:rPr>
                <w:delText>footer</w:delText>
              </w:r>
            </w:del>
          </w:p>
        </w:tc>
      </w:tr>
    </w:tbl>
    <w:p w14:paraId="0C01B344" w14:textId="41F3C8BE" w:rsidR="0043432B" w:rsidDel="00C10FB1" w:rsidRDefault="0043432B" w:rsidP="00332DAE">
      <w:pPr>
        <w:rPr>
          <w:del w:id="611" w:author="Yijia Cheng" w:date="2017-03-21T11:00:00Z"/>
          <w:sz w:val="24"/>
          <w:szCs w:val="24"/>
        </w:rPr>
      </w:pPr>
    </w:p>
    <w:p w14:paraId="3846EC61" w14:textId="4068EF40" w:rsidR="0043432B" w:rsidDel="00C10FB1" w:rsidRDefault="0043432B" w:rsidP="006D5B8A">
      <w:pPr>
        <w:ind w:firstLineChars="200" w:firstLine="480"/>
        <w:rPr>
          <w:del w:id="612" w:author="Yijia Cheng" w:date="2017-03-21T11:00:00Z"/>
          <w:sz w:val="24"/>
          <w:szCs w:val="24"/>
        </w:rPr>
      </w:pPr>
    </w:p>
    <w:p w14:paraId="1DFB791D" w14:textId="20B79058" w:rsidR="00B1084B" w:rsidDel="00C10FB1" w:rsidRDefault="00CC05F6" w:rsidP="006D5B8A">
      <w:pPr>
        <w:ind w:firstLineChars="200" w:firstLine="480"/>
        <w:rPr>
          <w:del w:id="613" w:author="Yijia Cheng" w:date="2017-03-21T11:00:00Z"/>
          <w:sz w:val="24"/>
          <w:szCs w:val="24"/>
        </w:rPr>
      </w:pPr>
      <w:del w:id="614" w:author="Yijia Cheng" w:date="2017-03-21T11:00:00Z">
        <w:r w:rsidDel="00C10FB1">
          <w:rPr>
            <w:sz w:val="24"/>
            <w:szCs w:val="24"/>
          </w:rPr>
          <w:delText>The layout of this page is easy for users to sign in our website.</w:delText>
        </w:r>
      </w:del>
    </w:p>
    <w:p w14:paraId="536221FA" w14:textId="3D293A7D" w:rsidR="00B1084B" w:rsidDel="00C10FB1" w:rsidRDefault="00B1084B" w:rsidP="006D5B8A">
      <w:pPr>
        <w:ind w:firstLineChars="200" w:firstLine="480"/>
        <w:rPr>
          <w:del w:id="615" w:author="Yijia Cheng" w:date="2017-03-21T11:00:00Z"/>
          <w:sz w:val="24"/>
          <w:szCs w:val="24"/>
        </w:rPr>
      </w:pPr>
    </w:p>
    <w:p w14:paraId="13E71351" w14:textId="71B5A1ED" w:rsidR="00396DE1" w:rsidDel="00C10FB1" w:rsidRDefault="00396DE1" w:rsidP="006D5B8A">
      <w:pPr>
        <w:ind w:firstLineChars="200" w:firstLine="480"/>
        <w:rPr>
          <w:del w:id="616" w:author="Yijia Cheng" w:date="2017-03-21T11:00:00Z"/>
          <w:sz w:val="24"/>
          <w:szCs w:val="24"/>
        </w:rPr>
      </w:pPr>
    </w:p>
    <w:p w14:paraId="22DCC83E" w14:textId="6011FD1A" w:rsidR="00864CBE" w:rsidDel="00C10FB1" w:rsidRDefault="00864CBE" w:rsidP="006D5B8A">
      <w:pPr>
        <w:ind w:firstLineChars="200" w:firstLine="480"/>
        <w:rPr>
          <w:del w:id="617" w:author="Yijia Cheng" w:date="2017-03-21T11:00:00Z"/>
          <w:sz w:val="24"/>
          <w:szCs w:val="24"/>
        </w:rPr>
      </w:pPr>
    </w:p>
    <w:tbl>
      <w:tblPr>
        <w:tblpPr w:leftFromText="180" w:rightFromText="180" w:vertAnchor="page" w:horzAnchor="page" w:tblpX="2737" w:tblpY="25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8"/>
        <w:gridCol w:w="1476"/>
        <w:gridCol w:w="1348"/>
        <w:gridCol w:w="1665"/>
        <w:gridCol w:w="1479"/>
      </w:tblGrid>
      <w:tr w:rsidR="00396DE1" w:rsidDel="00C10FB1" w14:paraId="51A74728" w14:textId="3C9A3E8D" w:rsidTr="005E40C2">
        <w:trPr>
          <w:trHeight w:val="1260"/>
          <w:del w:id="618" w:author="Yijia Cheng" w:date="2017-03-21T11:00:00Z"/>
        </w:trPr>
        <w:tc>
          <w:tcPr>
            <w:tcW w:w="7306" w:type="dxa"/>
            <w:gridSpan w:val="5"/>
          </w:tcPr>
          <w:p w14:paraId="0AFAC6BF" w14:textId="3505DA73" w:rsidR="00396DE1" w:rsidRPr="005E40C2" w:rsidDel="00C10FB1" w:rsidRDefault="004D38F0" w:rsidP="006D5B8A">
            <w:pPr>
              <w:tabs>
                <w:tab w:val="left" w:pos="696"/>
              </w:tabs>
              <w:spacing w:before="240"/>
              <w:jc w:val="center"/>
              <w:rPr>
                <w:del w:id="619" w:author="Yijia Cheng" w:date="2017-03-21T11:00:00Z"/>
                <w:rFonts w:ascii="AR CENA" w:hAnsi="AR CENA" w:cs="Calibri"/>
                <w:sz w:val="52"/>
                <w:szCs w:val="52"/>
              </w:rPr>
            </w:pPr>
            <w:del w:id="620" w:author="Yijia Cheng" w:date="2017-03-21T11:00:00Z">
              <w:r w:rsidRPr="005E40C2" w:rsidDel="00C10FB1">
                <w:rPr>
                  <w:rFonts w:ascii="AR CENA" w:hAnsi="AR CENA" w:cs="Calibri"/>
                  <w:noProof/>
                  <w:sz w:val="72"/>
                  <w:szCs w:val="72"/>
                </w:rPr>
                <mc:AlternateContent>
                  <mc:Choice Requires="wps">
                    <w:drawing>
                      <wp:anchor distT="0" distB="0" distL="114300" distR="114300" simplePos="0" relativeHeight="251770880" behindDoc="0" locked="0" layoutInCell="1" allowOverlap="1" wp14:anchorId="13D9BFC6" wp14:editId="3A7C92E3">
                        <wp:simplePos x="0" y="0"/>
                        <wp:positionH relativeFrom="column">
                          <wp:posOffset>134268</wp:posOffset>
                        </wp:positionH>
                        <wp:positionV relativeFrom="paragraph">
                          <wp:posOffset>88831</wp:posOffset>
                        </wp:positionV>
                        <wp:extent cx="627961" cy="616944"/>
                        <wp:effectExtent l="0" t="0" r="20320" b="12065"/>
                        <wp:wrapNone/>
                        <wp:docPr id="1" name="Oval 1"/>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6CDE50BA" w14:textId="77777777" w:rsidR="00CE6BD9" w:rsidRPr="00515B74" w:rsidRDefault="00CE6BD9" w:rsidP="004D38F0">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9BFC6" id="Oval 1" o:spid="_x0000_s1041" style="position:absolute;left:0;text-align:left;margin-left:10.55pt;margin-top:7pt;width:49.45pt;height:48.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" fillcolor="white [3201]" strokecolor="black [3200]" strokeweight="1pt">
                        <v:stroke joinstyle="miter"/>
                        <v:textbox>
                          <w:txbxContent>
                            <w:p w14:paraId="6CDE50BA" w14:textId="77777777" w:rsidR="00CE6BD9" w:rsidRPr="00515B74" w:rsidRDefault="00CE6BD9" w:rsidP="004D38F0">
                              <w:pPr>
                                <w:jc w:val="center"/>
                                <w:rPr>
                                  <w:b/>
                                  <w:i/>
                                  <w:sz w:val="15"/>
                                  <w:szCs w:val="15"/>
                                </w:rPr>
                              </w:pPr>
                              <w:r w:rsidRPr="00515B74">
                                <w:rPr>
                                  <w:rFonts w:hint="eastAsia"/>
                                  <w:b/>
                                  <w:i/>
                                  <w:sz w:val="15"/>
                                  <w:szCs w:val="15"/>
                                </w:rPr>
                                <w:t>LOGO</w:t>
                              </w:r>
                            </w:p>
                          </w:txbxContent>
                        </v:textbox>
                      </v:oval>
                    </w:pict>
                  </mc:Fallback>
                </mc:AlternateContent>
              </w:r>
              <w:r w:rsidR="00574382" w:rsidRPr="005E40C2" w:rsidDel="00C10FB1">
                <w:rPr>
                  <w:rFonts w:ascii="AR CENA" w:hAnsi="AR CENA" w:cs="Calibri"/>
                  <w:sz w:val="52"/>
                  <w:szCs w:val="52"/>
                </w:rPr>
                <w:delText>About us</w:delText>
              </w:r>
            </w:del>
          </w:p>
        </w:tc>
      </w:tr>
      <w:tr w:rsidR="00396DE1" w:rsidDel="00C10FB1" w14:paraId="3B7C092D" w14:textId="7CC3A4CC" w:rsidTr="004D38F0">
        <w:trPr>
          <w:trHeight w:val="286"/>
          <w:del w:id="621" w:author="Yijia Cheng" w:date="2017-03-21T11:00:00Z"/>
        </w:trPr>
        <w:tc>
          <w:tcPr>
            <w:tcW w:w="1338" w:type="dxa"/>
          </w:tcPr>
          <w:p w14:paraId="1961A519" w14:textId="6D4C2926" w:rsidR="00396DE1" w:rsidRPr="004D38F0" w:rsidDel="00C10FB1" w:rsidRDefault="005E40C2" w:rsidP="005E40C2">
            <w:pPr>
              <w:pStyle w:val="ListParagraph"/>
              <w:ind w:firstLineChars="0" w:firstLine="0"/>
              <w:jc w:val="center"/>
              <w:rPr>
                <w:del w:id="622" w:author="Yijia Cheng" w:date="2017-03-21T11:00:00Z"/>
                <w:rFonts w:ascii="Arial Black" w:hAnsi="Arial Black" w:cs="Calibri"/>
                <w:sz w:val="18"/>
                <w:szCs w:val="18"/>
              </w:rPr>
            </w:pPr>
            <w:del w:id="623" w:author="Yijia Cheng" w:date="2017-03-21T11:00:00Z">
              <w:r w:rsidRPr="004D38F0" w:rsidDel="00C10FB1">
                <w:rPr>
                  <w:rFonts w:ascii="Arial Black" w:hAnsi="Arial Black" w:cs="Calibri"/>
                  <w:sz w:val="18"/>
                  <w:szCs w:val="18"/>
                </w:rPr>
                <w:delText>H</w:delText>
              </w:r>
              <w:r w:rsidR="00396DE1" w:rsidRPr="004D38F0" w:rsidDel="00C10FB1">
                <w:rPr>
                  <w:rFonts w:ascii="Arial Black" w:hAnsi="Arial Black" w:cs="Calibri"/>
                  <w:sz w:val="18"/>
                  <w:szCs w:val="18"/>
                </w:rPr>
                <w:delText>ome</w:delText>
              </w:r>
            </w:del>
          </w:p>
        </w:tc>
        <w:tc>
          <w:tcPr>
            <w:tcW w:w="1476" w:type="dxa"/>
          </w:tcPr>
          <w:p w14:paraId="52076235" w14:textId="57D6AABF" w:rsidR="00396DE1" w:rsidRPr="004D38F0" w:rsidDel="00C10FB1" w:rsidRDefault="004D38F0" w:rsidP="005E40C2">
            <w:pPr>
              <w:pStyle w:val="ListParagraph"/>
              <w:ind w:firstLineChars="0" w:firstLine="0"/>
              <w:jc w:val="center"/>
              <w:rPr>
                <w:del w:id="624" w:author="Yijia Cheng" w:date="2017-03-21T11:00:00Z"/>
                <w:rFonts w:ascii="Arial Black" w:hAnsi="Arial Black" w:cs="Calibri"/>
                <w:sz w:val="18"/>
                <w:szCs w:val="18"/>
              </w:rPr>
            </w:pPr>
            <w:del w:id="625" w:author="Yijia Cheng" w:date="2017-03-21T11:00:00Z">
              <w:r w:rsidRPr="004D38F0" w:rsidDel="00C10FB1">
                <w:rPr>
                  <w:rFonts w:ascii="Arial Black" w:hAnsi="Arial Black" w:cs="Calibri"/>
                  <w:sz w:val="18"/>
                  <w:szCs w:val="18"/>
                </w:rPr>
                <w:delText>Five Flavors</w:delText>
              </w:r>
            </w:del>
          </w:p>
        </w:tc>
        <w:tc>
          <w:tcPr>
            <w:tcW w:w="1348" w:type="dxa"/>
          </w:tcPr>
          <w:p w14:paraId="004F78F4" w14:textId="421D21A9" w:rsidR="00396DE1" w:rsidRPr="004D38F0" w:rsidDel="00C10FB1" w:rsidRDefault="005E40C2" w:rsidP="005E40C2">
            <w:pPr>
              <w:pStyle w:val="ListParagraph"/>
              <w:ind w:firstLineChars="0" w:firstLine="0"/>
              <w:jc w:val="center"/>
              <w:rPr>
                <w:del w:id="626" w:author="Yijia Cheng" w:date="2017-03-21T11:00:00Z"/>
                <w:rFonts w:ascii="Arial Black" w:hAnsi="Arial Black" w:cs="Calibri"/>
                <w:sz w:val="18"/>
                <w:szCs w:val="18"/>
              </w:rPr>
            </w:pPr>
            <w:del w:id="627" w:author="Yijia Cheng" w:date="2017-03-21T11:00:00Z">
              <w:r w:rsidRPr="004D38F0" w:rsidDel="00C10FB1">
                <w:rPr>
                  <w:rFonts w:ascii="Arial Black" w:hAnsi="Arial Black" w:cs="Calibri"/>
                  <w:sz w:val="18"/>
                  <w:szCs w:val="18"/>
                </w:rPr>
                <w:delText>F</w:delText>
              </w:r>
              <w:r w:rsidR="00396DE1" w:rsidRPr="004D38F0" w:rsidDel="00C10FB1">
                <w:rPr>
                  <w:rFonts w:ascii="Arial Black" w:hAnsi="Arial Black" w:cs="Calibri"/>
                  <w:sz w:val="18"/>
                  <w:szCs w:val="18"/>
                </w:rPr>
                <w:delText>orum</w:delText>
              </w:r>
            </w:del>
          </w:p>
        </w:tc>
        <w:tc>
          <w:tcPr>
            <w:tcW w:w="1665" w:type="dxa"/>
          </w:tcPr>
          <w:p w14:paraId="03DFD920" w14:textId="2B3D18B6" w:rsidR="00396DE1" w:rsidRPr="004D38F0" w:rsidDel="00C10FB1" w:rsidRDefault="00396DE1" w:rsidP="005E40C2">
            <w:pPr>
              <w:pStyle w:val="ListParagraph"/>
              <w:ind w:firstLineChars="0" w:firstLine="0"/>
              <w:jc w:val="center"/>
              <w:rPr>
                <w:del w:id="628" w:author="Yijia Cheng" w:date="2017-03-21T11:00:00Z"/>
                <w:rFonts w:ascii="Arial Black" w:hAnsi="Arial Black" w:cs="Calibri"/>
                <w:sz w:val="18"/>
                <w:szCs w:val="18"/>
              </w:rPr>
            </w:pPr>
            <w:del w:id="629" w:author="Yijia Cheng" w:date="2017-03-21T11:00:00Z">
              <w:r w:rsidRPr="004D38F0" w:rsidDel="00C10FB1">
                <w:rPr>
                  <w:rFonts w:ascii="Arial Black" w:hAnsi="Arial Black" w:cs="Calibri"/>
                  <w:sz w:val="18"/>
                  <w:szCs w:val="18"/>
                </w:rPr>
                <w:delText>About us</w:delText>
              </w:r>
            </w:del>
          </w:p>
        </w:tc>
        <w:tc>
          <w:tcPr>
            <w:tcW w:w="1477" w:type="dxa"/>
          </w:tcPr>
          <w:p w14:paraId="3D9941BF" w14:textId="631A2328" w:rsidR="00396DE1" w:rsidRPr="004D38F0" w:rsidDel="00C10FB1" w:rsidRDefault="00396DE1" w:rsidP="005E40C2">
            <w:pPr>
              <w:pStyle w:val="ListParagraph"/>
              <w:ind w:firstLineChars="0" w:firstLine="0"/>
              <w:jc w:val="center"/>
              <w:rPr>
                <w:del w:id="630" w:author="Yijia Cheng" w:date="2017-03-21T11:00:00Z"/>
                <w:rFonts w:ascii="Arial Black" w:hAnsi="Arial Black" w:cs="Calibri"/>
                <w:sz w:val="18"/>
                <w:szCs w:val="18"/>
              </w:rPr>
            </w:pPr>
            <w:del w:id="631" w:author="Yijia Cheng" w:date="2017-03-21T11:00:00Z">
              <w:r w:rsidRPr="004D38F0" w:rsidDel="00C10FB1">
                <w:rPr>
                  <w:rFonts w:ascii="Arial Black" w:hAnsi="Arial Black" w:cs="Calibri"/>
                  <w:sz w:val="18"/>
                  <w:szCs w:val="18"/>
                </w:rPr>
                <w:delText>Contact us</w:delText>
              </w:r>
            </w:del>
          </w:p>
        </w:tc>
      </w:tr>
      <w:tr w:rsidR="00396DE1" w:rsidDel="00C10FB1" w14:paraId="6F20EEA5" w14:textId="3B5FE5D9" w:rsidTr="0076243E">
        <w:trPr>
          <w:trHeight w:val="5568"/>
          <w:del w:id="632" w:author="Yijia Cheng" w:date="2017-03-21T11:00:00Z"/>
        </w:trPr>
        <w:tc>
          <w:tcPr>
            <w:tcW w:w="7306" w:type="dxa"/>
            <w:gridSpan w:val="5"/>
          </w:tcPr>
          <w:p w14:paraId="2078CD4E" w14:textId="3F361455" w:rsidR="00574382" w:rsidDel="00C10FB1" w:rsidRDefault="005E40C2" w:rsidP="006D5B8A">
            <w:pPr>
              <w:jc w:val="left"/>
              <w:rPr>
                <w:del w:id="633" w:author="Yijia Cheng" w:date="2017-03-21T11:00:00Z"/>
                <w:sz w:val="16"/>
                <w:szCs w:val="16"/>
              </w:rPr>
            </w:pPr>
            <w:del w:id="634" w:author="Yijia Cheng" w:date="2017-03-21T11:00:00Z">
              <w:r w:rsidDel="00C10FB1">
                <w:rPr>
                  <w:rFonts w:hint="eastAsia"/>
                  <w:noProof/>
                  <w:sz w:val="16"/>
                  <w:szCs w:val="16"/>
                </w:rPr>
                <mc:AlternateContent>
                  <mc:Choice Requires="wps">
                    <w:drawing>
                      <wp:anchor distT="0" distB="0" distL="114300" distR="114300" simplePos="0" relativeHeight="251670528" behindDoc="0" locked="0" layoutInCell="1" allowOverlap="1" wp14:anchorId="05F1312F" wp14:editId="6ADE6800">
                        <wp:simplePos x="0" y="0"/>
                        <wp:positionH relativeFrom="column">
                          <wp:posOffset>416291</wp:posOffset>
                        </wp:positionH>
                        <wp:positionV relativeFrom="paragraph">
                          <wp:posOffset>158016</wp:posOffset>
                        </wp:positionV>
                        <wp:extent cx="3437263" cy="1795749"/>
                        <wp:effectExtent l="0" t="0" r="10795" b="14605"/>
                        <wp:wrapNone/>
                        <wp:docPr id="19" name="Rectangle: Rounded Corners 19"/>
                        <wp:cNvGraphicFramePr/>
                        <a:graphic xmlns:a="http://schemas.openxmlformats.org/drawingml/2006/main">
                          <a:graphicData uri="http://schemas.microsoft.com/office/word/2010/wordprocessingShape">
                            <wps:wsp>
                              <wps:cNvSpPr/>
                              <wps:spPr>
                                <a:xfrm>
                                  <a:off x="0" y="0"/>
                                  <a:ext cx="3437263" cy="17957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30FCF" w14:textId="77777777" w:rsidR="00CE6BD9" w:rsidRPr="005E40C2" w:rsidRDefault="00CE6BD9" w:rsidP="00574382">
                                    <w:pPr>
                                      <w:jc w:val="center"/>
                                      <w:rPr>
                                        <w:rFonts w:ascii="Times New Roman" w:hAnsi="Times New Roman" w:cs="Times New Roman"/>
                                        <w:b/>
                                        <w:color w:val="FF0000"/>
                                        <w:sz w:val="40"/>
                                        <w:szCs w:val="40"/>
                                        <w:lang w:val="en-CA"/>
                                      </w:rPr>
                                    </w:pPr>
                                    <w:r w:rsidRPr="005E40C2">
                                      <w:rPr>
                                        <w:rFonts w:ascii="Times New Roman" w:hAnsi="Times New Roman" w:cs="Times New Roman"/>
                                        <w:b/>
                                        <w:color w:val="FF0000"/>
                                        <w:sz w:val="40"/>
                                        <w:szCs w:val="40"/>
                                        <w:lang w:val="en-CA"/>
                                      </w:rPr>
                                      <w:t>Picture 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1312F" id="Rectangle: Rounded Corners 19" o:spid="_x0000_s1042" style="position:absolute;margin-left:32.8pt;margin-top:12.45pt;width:270.65pt;height:14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" fillcolor="#5b9bd5 [3204]" strokecolor="#1f4d78 [1604]" strokeweight="1pt">
                        <v:stroke joinstyle="miter"/>
                        <v:textbox>
                          <w:txbxContent>
                            <w:p w14:paraId="1DE30FCF" w14:textId="77777777" w:rsidR="00CE6BD9" w:rsidRPr="005E40C2" w:rsidRDefault="00CE6BD9" w:rsidP="00574382">
                              <w:pPr>
                                <w:jc w:val="center"/>
                                <w:rPr>
                                  <w:rFonts w:ascii="Times New Roman" w:hAnsi="Times New Roman" w:cs="Times New Roman"/>
                                  <w:b/>
                                  <w:color w:val="FF0000"/>
                                  <w:sz w:val="40"/>
                                  <w:szCs w:val="40"/>
                                  <w:lang w:val="en-CA"/>
                                </w:rPr>
                              </w:pPr>
                              <w:r w:rsidRPr="005E40C2">
                                <w:rPr>
                                  <w:rFonts w:ascii="Times New Roman" w:hAnsi="Times New Roman" w:cs="Times New Roman"/>
                                  <w:b/>
                                  <w:color w:val="FF0000"/>
                                  <w:sz w:val="40"/>
                                  <w:szCs w:val="40"/>
                                  <w:lang w:val="en-CA"/>
                                </w:rPr>
                                <w:t>Picture about us</w:t>
                              </w:r>
                            </w:p>
                          </w:txbxContent>
                        </v:textbox>
                      </v:roundrect>
                    </w:pict>
                  </mc:Fallback>
                </mc:AlternateContent>
              </w:r>
            </w:del>
          </w:p>
          <w:p w14:paraId="5568E787" w14:textId="18B6CE0F" w:rsidR="00574382" w:rsidRPr="00574382" w:rsidDel="00C10FB1" w:rsidRDefault="00574382" w:rsidP="006D5B8A">
            <w:pPr>
              <w:rPr>
                <w:del w:id="635" w:author="Yijia Cheng" w:date="2017-03-21T11:00:00Z"/>
                <w:sz w:val="16"/>
                <w:szCs w:val="16"/>
              </w:rPr>
            </w:pPr>
          </w:p>
          <w:p w14:paraId="3486F6BE" w14:textId="380BCC5F" w:rsidR="00574382" w:rsidRPr="00574382" w:rsidDel="00C10FB1" w:rsidRDefault="00574382" w:rsidP="006D5B8A">
            <w:pPr>
              <w:rPr>
                <w:del w:id="636" w:author="Yijia Cheng" w:date="2017-03-21T11:00:00Z"/>
                <w:sz w:val="16"/>
                <w:szCs w:val="16"/>
              </w:rPr>
            </w:pPr>
          </w:p>
          <w:p w14:paraId="38B4A28D" w14:textId="37AC37D2" w:rsidR="00574382" w:rsidRPr="00574382" w:rsidDel="00C10FB1" w:rsidRDefault="00574382" w:rsidP="006D5B8A">
            <w:pPr>
              <w:rPr>
                <w:del w:id="637" w:author="Yijia Cheng" w:date="2017-03-21T11:00:00Z"/>
                <w:sz w:val="16"/>
                <w:szCs w:val="16"/>
              </w:rPr>
            </w:pPr>
          </w:p>
          <w:p w14:paraId="04CCD8AA" w14:textId="64E64EED" w:rsidR="00574382" w:rsidRPr="00574382" w:rsidDel="00C10FB1" w:rsidRDefault="00574382" w:rsidP="006D5B8A">
            <w:pPr>
              <w:rPr>
                <w:del w:id="638" w:author="Yijia Cheng" w:date="2017-03-21T11:00:00Z"/>
                <w:sz w:val="16"/>
                <w:szCs w:val="16"/>
              </w:rPr>
            </w:pPr>
          </w:p>
          <w:p w14:paraId="41A09247" w14:textId="726EB98E" w:rsidR="00574382" w:rsidDel="00C10FB1" w:rsidRDefault="00574382" w:rsidP="006D5B8A">
            <w:pPr>
              <w:rPr>
                <w:del w:id="639" w:author="Yijia Cheng" w:date="2017-03-21T11:00:00Z"/>
                <w:sz w:val="16"/>
                <w:szCs w:val="16"/>
              </w:rPr>
            </w:pPr>
          </w:p>
          <w:p w14:paraId="393CE0D0" w14:textId="28490A30" w:rsidR="005E40C2" w:rsidDel="00C10FB1" w:rsidRDefault="00574382" w:rsidP="006D5B8A">
            <w:pPr>
              <w:tabs>
                <w:tab w:val="left" w:pos="612"/>
              </w:tabs>
              <w:rPr>
                <w:del w:id="640" w:author="Yijia Cheng" w:date="2017-03-21T11:00:00Z"/>
                <w:sz w:val="16"/>
                <w:szCs w:val="16"/>
              </w:rPr>
            </w:pPr>
            <w:del w:id="641" w:author="Yijia Cheng" w:date="2017-03-21T11:00:00Z">
              <w:r w:rsidDel="00C10FB1">
                <w:rPr>
                  <w:sz w:val="16"/>
                  <w:szCs w:val="16"/>
                </w:rPr>
                <w:tab/>
              </w:r>
            </w:del>
          </w:p>
          <w:p w14:paraId="04CD548D" w14:textId="15189E5E" w:rsidR="005E40C2" w:rsidDel="00C10FB1" w:rsidRDefault="005E40C2" w:rsidP="006D5B8A">
            <w:pPr>
              <w:tabs>
                <w:tab w:val="left" w:pos="612"/>
              </w:tabs>
              <w:rPr>
                <w:del w:id="642" w:author="Yijia Cheng" w:date="2017-03-21T11:00:00Z"/>
                <w:sz w:val="16"/>
                <w:szCs w:val="16"/>
              </w:rPr>
            </w:pPr>
          </w:p>
          <w:p w14:paraId="543159E5" w14:textId="6C804833" w:rsidR="005E40C2" w:rsidDel="00C10FB1" w:rsidRDefault="005E40C2" w:rsidP="006D5B8A">
            <w:pPr>
              <w:tabs>
                <w:tab w:val="left" w:pos="612"/>
              </w:tabs>
              <w:rPr>
                <w:del w:id="643" w:author="Yijia Cheng" w:date="2017-03-21T11:00:00Z"/>
                <w:sz w:val="16"/>
                <w:szCs w:val="16"/>
              </w:rPr>
            </w:pPr>
          </w:p>
          <w:p w14:paraId="04529AA2" w14:textId="105EB462" w:rsidR="005E40C2" w:rsidDel="00C10FB1" w:rsidRDefault="005E40C2" w:rsidP="006D5B8A">
            <w:pPr>
              <w:tabs>
                <w:tab w:val="left" w:pos="612"/>
              </w:tabs>
              <w:rPr>
                <w:del w:id="644" w:author="Yijia Cheng" w:date="2017-03-21T11:00:00Z"/>
                <w:sz w:val="16"/>
                <w:szCs w:val="16"/>
              </w:rPr>
            </w:pPr>
          </w:p>
          <w:p w14:paraId="7002F6AA" w14:textId="1C3ABDCA" w:rsidR="005E40C2" w:rsidDel="00C10FB1" w:rsidRDefault="005E40C2" w:rsidP="006D5B8A">
            <w:pPr>
              <w:tabs>
                <w:tab w:val="left" w:pos="612"/>
              </w:tabs>
              <w:rPr>
                <w:del w:id="645" w:author="Yijia Cheng" w:date="2017-03-21T11:00:00Z"/>
                <w:sz w:val="16"/>
                <w:szCs w:val="16"/>
              </w:rPr>
            </w:pPr>
          </w:p>
          <w:p w14:paraId="48188130" w14:textId="66C55522" w:rsidR="00396DE1" w:rsidRPr="005E40C2" w:rsidDel="00C10FB1" w:rsidRDefault="00574382" w:rsidP="006D5B8A">
            <w:pPr>
              <w:tabs>
                <w:tab w:val="left" w:pos="612"/>
              </w:tabs>
              <w:rPr>
                <w:del w:id="646" w:author="Yijia Cheng" w:date="2017-03-21T11:00:00Z"/>
                <w:rFonts w:ascii="Times New Roman" w:hAnsi="Times New Roman" w:cs="Times New Roman"/>
                <w:b/>
                <w:sz w:val="24"/>
                <w:szCs w:val="24"/>
                <w:u w:val="single"/>
              </w:rPr>
            </w:pPr>
            <w:del w:id="647" w:author="Yijia Cheng" w:date="2017-03-21T11:00:00Z">
              <w:r w:rsidRPr="005E40C2" w:rsidDel="00C10FB1">
                <w:rPr>
                  <w:rFonts w:ascii="Times New Roman" w:hAnsi="Times New Roman" w:cs="Times New Roman"/>
                  <w:b/>
                  <w:sz w:val="24"/>
                  <w:szCs w:val="24"/>
                  <w:u w:val="single"/>
                </w:rPr>
                <w:delText>Introduction of our team and background of our team.</w:delText>
              </w:r>
            </w:del>
          </w:p>
        </w:tc>
      </w:tr>
      <w:tr w:rsidR="00396DE1" w:rsidDel="00C10FB1" w14:paraId="2F818067" w14:textId="6EA7A60B" w:rsidTr="0076243E">
        <w:trPr>
          <w:trHeight w:val="492"/>
          <w:del w:id="648" w:author="Yijia Cheng" w:date="2017-03-21T11:00:00Z"/>
        </w:trPr>
        <w:tc>
          <w:tcPr>
            <w:tcW w:w="7306" w:type="dxa"/>
            <w:gridSpan w:val="5"/>
          </w:tcPr>
          <w:p w14:paraId="5D701278" w14:textId="7C088A1E" w:rsidR="00396DE1" w:rsidRPr="005102AE" w:rsidDel="00C10FB1" w:rsidRDefault="00396DE1" w:rsidP="006D5B8A">
            <w:pPr>
              <w:pStyle w:val="ListParagraph"/>
              <w:ind w:firstLineChars="0" w:firstLine="0"/>
              <w:jc w:val="center"/>
              <w:rPr>
                <w:del w:id="649" w:author="Yijia Cheng" w:date="2017-03-21T11:00:00Z"/>
                <w:rFonts w:ascii="Times New Roman" w:hAnsi="Times New Roman" w:cs="Times New Roman"/>
                <w:sz w:val="16"/>
                <w:szCs w:val="16"/>
              </w:rPr>
            </w:pPr>
            <w:del w:id="650" w:author="Yijia Cheng" w:date="2017-03-21T11:00:00Z">
              <w:r w:rsidRPr="005102AE" w:rsidDel="00C10FB1">
                <w:rPr>
                  <w:rFonts w:ascii="Times New Roman" w:hAnsi="Times New Roman" w:cs="Times New Roman" w:hint="eastAsia"/>
                  <w:sz w:val="16"/>
                  <w:szCs w:val="16"/>
                </w:rPr>
                <w:delText>footer</w:delText>
              </w:r>
            </w:del>
          </w:p>
        </w:tc>
      </w:tr>
    </w:tbl>
    <w:p w14:paraId="1627BE18" w14:textId="3099EBA8" w:rsidR="00574382" w:rsidDel="00C10FB1" w:rsidRDefault="00574382" w:rsidP="006D5B8A">
      <w:pPr>
        <w:ind w:firstLineChars="200" w:firstLine="480"/>
        <w:rPr>
          <w:del w:id="651" w:author="Yijia Cheng" w:date="2017-03-21T11:00:00Z"/>
          <w:sz w:val="24"/>
          <w:szCs w:val="24"/>
        </w:rPr>
      </w:pPr>
    </w:p>
    <w:p w14:paraId="01C98F20" w14:textId="3DB3A841" w:rsidR="00B1084B" w:rsidRPr="000B5DF7" w:rsidDel="00C10FB1" w:rsidRDefault="00B1084B" w:rsidP="00B1084B">
      <w:pPr>
        <w:rPr>
          <w:del w:id="652" w:author="Yijia Cheng" w:date="2017-03-21T11:00:00Z"/>
          <w:rFonts w:ascii="Times New Roman" w:hAnsi="Times New Roman" w:cs="Times New Roman"/>
          <w:b/>
          <w:sz w:val="24"/>
          <w:szCs w:val="24"/>
          <w:u w:val="single"/>
        </w:rPr>
      </w:pPr>
      <w:del w:id="653" w:author="Yijia Cheng" w:date="2017-03-21T11:00:00Z">
        <w:r w:rsidRPr="000B5DF7" w:rsidDel="00C10FB1">
          <w:rPr>
            <w:rFonts w:ascii="Times New Roman" w:hAnsi="Times New Roman" w:cs="Times New Roman"/>
            <w:b/>
            <w:sz w:val="24"/>
            <w:szCs w:val="24"/>
            <w:u w:val="single"/>
          </w:rPr>
          <w:delText>About us: fluid</w:delText>
        </w:r>
      </w:del>
    </w:p>
    <w:p w14:paraId="0DB46DEC" w14:textId="304A8B5F" w:rsidR="00574382" w:rsidRPr="00574382" w:rsidDel="00C10FB1" w:rsidRDefault="00574382" w:rsidP="006D5B8A">
      <w:pPr>
        <w:rPr>
          <w:del w:id="654" w:author="Yijia Cheng" w:date="2017-03-21T11:00:00Z"/>
          <w:sz w:val="24"/>
          <w:szCs w:val="24"/>
        </w:rPr>
      </w:pPr>
    </w:p>
    <w:p w14:paraId="22E881B0" w14:textId="36D19979" w:rsidR="00B1084B" w:rsidDel="00C10FB1" w:rsidRDefault="00B1084B" w:rsidP="00FC44D6">
      <w:pPr>
        <w:rPr>
          <w:del w:id="655" w:author="Yijia Cheng" w:date="2017-03-21T11:00:00Z"/>
          <w:sz w:val="24"/>
          <w:szCs w:val="24"/>
        </w:rPr>
      </w:pPr>
    </w:p>
    <w:p w14:paraId="4CC412CE" w14:textId="21F98842" w:rsidR="00B1084B" w:rsidDel="00C10FB1" w:rsidRDefault="00B1084B" w:rsidP="00FC44D6">
      <w:pPr>
        <w:rPr>
          <w:del w:id="656" w:author="Yijia Cheng" w:date="2017-03-21T11:00:00Z"/>
          <w:sz w:val="24"/>
          <w:szCs w:val="24"/>
        </w:rPr>
      </w:pPr>
    </w:p>
    <w:p w14:paraId="191248D2" w14:textId="7CED0285" w:rsidR="00B1084B" w:rsidDel="00C10FB1" w:rsidRDefault="00B1084B" w:rsidP="00FC44D6">
      <w:pPr>
        <w:rPr>
          <w:del w:id="657" w:author="Yijia Cheng" w:date="2017-03-21T11:00:00Z"/>
          <w:sz w:val="24"/>
          <w:szCs w:val="24"/>
        </w:rPr>
      </w:pPr>
    </w:p>
    <w:p w14:paraId="6D806DEA" w14:textId="2B86B183" w:rsidR="00B1084B" w:rsidDel="00C10FB1" w:rsidRDefault="00B1084B" w:rsidP="00FC44D6">
      <w:pPr>
        <w:rPr>
          <w:del w:id="658" w:author="Yijia Cheng" w:date="2017-03-21T11:00:00Z"/>
          <w:sz w:val="24"/>
          <w:szCs w:val="24"/>
        </w:rPr>
      </w:pPr>
    </w:p>
    <w:p w14:paraId="73058ABD" w14:textId="6954B88B" w:rsidR="00B1084B" w:rsidDel="00C10FB1" w:rsidRDefault="00B1084B" w:rsidP="00FC44D6">
      <w:pPr>
        <w:rPr>
          <w:del w:id="659" w:author="Yijia Cheng" w:date="2017-03-21T11:00:00Z"/>
          <w:sz w:val="24"/>
          <w:szCs w:val="24"/>
        </w:rPr>
      </w:pPr>
    </w:p>
    <w:p w14:paraId="36A861AF" w14:textId="7238910C" w:rsidR="00B1084B" w:rsidDel="00C10FB1" w:rsidRDefault="00B1084B" w:rsidP="00FC44D6">
      <w:pPr>
        <w:rPr>
          <w:del w:id="660" w:author="Yijia Cheng" w:date="2017-03-21T11:00:00Z"/>
          <w:sz w:val="24"/>
          <w:szCs w:val="24"/>
        </w:rPr>
      </w:pPr>
    </w:p>
    <w:p w14:paraId="74B83523" w14:textId="7F21706B" w:rsidR="00B1084B" w:rsidDel="00C10FB1" w:rsidRDefault="00B1084B" w:rsidP="00FC44D6">
      <w:pPr>
        <w:rPr>
          <w:del w:id="661" w:author="Yijia Cheng" w:date="2017-03-21T11:00:00Z"/>
          <w:sz w:val="24"/>
          <w:szCs w:val="24"/>
        </w:rPr>
      </w:pPr>
    </w:p>
    <w:p w14:paraId="59DB7341" w14:textId="40E2AAD6" w:rsidR="00B1084B" w:rsidDel="00C10FB1" w:rsidRDefault="00B1084B" w:rsidP="00FC44D6">
      <w:pPr>
        <w:rPr>
          <w:del w:id="662" w:author="Yijia Cheng" w:date="2017-03-21T11:00:00Z"/>
          <w:sz w:val="24"/>
          <w:szCs w:val="24"/>
        </w:rPr>
      </w:pPr>
    </w:p>
    <w:p w14:paraId="52E1620C" w14:textId="52C0B838" w:rsidR="00B1084B" w:rsidDel="00C10FB1" w:rsidRDefault="00B1084B" w:rsidP="00FC44D6">
      <w:pPr>
        <w:rPr>
          <w:del w:id="663" w:author="Yijia Cheng" w:date="2017-03-21T11:00:00Z"/>
          <w:sz w:val="24"/>
          <w:szCs w:val="24"/>
        </w:rPr>
      </w:pPr>
    </w:p>
    <w:p w14:paraId="2B7B539B" w14:textId="46682C70" w:rsidR="00B1084B" w:rsidDel="00C10FB1" w:rsidRDefault="00B1084B" w:rsidP="00FC44D6">
      <w:pPr>
        <w:rPr>
          <w:del w:id="664" w:author="Yijia Cheng" w:date="2017-03-21T11:00:00Z"/>
          <w:sz w:val="24"/>
          <w:szCs w:val="24"/>
        </w:rPr>
      </w:pPr>
    </w:p>
    <w:p w14:paraId="354334B4" w14:textId="257D9457" w:rsidR="00B1084B" w:rsidDel="00C10FB1" w:rsidRDefault="00B1084B" w:rsidP="00FC44D6">
      <w:pPr>
        <w:rPr>
          <w:del w:id="665" w:author="Yijia Cheng" w:date="2017-03-21T11:00:00Z"/>
          <w:sz w:val="24"/>
          <w:szCs w:val="24"/>
        </w:rPr>
      </w:pPr>
    </w:p>
    <w:p w14:paraId="6E49BD99" w14:textId="5DB0844D" w:rsidR="00B1084B" w:rsidDel="00C10FB1" w:rsidRDefault="00B1084B" w:rsidP="00FC44D6">
      <w:pPr>
        <w:rPr>
          <w:del w:id="666" w:author="Yijia Cheng" w:date="2017-03-21T11:00:00Z"/>
          <w:sz w:val="24"/>
          <w:szCs w:val="24"/>
        </w:rPr>
      </w:pPr>
    </w:p>
    <w:p w14:paraId="5DE9A9FC" w14:textId="57D06EBD" w:rsidR="00574382" w:rsidRPr="00574382" w:rsidDel="00C10FB1" w:rsidRDefault="00574382" w:rsidP="006D5B8A">
      <w:pPr>
        <w:rPr>
          <w:del w:id="667" w:author="Yijia Cheng" w:date="2017-03-21T11:00:00Z"/>
          <w:sz w:val="24"/>
          <w:szCs w:val="24"/>
        </w:rPr>
      </w:pPr>
    </w:p>
    <w:p w14:paraId="682B0BAD" w14:textId="723530A8" w:rsidR="00574382" w:rsidRPr="00574382" w:rsidDel="00C10FB1" w:rsidRDefault="00574382" w:rsidP="006D5B8A">
      <w:pPr>
        <w:rPr>
          <w:del w:id="668" w:author="Yijia Cheng" w:date="2017-03-21T11:00:00Z"/>
          <w:sz w:val="24"/>
          <w:szCs w:val="24"/>
        </w:rPr>
      </w:pPr>
    </w:p>
    <w:p w14:paraId="566BD199" w14:textId="7D98A1BA" w:rsidR="00574382" w:rsidRPr="00574382" w:rsidDel="00C10FB1" w:rsidRDefault="00574382" w:rsidP="006D5B8A">
      <w:pPr>
        <w:rPr>
          <w:del w:id="669" w:author="Yijia Cheng" w:date="2017-03-21T11:00:00Z"/>
          <w:sz w:val="24"/>
          <w:szCs w:val="24"/>
        </w:rPr>
      </w:pPr>
    </w:p>
    <w:p w14:paraId="0154CE0D" w14:textId="638150C8" w:rsidR="00574382" w:rsidRPr="00574382" w:rsidDel="00C10FB1" w:rsidRDefault="00574382" w:rsidP="006D5B8A">
      <w:pPr>
        <w:rPr>
          <w:del w:id="670" w:author="Yijia Cheng" w:date="2017-03-21T11:00:00Z"/>
          <w:sz w:val="24"/>
          <w:szCs w:val="24"/>
        </w:rPr>
      </w:pPr>
    </w:p>
    <w:p w14:paraId="2D7178AE" w14:textId="7304FE5E" w:rsidR="00574382" w:rsidRPr="00574382" w:rsidDel="00C10FB1" w:rsidRDefault="00574382" w:rsidP="006D5B8A">
      <w:pPr>
        <w:rPr>
          <w:del w:id="671" w:author="Yijia Cheng" w:date="2017-03-21T11:00:00Z"/>
          <w:sz w:val="24"/>
          <w:szCs w:val="24"/>
        </w:rPr>
      </w:pPr>
    </w:p>
    <w:p w14:paraId="752F6847" w14:textId="219F43B4" w:rsidR="00574382" w:rsidRPr="00574382" w:rsidDel="00C10FB1" w:rsidRDefault="00574382" w:rsidP="006D5B8A">
      <w:pPr>
        <w:rPr>
          <w:del w:id="672" w:author="Yijia Cheng" w:date="2017-03-21T11:00:00Z"/>
          <w:sz w:val="24"/>
          <w:szCs w:val="24"/>
        </w:rPr>
      </w:pPr>
    </w:p>
    <w:p w14:paraId="36C0528F" w14:textId="689B0C99" w:rsidR="00574382" w:rsidRPr="00574382" w:rsidDel="00C10FB1" w:rsidRDefault="00B1084B" w:rsidP="006D5B8A">
      <w:pPr>
        <w:rPr>
          <w:del w:id="673" w:author="Yijia Cheng" w:date="2017-03-21T11:00:00Z"/>
          <w:sz w:val="24"/>
          <w:szCs w:val="24"/>
        </w:rPr>
      </w:pPr>
      <w:del w:id="674" w:author="Yijia Cheng" w:date="2017-03-21T11:00:00Z">
        <w:r w:rsidDel="00C10FB1">
          <w:rPr>
            <w:rFonts w:ascii="Calibri" w:hAnsi="Calibri" w:cs="Calibri" w:hint="cs"/>
            <w:noProof/>
            <w:sz w:val="40"/>
            <w:szCs w:val="40"/>
          </w:rPr>
          <mc:AlternateContent>
            <mc:Choice Requires="wps">
              <w:drawing>
                <wp:anchor distT="0" distB="0" distL="114300" distR="114300" simplePos="0" relativeHeight="251669504" behindDoc="0" locked="0" layoutInCell="1" allowOverlap="1" wp14:anchorId="05891ABD" wp14:editId="3703ABF4">
                  <wp:simplePos x="0" y="0"/>
                  <wp:positionH relativeFrom="column">
                    <wp:posOffset>644611</wp:posOffset>
                  </wp:positionH>
                  <wp:positionV relativeFrom="paragraph">
                    <wp:posOffset>-7875630</wp:posOffset>
                  </wp:positionV>
                  <wp:extent cx="685800" cy="2819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6858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9FB2C" w14:textId="77777777" w:rsidR="00CE6BD9" w:rsidRPr="00C15498" w:rsidRDefault="00CE6BD9" w:rsidP="00574382">
                              <w:pPr>
                                <w:jc w:val="center"/>
                                <w:rPr>
                                  <w:lang w:val="en-CA"/>
                                </w:rPr>
                              </w:pPr>
                              <w:r>
                                <w:rPr>
                                  <w:lang w:val="en-CA"/>
                                </w:rPr>
                                <w:t xml:space="preserve">Logo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91ABD" id="Rectangle 18" o:spid="_x0000_s1043" style="position:absolute;left:0;text-align:left;margin-left:50.75pt;margin-top:-620.15pt;width:54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" fillcolor="#5b9bd5 [3204]" strokecolor="#1f4d78 [1604]" strokeweight="1pt">
                  <v:textbox>
                    <w:txbxContent>
                      <w:p w14:paraId="4139FB2C" w14:textId="77777777" w:rsidR="00CE6BD9" w:rsidRPr="00C15498" w:rsidRDefault="00CE6BD9" w:rsidP="00574382">
                        <w:pPr>
                          <w:jc w:val="center"/>
                          <w:rPr>
                            <w:lang w:val="en-CA"/>
                          </w:rPr>
                        </w:pPr>
                        <w:r>
                          <w:rPr>
                            <w:lang w:val="en-CA"/>
                          </w:rPr>
                          <w:t xml:space="preserve">Logo </w:t>
                        </w:r>
                      </w:p>
                    </w:txbxContent>
                  </v:textbox>
                </v:rect>
              </w:pict>
            </mc:Fallback>
          </mc:AlternateContent>
        </w:r>
      </w:del>
    </w:p>
    <w:p w14:paraId="0B2C0341" w14:textId="1F3F2B24" w:rsidR="00574382" w:rsidRPr="00574382" w:rsidDel="00C10FB1" w:rsidRDefault="00574382" w:rsidP="006D5B8A">
      <w:pPr>
        <w:rPr>
          <w:del w:id="675" w:author="Yijia Cheng" w:date="2017-03-21T11:00:00Z"/>
          <w:sz w:val="24"/>
          <w:szCs w:val="24"/>
        </w:rPr>
      </w:pPr>
    </w:p>
    <w:p w14:paraId="32859D25" w14:textId="5566CA96" w:rsidR="00574382" w:rsidRPr="00574382" w:rsidDel="00C10FB1" w:rsidRDefault="00574382" w:rsidP="006D5B8A">
      <w:pPr>
        <w:rPr>
          <w:del w:id="676" w:author="Yijia Cheng" w:date="2017-03-21T11:00:00Z"/>
          <w:sz w:val="24"/>
          <w:szCs w:val="24"/>
        </w:rPr>
      </w:pPr>
    </w:p>
    <w:p w14:paraId="4AEA67B0" w14:textId="6376B368" w:rsidR="00574382" w:rsidRPr="00574382" w:rsidDel="00C10FB1" w:rsidRDefault="00574382" w:rsidP="006D5B8A">
      <w:pPr>
        <w:rPr>
          <w:del w:id="677" w:author="Yijia Cheng" w:date="2017-03-21T11:00:00Z"/>
          <w:sz w:val="24"/>
          <w:szCs w:val="24"/>
        </w:rPr>
      </w:pPr>
    </w:p>
    <w:p w14:paraId="1D989D36" w14:textId="5BCD9198" w:rsidR="00574382" w:rsidRPr="00574382" w:rsidDel="00C10FB1" w:rsidRDefault="00574382" w:rsidP="006D5B8A">
      <w:pPr>
        <w:rPr>
          <w:del w:id="678" w:author="Yijia Cheng" w:date="2017-03-21T11:00:00Z"/>
          <w:sz w:val="24"/>
          <w:szCs w:val="24"/>
        </w:rPr>
      </w:pPr>
    </w:p>
    <w:p w14:paraId="02D3E508" w14:textId="785754E0" w:rsidR="00574382" w:rsidRPr="00574382" w:rsidDel="00C10FB1" w:rsidRDefault="00574382" w:rsidP="006D5B8A">
      <w:pPr>
        <w:rPr>
          <w:del w:id="679" w:author="Yijia Cheng" w:date="2017-03-21T11:00:00Z"/>
          <w:sz w:val="24"/>
          <w:szCs w:val="24"/>
        </w:rPr>
      </w:pPr>
    </w:p>
    <w:p w14:paraId="1606112A" w14:textId="495FFB5A" w:rsidR="00574382" w:rsidRPr="00574382" w:rsidDel="00C10FB1" w:rsidRDefault="00574382" w:rsidP="006D5B8A">
      <w:pPr>
        <w:rPr>
          <w:del w:id="680" w:author="Yijia Cheng" w:date="2017-03-21T11:00:00Z"/>
          <w:sz w:val="24"/>
          <w:szCs w:val="24"/>
        </w:rPr>
      </w:pPr>
    </w:p>
    <w:p w14:paraId="01CD4704" w14:textId="023A8DC8" w:rsidR="00574382" w:rsidRPr="00574382" w:rsidDel="00C10FB1" w:rsidRDefault="00574382" w:rsidP="006D5B8A">
      <w:pPr>
        <w:rPr>
          <w:del w:id="681" w:author="Yijia Cheng" w:date="2017-03-21T11:00:00Z"/>
          <w:sz w:val="24"/>
          <w:szCs w:val="24"/>
        </w:rPr>
      </w:pPr>
    </w:p>
    <w:p w14:paraId="3B2A04E6" w14:textId="1B5DDC38" w:rsidR="00574382" w:rsidRPr="00574382" w:rsidDel="00C10FB1" w:rsidRDefault="00574382" w:rsidP="006D5B8A">
      <w:pPr>
        <w:rPr>
          <w:del w:id="682" w:author="Yijia Cheng" w:date="2017-03-21T11:00:00Z"/>
          <w:sz w:val="24"/>
          <w:szCs w:val="24"/>
        </w:rPr>
      </w:pPr>
    </w:p>
    <w:p w14:paraId="560AB7FC" w14:textId="7AD60A6A" w:rsidR="00574382" w:rsidRPr="00574382" w:rsidDel="00C10FB1" w:rsidRDefault="00574382" w:rsidP="006D5B8A">
      <w:pPr>
        <w:rPr>
          <w:del w:id="683" w:author="Yijia Cheng" w:date="2017-03-21T11:00:00Z"/>
          <w:sz w:val="24"/>
          <w:szCs w:val="24"/>
        </w:rPr>
      </w:pPr>
    </w:p>
    <w:p w14:paraId="74411383" w14:textId="005A6C96" w:rsidR="00574382" w:rsidRPr="00574382" w:rsidDel="00C10FB1" w:rsidRDefault="00574382" w:rsidP="006D5B8A">
      <w:pPr>
        <w:rPr>
          <w:del w:id="684" w:author="Yijia Cheng" w:date="2017-03-21T11:00:00Z"/>
          <w:sz w:val="24"/>
          <w:szCs w:val="24"/>
        </w:rPr>
      </w:pPr>
    </w:p>
    <w:p w14:paraId="74DA2216" w14:textId="4E1CCCDA" w:rsidR="00C3210E" w:rsidRPr="00BF57C0" w:rsidDel="00C10FB1" w:rsidRDefault="00C3210E" w:rsidP="00C3210E">
      <w:pPr>
        <w:ind w:firstLineChars="200" w:firstLine="480"/>
        <w:rPr>
          <w:del w:id="685" w:author="Yijia Cheng" w:date="2017-03-21T11:00:00Z"/>
          <w:sz w:val="24"/>
          <w:szCs w:val="24"/>
          <w:lang w:val="en-CA"/>
        </w:rPr>
      </w:pPr>
      <w:del w:id="686" w:author="Yijia Cheng" w:date="2017-03-21T11:00:00Z">
        <w:r w:rsidDel="00C10FB1">
          <w:rPr>
            <w:sz w:val="24"/>
            <w:szCs w:val="24"/>
          </w:rPr>
          <w:delText>The layout of this page is easy for users to know about us.</w:delText>
        </w:r>
      </w:del>
    </w:p>
    <w:p w14:paraId="5DBB904C" w14:textId="41EB9A24" w:rsidR="0043432B" w:rsidRPr="00C3210E" w:rsidDel="00C10FB1" w:rsidRDefault="0043432B" w:rsidP="006D5B8A">
      <w:pPr>
        <w:rPr>
          <w:del w:id="687" w:author="Yijia Cheng" w:date="2017-03-21T11:00:00Z"/>
          <w:sz w:val="24"/>
          <w:szCs w:val="24"/>
          <w:lang w:val="en-CA"/>
        </w:rPr>
      </w:pPr>
    </w:p>
    <w:p w14:paraId="32348C1C" w14:textId="068533D8" w:rsidR="0076243E" w:rsidDel="00C10FB1" w:rsidRDefault="0076243E" w:rsidP="006D5B8A">
      <w:pPr>
        <w:rPr>
          <w:del w:id="688" w:author="Yijia Cheng" w:date="2017-03-21T11:00:00Z"/>
          <w:sz w:val="24"/>
          <w:szCs w:val="24"/>
        </w:rPr>
      </w:pPr>
    </w:p>
    <w:p w14:paraId="24EFC9E4" w14:textId="3F229400" w:rsidR="0076243E" w:rsidDel="00C10FB1" w:rsidRDefault="0076243E" w:rsidP="006D5B8A">
      <w:pPr>
        <w:rPr>
          <w:del w:id="689" w:author="Yijia Cheng" w:date="2017-03-21T11:00:00Z"/>
          <w:sz w:val="24"/>
          <w:szCs w:val="24"/>
        </w:rPr>
      </w:pPr>
    </w:p>
    <w:p w14:paraId="1E2100C1" w14:textId="2C94961F" w:rsidR="0076243E" w:rsidDel="00C10FB1" w:rsidRDefault="0076243E" w:rsidP="006D5B8A">
      <w:pPr>
        <w:rPr>
          <w:del w:id="690" w:author="Yijia Cheng" w:date="2017-03-21T11:00:00Z"/>
          <w:sz w:val="24"/>
          <w:szCs w:val="24"/>
        </w:rPr>
      </w:pPr>
    </w:p>
    <w:p w14:paraId="7326A62E" w14:textId="5B500019" w:rsidR="0076243E" w:rsidDel="00C10FB1" w:rsidRDefault="0076243E" w:rsidP="006D5B8A">
      <w:pPr>
        <w:rPr>
          <w:del w:id="691" w:author="Yijia Cheng" w:date="2017-03-21T11:00:00Z"/>
          <w:sz w:val="24"/>
          <w:szCs w:val="24"/>
        </w:rPr>
      </w:pPr>
    </w:p>
    <w:p w14:paraId="2CC22A26" w14:textId="27209AF2" w:rsidR="0076243E" w:rsidDel="00C10FB1" w:rsidRDefault="0076243E" w:rsidP="006D5B8A">
      <w:pPr>
        <w:rPr>
          <w:del w:id="692" w:author="Yijia Cheng" w:date="2017-03-21T11:00:00Z"/>
          <w:sz w:val="24"/>
          <w:szCs w:val="24"/>
        </w:rPr>
      </w:pPr>
    </w:p>
    <w:p w14:paraId="2FD7BBF6" w14:textId="28E503EB" w:rsidR="0076243E" w:rsidDel="00C10FB1" w:rsidRDefault="0076243E" w:rsidP="006D5B8A">
      <w:pPr>
        <w:rPr>
          <w:del w:id="693" w:author="Yijia Cheng" w:date="2017-03-21T11:00:00Z"/>
          <w:sz w:val="24"/>
          <w:szCs w:val="24"/>
        </w:rPr>
      </w:pPr>
    </w:p>
    <w:p w14:paraId="0252A323" w14:textId="74D40537" w:rsidR="0076243E" w:rsidDel="00C10FB1" w:rsidRDefault="0076243E" w:rsidP="006D5B8A">
      <w:pPr>
        <w:rPr>
          <w:del w:id="694" w:author="Yijia Cheng" w:date="2017-03-21T11:00:00Z"/>
          <w:sz w:val="24"/>
          <w:szCs w:val="24"/>
        </w:rPr>
      </w:pPr>
    </w:p>
    <w:p w14:paraId="3749363B" w14:textId="04D90DB0" w:rsidR="0076243E" w:rsidDel="00C10FB1" w:rsidRDefault="0076243E" w:rsidP="006D5B8A">
      <w:pPr>
        <w:rPr>
          <w:del w:id="695" w:author="Yijia Cheng" w:date="2017-03-21T11:00:00Z"/>
          <w:sz w:val="24"/>
          <w:szCs w:val="24"/>
        </w:rPr>
      </w:pPr>
    </w:p>
    <w:p w14:paraId="0EB237FA" w14:textId="15EED269" w:rsidR="0076243E" w:rsidDel="00C10FB1" w:rsidRDefault="0076243E" w:rsidP="006D5B8A">
      <w:pPr>
        <w:rPr>
          <w:del w:id="696" w:author="Yijia Cheng" w:date="2017-03-21T11:00:00Z"/>
          <w:sz w:val="24"/>
          <w:szCs w:val="24"/>
        </w:rPr>
      </w:pPr>
    </w:p>
    <w:p w14:paraId="661A2153" w14:textId="060AC5D6" w:rsidR="0076243E" w:rsidDel="00C10FB1" w:rsidRDefault="0076243E" w:rsidP="006D5B8A">
      <w:pPr>
        <w:rPr>
          <w:del w:id="697" w:author="Yijia Cheng" w:date="2017-03-21T11:00:00Z"/>
          <w:sz w:val="24"/>
          <w:szCs w:val="24"/>
        </w:rPr>
      </w:pPr>
    </w:p>
    <w:p w14:paraId="137D4D23" w14:textId="6654655A" w:rsidR="0076243E" w:rsidRPr="00574382" w:rsidDel="00C10FB1" w:rsidRDefault="0076243E" w:rsidP="006D5B8A">
      <w:pPr>
        <w:rPr>
          <w:del w:id="698" w:author="Yijia Cheng" w:date="2017-03-21T11:00:00Z"/>
          <w:sz w:val="24"/>
          <w:szCs w:val="24"/>
        </w:rPr>
      </w:pPr>
    </w:p>
    <w:tbl>
      <w:tblPr>
        <w:tblpPr w:leftFromText="180" w:rightFromText="180" w:vertAnchor="page" w:horzAnchor="margin" w:tblpY="2665"/>
        <w:tblW w:w="7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4"/>
        <w:gridCol w:w="1592"/>
        <w:gridCol w:w="1454"/>
        <w:gridCol w:w="1797"/>
        <w:gridCol w:w="1598"/>
      </w:tblGrid>
      <w:tr w:rsidR="0076243E" w:rsidDel="00C10FB1" w14:paraId="5115FE1B" w14:textId="0E225B54" w:rsidTr="004D38F0">
        <w:trPr>
          <w:trHeight w:val="1264"/>
          <w:del w:id="699" w:author="Yijia Cheng" w:date="2017-03-21T11:00:00Z"/>
        </w:trPr>
        <w:tc>
          <w:tcPr>
            <w:tcW w:w="7885" w:type="dxa"/>
            <w:gridSpan w:val="5"/>
          </w:tcPr>
          <w:p w14:paraId="7C9A9368" w14:textId="489B6FF1" w:rsidR="0076243E" w:rsidRPr="004D38F0" w:rsidDel="00C10FB1" w:rsidRDefault="004D38F0" w:rsidP="004D38F0">
            <w:pPr>
              <w:tabs>
                <w:tab w:val="left" w:pos="696"/>
                <w:tab w:val="center" w:pos="2228"/>
              </w:tabs>
              <w:spacing w:before="240"/>
              <w:jc w:val="center"/>
              <w:rPr>
                <w:del w:id="700" w:author="Yijia Cheng" w:date="2017-03-21T11:00:00Z"/>
                <w:rFonts w:ascii="AR CENA" w:hAnsi="AR CENA" w:cs="Calibri"/>
                <w:sz w:val="52"/>
                <w:szCs w:val="52"/>
              </w:rPr>
            </w:pPr>
            <w:del w:id="701" w:author="Yijia Cheng" w:date="2017-03-21T11:00:00Z">
              <w:r w:rsidRPr="005E40C2" w:rsidDel="00C10FB1">
                <w:rPr>
                  <w:rFonts w:ascii="AR CENA" w:hAnsi="AR CENA" w:cs="Calibri"/>
                  <w:noProof/>
                  <w:sz w:val="72"/>
                  <w:szCs w:val="72"/>
                </w:rPr>
                <mc:AlternateContent>
                  <mc:Choice Requires="wps">
                    <w:drawing>
                      <wp:anchor distT="0" distB="0" distL="114300" distR="114300" simplePos="0" relativeHeight="251772928" behindDoc="0" locked="0" layoutInCell="1" allowOverlap="1" wp14:anchorId="5027F92D" wp14:editId="465A96F5">
                        <wp:simplePos x="0" y="0"/>
                        <wp:positionH relativeFrom="column">
                          <wp:posOffset>158903</wp:posOffset>
                        </wp:positionH>
                        <wp:positionV relativeFrom="paragraph">
                          <wp:posOffset>76261</wp:posOffset>
                        </wp:positionV>
                        <wp:extent cx="627961" cy="616944"/>
                        <wp:effectExtent l="0" t="0" r="20320" b="12065"/>
                        <wp:wrapNone/>
                        <wp:docPr id="3" name="Oval 3"/>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3C95B404" w14:textId="77777777" w:rsidR="00CE6BD9" w:rsidRPr="00515B74" w:rsidRDefault="00CE6BD9" w:rsidP="004D38F0">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7F92D" id="Oval 3" o:spid="_x0000_s1044" style="position:absolute;left:0;text-align:left;margin-left:12.5pt;margin-top:6pt;width:49.45pt;height:48.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" fillcolor="white [3201]" strokecolor="black [3200]" strokeweight="1pt">
                        <v:stroke joinstyle="miter"/>
                        <v:textbox>
                          <w:txbxContent>
                            <w:p w14:paraId="3C95B404" w14:textId="77777777" w:rsidR="00CE6BD9" w:rsidRPr="00515B74" w:rsidRDefault="00CE6BD9" w:rsidP="004D38F0">
                              <w:pPr>
                                <w:jc w:val="center"/>
                                <w:rPr>
                                  <w:b/>
                                  <w:i/>
                                  <w:sz w:val="15"/>
                                  <w:szCs w:val="15"/>
                                </w:rPr>
                              </w:pPr>
                              <w:r w:rsidRPr="00515B74">
                                <w:rPr>
                                  <w:rFonts w:hint="eastAsia"/>
                                  <w:b/>
                                  <w:i/>
                                  <w:sz w:val="15"/>
                                  <w:szCs w:val="15"/>
                                </w:rPr>
                                <w:t>LOGO</w:t>
                              </w:r>
                            </w:p>
                          </w:txbxContent>
                        </v:textbox>
                      </v:oval>
                    </w:pict>
                  </mc:Fallback>
                </mc:AlternateContent>
              </w:r>
              <w:r w:rsidR="0076243E" w:rsidRPr="004D38F0" w:rsidDel="00C10FB1">
                <w:rPr>
                  <w:rFonts w:ascii="AR CENA" w:hAnsi="AR CENA" w:cs="Calibri"/>
                  <w:sz w:val="52"/>
                  <w:szCs w:val="52"/>
                </w:rPr>
                <w:delText>Contact us</w:delText>
              </w:r>
            </w:del>
          </w:p>
        </w:tc>
      </w:tr>
      <w:tr w:rsidR="0076243E" w:rsidDel="00C10FB1" w14:paraId="7A7544FB" w14:textId="0511E0E1" w:rsidTr="004D38F0">
        <w:trPr>
          <w:trHeight w:val="432"/>
          <w:del w:id="702" w:author="Yijia Cheng" w:date="2017-03-21T11:00:00Z"/>
        </w:trPr>
        <w:tc>
          <w:tcPr>
            <w:tcW w:w="1444" w:type="dxa"/>
          </w:tcPr>
          <w:p w14:paraId="53C23F6E" w14:textId="0E7244AF" w:rsidR="0076243E" w:rsidRPr="004D38F0" w:rsidDel="00C10FB1" w:rsidRDefault="0076243E" w:rsidP="0076243E">
            <w:pPr>
              <w:pStyle w:val="ListParagraph"/>
              <w:ind w:firstLineChars="0" w:firstLine="0"/>
              <w:rPr>
                <w:del w:id="703" w:author="Yijia Cheng" w:date="2017-03-21T11:00:00Z"/>
                <w:rFonts w:ascii="Arial Black" w:hAnsi="Arial Black" w:cs="Calibri"/>
                <w:szCs w:val="21"/>
              </w:rPr>
            </w:pPr>
            <w:del w:id="704" w:author="Yijia Cheng" w:date="2017-03-21T11:00:00Z">
              <w:r w:rsidRPr="004D38F0" w:rsidDel="00C10FB1">
                <w:rPr>
                  <w:rFonts w:ascii="Arial Black" w:hAnsi="Arial Black" w:cs="Calibri"/>
                  <w:szCs w:val="21"/>
                </w:rPr>
                <w:delText>home</w:delText>
              </w:r>
            </w:del>
          </w:p>
        </w:tc>
        <w:tc>
          <w:tcPr>
            <w:tcW w:w="1592" w:type="dxa"/>
          </w:tcPr>
          <w:p w14:paraId="5E082ED5" w14:textId="2EBF67BC" w:rsidR="0076243E" w:rsidRPr="004D38F0" w:rsidDel="00C10FB1" w:rsidRDefault="0076243E" w:rsidP="0076243E">
            <w:pPr>
              <w:pStyle w:val="ListParagraph"/>
              <w:ind w:firstLineChars="0" w:firstLine="0"/>
              <w:rPr>
                <w:del w:id="705" w:author="Yijia Cheng" w:date="2017-03-21T11:00:00Z"/>
                <w:rFonts w:ascii="Arial Black" w:hAnsi="Arial Black" w:cs="Calibri"/>
                <w:szCs w:val="21"/>
              </w:rPr>
            </w:pPr>
            <w:del w:id="706" w:author="Yijia Cheng" w:date="2017-03-21T11:00:00Z">
              <w:r w:rsidRPr="004D38F0" w:rsidDel="00C10FB1">
                <w:rPr>
                  <w:rFonts w:ascii="Arial Black" w:hAnsi="Arial Black" w:cs="Calibri"/>
                  <w:szCs w:val="21"/>
                </w:rPr>
                <w:delText>FiveFlavors</w:delText>
              </w:r>
            </w:del>
          </w:p>
        </w:tc>
        <w:tc>
          <w:tcPr>
            <w:tcW w:w="1454" w:type="dxa"/>
          </w:tcPr>
          <w:p w14:paraId="7AF99357" w14:textId="67E32EEB" w:rsidR="0076243E" w:rsidRPr="004D38F0" w:rsidDel="00C10FB1" w:rsidRDefault="0076243E" w:rsidP="0076243E">
            <w:pPr>
              <w:pStyle w:val="ListParagraph"/>
              <w:ind w:firstLineChars="0" w:firstLine="0"/>
              <w:rPr>
                <w:del w:id="707" w:author="Yijia Cheng" w:date="2017-03-21T11:00:00Z"/>
                <w:rFonts w:ascii="Arial Black" w:hAnsi="Arial Black" w:cs="Calibri"/>
                <w:szCs w:val="21"/>
              </w:rPr>
            </w:pPr>
            <w:del w:id="708" w:author="Yijia Cheng" w:date="2017-03-21T11:00:00Z">
              <w:r w:rsidRPr="004D38F0" w:rsidDel="00C10FB1">
                <w:rPr>
                  <w:rFonts w:ascii="Arial Black" w:hAnsi="Arial Black" w:cs="Calibri"/>
                  <w:szCs w:val="21"/>
                </w:rPr>
                <w:delText>forum</w:delText>
              </w:r>
            </w:del>
          </w:p>
        </w:tc>
        <w:tc>
          <w:tcPr>
            <w:tcW w:w="1797" w:type="dxa"/>
          </w:tcPr>
          <w:p w14:paraId="53967B5F" w14:textId="3B29AB7F" w:rsidR="0076243E" w:rsidRPr="004D38F0" w:rsidDel="00C10FB1" w:rsidRDefault="0076243E" w:rsidP="0076243E">
            <w:pPr>
              <w:pStyle w:val="ListParagraph"/>
              <w:ind w:firstLineChars="0" w:firstLine="0"/>
              <w:rPr>
                <w:del w:id="709" w:author="Yijia Cheng" w:date="2017-03-21T11:00:00Z"/>
                <w:rFonts w:ascii="Arial Black" w:hAnsi="Arial Black" w:cs="Calibri"/>
                <w:szCs w:val="21"/>
              </w:rPr>
            </w:pPr>
            <w:del w:id="710" w:author="Yijia Cheng" w:date="2017-03-21T11:00:00Z">
              <w:r w:rsidRPr="004D38F0" w:rsidDel="00C10FB1">
                <w:rPr>
                  <w:rFonts w:ascii="Arial Black" w:hAnsi="Arial Black" w:cs="Calibri"/>
                  <w:szCs w:val="21"/>
                </w:rPr>
                <w:delText>About us</w:delText>
              </w:r>
            </w:del>
          </w:p>
        </w:tc>
        <w:tc>
          <w:tcPr>
            <w:tcW w:w="1598" w:type="dxa"/>
          </w:tcPr>
          <w:p w14:paraId="4F07D4A3" w14:textId="7B519D71" w:rsidR="0076243E" w:rsidRPr="004D38F0" w:rsidDel="00C10FB1" w:rsidRDefault="0076243E" w:rsidP="0076243E">
            <w:pPr>
              <w:pStyle w:val="ListParagraph"/>
              <w:ind w:firstLineChars="0" w:firstLine="0"/>
              <w:rPr>
                <w:del w:id="711" w:author="Yijia Cheng" w:date="2017-03-21T11:00:00Z"/>
                <w:rFonts w:ascii="Arial Black" w:hAnsi="Arial Black" w:cs="Calibri"/>
                <w:szCs w:val="21"/>
              </w:rPr>
            </w:pPr>
            <w:del w:id="712" w:author="Yijia Cheng" w:date="2017-03-21T11:00:00Z">
              <w:r w:rsidRPr="004D38F0" w:rsidDel="00C10FB1">
                <w:rPr>
                  <w:rFonts w:ascii="Arial Black" w:hAnsi="Arial Black" w:cs="Calibri"/>
                  <w:szCs w:val="21"/>
                </w:rPr>
                <w:delText>Contact us</w:delText>
              </w:r>
            </w:del>
          </w:p>
        </w:tc>
      </w:tr>
      <w:tr w:rsidR="0076243E" w:rsidDel="00C10FB1" w14:paraId="79E196E6" w14:textId="157D305C" w:rsidTr="00332DAE">
        <w:trPr>
          <w:trHeight w:val="5513"/>
          <w:del w:id="713" w:author="Yijia Cheng" w:date="2017-03-21T11:00:00Z"/>
        </w:trPr>
        <w:tc>
          <w:tcPr>
            <w:tcW w:w="7885" w:type="dxa"/>
            <w:gridSpan w:val="5"/>
          </w:tcPr>
          <w:p w14:paraId="7FE4543B" w14:textId="2CE946E5" w:rsidR="0076243E" w:rsidRPr="004D38F0" w:rsidDel="00C10FB1" w:rsidRDefault="0076243E" w:rsidP="0076243E">
            <w:pPr>
              <w:jc w:val="left"/>
              <w:rPr>
                <w:del w:id="714" w:author="Yijia Cheng" w:date="2017-03-21T11:00:00Z"/>
                <w:rFonts w:ascii="Times New Roman" w:hAnsi="Times New Roman" w:cs="Times New Roman"/>
                <w:sz w:val="24"/>
                <w:szCs w:val="24"/>
              </w:rPr>
            </w:pPr>
            <w:del w:id="715" w:author="Yijia Cheng" w:date="2017-03-21T11:00:00Z">
              <w:r w:rsidRPr="004D38F0" w:rsidDel="00C10FB1">
                <w:rPr>
                  <w:rFonts w:ascii="Times New Roman" w:hAnsi="Times New Roman" w:cs="Times New Roman"/>
                  <w:sz w:val="24"/>
                  <w:szCs w:val="24"/>
                </w:rPr>
                <w:delText>Email address:</w:delText>
              </w:r>
            </w:del>
          </w:p>
          <w:p w14:paraId="75804FCB" w14:textId="0C518780" w:rsidR="0076243E" w:rsidRPr="004D38F0" w:rsidDel="00C10FB1" w:rsidRDefault="0076243E" w:rsidP="0076243E">
            <w:pPr>
              <w:jc w:val="left"/>
              <w:rPr>
                <w:del w:id="716" w:author="Yijia Cheng" w:date="2017-03-21T11:00:00Z"/>
                <w:rFonts w:ascii="Times New Roman" w:hAnsi="Times New Roman" w:cs="Times New Roman"/>
                <w:sz w:val="24"/>
                <w:szCs w:val="24"/>
              </w:rPr>
            </w:pPr>
          </w:p>
          <w:p w14:paraId="56822265" w14:textId="487BD1BD" w:rsidR="0076243E" w:rsidRPr="004D38F0" w:rsidDel="00C10FB1" w:rsidRDefault="0076243E" w:rsidP="0076243E">
            <w:pPr>
              <w:jc w:val="left"/>
              <w:rPr>
                <w:del w:id="717" w:author="Yijia Cheng" w:date="2017-03-21T11:00:00Z"/>
                <w:rFonts w:ascii="Times New Roman" w:hAnsi="Times New Roman" w:cs="Times New Roman"/>
                <w:sz w:val="24"/>
                <w:szCs w:val="24"/>
              </w:rPr>
            </w:pPr>
            <w:del w:id="718" w:author="Yijia Cheng" w:date="2017-03-21T11:00:00Z">
              <w:r w:rsidRPr="004D38F0" w:rsidDel="00C10FB1">
                <w:rPr>
                  <w:rFonts w:ascii="Times New Roman" w:hAnsi="Times New Roman" w:cs="Times New Roman"/>
                  <w:sz w:val="24"/>
                  <w:szCs w:val="24"/>
                </w:rPr>
                <w:delText>Name:</w:delText>
              </w:r>
            </w:del>
          </w:p>
          <w:p w14:paraId="596E5C13" w14:textId="512A294F" w:rsidR="0076243E" w:rsidRPr="004D38F0" w:rsidDel="00C10FB1" w:rsidRDefault="0076243E" w:rsidP="0076243E">
            <w:pPr>
              <w:jc w:val="left"/>
              <w:rPr>
                <w:del w:id="719" w:author="Yijia Cheng" w:date="2017-03-21T11:00:00Z"/>
                <w:rFonts w:ascii="Times New Roman" w:hAnsi="Times New Roman" w:cs="Times New Roman"/>
                <w:sz w:val="24"/>
                <w:szCs w:val="24"/>
              </w:rPr>
            </w:pPr>
          </w:p>
          <w:p w14:paraId="79CF2781" w14:textId="0F3F594F" w:rsidR="0076243E" w:rsidRPr="004D38F0" w:rsidDel="00C10FB1" w:rsidRDefault="0076243E" w:rsidP="0076243E">
            <w:pPr>
              <w:jc w:val="left"/>
              <w:rPr>
                <w:del w:id="720" w:author="Yijia Cheng" w:date="2017-03-21T11:00:00Z"/>
                <w:rFonts w:ascii="Times New Roman" w:hAnsi="Times New Roman" w:cs="Times New Roman"/>
                <w:sz w:val="24"/>
                <w:szCs w:val="24"/>
              </w:rPr>
            </w:pPr>
            <w:del w:id="721" w:author="Yijia Cheng" w:date="2017-03-21T11:00:00Z">
              <w:r w:rsidRPr="004D38F0" w:rsidDel="00C10FB1">
                <w:rPr>
                  <w:rFonts w:ascii="Times New Roman" w:hAnsi="Times New Roman" w:cs="Times New Roman"/>
                  <w:sz w:val="24"/>
                  <w:szCs w:val="24"/>
                </w:rPr>
                <w:delText>Inquiries:</w:delText>
              </w:r>
            </w:del>
          </w:p>
          <w:p w14:paraId="1B2B8191" w14:textId="0C51D5E3" w:rsidR="0076243E" w:rsidRPr="004D38F0" w:rsidDel="00C10FB1" w:rsidRDefault="0076243E" w:rsidP="0076243E">
            <w:pPr>
              <w:jc w:val="left"/>
              <w:rPr>
                <w:del w:id="722" w:author="Yijia Cheng" w:date="2017-03-21T11:00:00Z"/>
                <w:rFonts w:ascii="Times New Roman" w:hAnsi="Times New Roman" w:cs="Times New Roman"/>
                <w:sz w:val="24"/>
                <w:szCs w:val="24"/>
              </w:rPr>
            </w:pPr>
          </w:p>
          <w:p w14:paraId="6F165B55" w14:textId="6D58B5C3" w:rsidR="0076243E" w:rsidRPr="004D38F0" w:rsidDel="00C10FB1" w:rsidRDefault="0076243E" w:rsidP="0076243E">
            <w:pPr>
              <w:jc w:val="left"/>
              <w:rPr>
                <w:del w:id="723" w:author="Yijia Cheng" w:date="2017-03-21T11:00:00Z"/>
                <w:rFonts w:ascii="Times New Roman" w:hAnsi="Times New Roman" w:cs="Times New Roman"/>
                <w:sz w:val="24"/>
                <w:szCs w:val="24"/>
              </w:rPr>
            </w:pPr>
            <w:del w:id="724" w:author="Yijia Cheng" w:date="2017-03-21T11:00:00Z">
              <w:r w:rsidRPr="004D38F0" w:rsidDel="00C10FB1">
                <w:rPr>
                  <w:rFonts w:ascii="Times New Roman" w:hAnsi="Times New Roman" w:cs="Times New Roman"/>
                  <w:sz w:val="24"/>
                  <w:szCs w:val="24"/>
                </w:rPr>
                <w:delText>Message:</w:delText>
              </w:r>
            </w:del>
          </w:p>
          <w:p w14:paraId="47BACCE8" w14:textId="7F41E655" w:rsidR="0076243E" w:rsidRPr="004D38F0" w:rsidDel="00C10FB1" w:rsidRDefault="0076243E" w:rsidP="0076243E">
            <w:pPr>
              <w:jc w:val="left"/>
              <w:rPr>
                <w:del w:id="725" w:author="Yijia Cheng" w:date="2017-03-21T11:00:00Z"/>
                <w:rFonts w:ascii="Times New Roman" w:hAnsi="Times New Roman" w:cs="Times New Roman"/>
                <w:sz w:val="24"/>
                <w:szCs w:val="24"/>
              </w:rPr>
            </w:pPr>
          </w:p>
          <w:p w14:paraId="6453B207" w14:textId="711A3557" w:rsidR="0076243E" w:rsidRPr="00574382" w:rsidDel="00C10FB1" w:rsidRDefault="0076243E" w:rsidP="0076243E">
            <w:pPr>
              <w:jc w:val="left"/>
              <w:rPr>
                <w:del w:id="726" w:author="Yijia Cheng" w:date="2017-03-21T11:00:00Z"/>
                <w:sz w:val="16"/>
                <w:szCs w:val="16"/>
              </w:rPr>
            </w:pPr>
            <w:del w:id="727" w:author="Yijia Cheng" w:date="2017-03-21T11:00:00Z">
              <w:r w:rsidRPr="004D38F0" w:rsidDel="00C10FB1">
                <w:rPr>
                  <w:rFonts w:ascii="Times New Roman" w:hAnsi="Times New Roman" w:cs="Times New Roman"/>
                  <w:sz w:val="24"/>
                  <w:szCs w:val="24"/>
                </w:rPr>
                <w:delText>Send to us</w:delText>
              </w:r>
            </w:del>
          </w:p>
        </w:tc>
      </w:tr>
      <w:tr w:rsidR="0076243E" w:rsidDel="00C10FB1" w14:paraId="2C934062" w14:textId="5100A5FF" w:rsidTr="00332DAE">
        <w:trPr>
          <w:trHeight w:val="487"/>
          <w:del w:id="728" w:author="Yijia Cheng" w:date="2017-03-21T11:00:00Z"/>
        </w:trPr>
        <w:tc>
          <w:tcPr>
            <w:tcW w:w="7885" w:type="dxa"/>
            <w:gridSpan w:val="5"/>
          </w:tcPr>
          <w:p w14:paraId="5E66E605" w14:textId="01CDD8BE" w:rsidR="0076243E" w:rsidRPr="005102AE" w:rsidDel="00C10FB1" w:rsidRDefault="0076243E" w:rsidP="0076243E">
            <w:pPr>
              <w:pStyle w:val="ListParagraph"/>
              <w:ind w:firstLineChars="0" w:firstLine="0"/>
              <w:jc w:val="center"/>
              <w:rPr>
                <w:del w:id="729" w:author="Yijia Cheng" w:date="2017-03-21T11:00:00Z"/>
                <w:rFonts w:ascii="Times New Roman" w:hAnsi="Times New Roman" w:cs="Times New Roman"/>
                <w:sz w:val="16"/>
                <w:szCs w:val="16"/>
              </w:rPr>
            </w:pPr>
            <w:del w:id="730" w:author="Yijia Cheng" w:date="2017-03-21T11:00:00Z">
              <w:r w:rsidRPr="005102AE" w:rsidDel="00C10FB1">
                <w:rPr>
                  <w:rFonts w:ascii="Times New Roman" w:hAnsi="Times New Roman" w:cs="Times New Roman" w:hint="eastAsia"/>
                  <w:sz w:val="16"/>
                  <w:szCs w:val="16"/>
                </w:rPr>
                <w:delText>footer</w:delText>
              </w:r>
            </w:del>
          </w:p>
        </w:tc>
      </w:tr>
    </w:tbl>
    <w:p w14:paraId="116DF9D6" w14:textId="41C89231" w:rsidR="00574382" w:rsidDel="00C10FB1" w:rsidRDefault="000B5DF7" w:rsidP="006D5B8A">
      <w:pPr>
        <w:rPr>
          <w:del w:id="731" w:author="Yijia Cheng" w:date="2017-03-21T11:00:00Z"/>
          <w:rFonts w:ascii="Times New Roman" w:hAnsi="Times New Roman" w:cs="Times New Roman"/>
          <w:b/>
          <w:sz w:val="24"/>
          <w:szCs w:val="24"/>
          <w:u w:val="single"/>
        </w:rPr>
      </w:pPr>
      <w:del w:id="732" w:author="Yijia Cheng" w:date="2017-03-21T11:00:00Z">
        <w:r w:rsidRPr="000B5DF7" w:rsidDel="00C10FB1">
          <w:rPr>
            <w:rFonts w:ascii="Times New Roman" w:hAnsi="Times New Roman" w:cs="Times New Roman"/>
            <w:b/>
            <w:sz w:val="24"/>
            <w:szCs w:val="24"/>
            <w:u w:val="single"/>
          </w:rPr>
          <w:delText xml:space="preserve">Contact us: </w:delText>
        </w:r>
      </w:del>
    </w:p>
    <w:p w14:paraId="0852A00C" w14:textId="469D2E74" w:rsidR="00673C2D" w:rsidRPr="000B5DF7" w:rsidDel="00C10FB1" w:rsidRDefault="00673C2D" w:rsidP="006D5B8A">
      <w:pPr>
        <w:rPr>
          <w:del w:id="733" w:author="Yijia Cheng" w:date="2017-03-21T11:00:00Z"/>
          <w:rFonts w:ascii="Times New Roman" w:hAnsi="Times New Roman" w:cs="Times New Roman"/>
          <w:b/>
          <w:sz w:val="24"/>
          <w:szCs w:val="24"/>
          <w:u w:val="single"/>
        </w:rPr>
      </w:pPr>
    </w:p>
    <w:p w14:paraId="2942B46D" w14:textId="170BEB04" w:rsidR="00574382" w:rsidDel="00C10FB1" w:rsidRDefault="00574382" w:rsidP="006D5B8A">
      <w:pPr>
        <w:rPr>
          <w:del w:id="734" w:author="Yijia Cheng" w:date="2017-03-21T11:00:00Z"/>
          <w:sz w:val="24"/>
          <w:szCs w:val="24"/>
        </w:rPr>
      </w:pPr>
    </w:p>
    <w:p w14:paraId="0D05C037" w14:textId="3F43A7E2" w:rsidR="00332DAE" w:rsidDel="00C10FB1" w:rsidRDefault="00332DAE" w:rsidP="00332DAE">
      <w:pPr>
        <w:rPr>
          <w:del w:id="735" w:author="Yijia Cheng" w:date="2017-03-21T11:00:00Z"/>
          <w:sz w:val="24"/>
          <w:szCs w:val="24"/>
        </w:rPr>
      </w:pPr>
    </w:p>
    <w:p w14:paraId="5EBF21F4" w14:textId="218C621E" w:rsidR="0076243E" w:rsidDel="00C10FB1" w:rsidRDefault="0076243E" w:rsidP="006D5B8A">
      <w:pPr>
        <w:rPr>
          <w:del w:id="736" w:author="Yijia Cheng" w:date="2017-03-21T11:00:00Z"/>
          <w:sz w:val="24"/>
          <w:szCs w:val="24"/>
        </w:rPr>
      </w:pPr>
    </w:p>
    <w:p w14:paraId="77CB8170" w14:textId="5F930013" w:rsidR="00275AF9" w:rsidRPr="00BF57C0" w:rsidDel="00C10FB1" w:rsidRDefault="00275AF9" w:rsidP="00275AF9">
      <w:pPr>
        <w:ind w:firstLineChars="200" w:firstLine="480"/>
        <w:rPr>
          <w:del w:id="737" w:author="Yijia Cheng" w:date="2017-03-21T11:00:00Z"/>
          <w:sz w:val="24"/>
          <w:szCs w:val="24"/>
          <w:lang w:val="en-CA"/>
        </w:rPr>
      </w:pPr>
      <w:del w:id="738" w:author="Yijia Cheng" w:date="2017-03-21T11:00:00Z">
        <w:r w:rsidDel="00C10FB1">
          <w:rPr>
            <w:sz w:val="24"/>
            <w:szCs w:val="24"/>
          </w:rPr>
          <w:delText>The layout of this page is easy for users to</w:delText>
        </w:r>
        <w:r w:rsidR="00BF57C0" w:rsidDel="00C10FB1">
          <w:rPr>
            <w:sz w:val="24"/>
            <w:szCs w:val="24"/>
          </w:rPr>
          <w:delText xml:space="preserve"> connect us.</w:delText>
        </w:r>
      </w:del>
    </w:p>
    <w:p w14:paraId="6697B995" w14:textId="2576CB65" w:rsidR="0076243E" w:rsidRPr="00275AF9" w:rsidDel="00C10FB1" w:rsidRDefault="0076243E" w:rsidP="006D5B8A">
      <w:pPr>
        <w:rPr>
          <w:del w:id="739" w:author="Yijia Cheng" w:date="2017-03-21T11:00:00Z"/>
          <w:sz w:val="24"/>
          <w:szCs w:val="24"/>
        </w:rPr>
      </w:pPr>
    </w:p>
    <w:p w14:paraId="55EDB7A3" w14:textId="5965AA25" w:rsidR="00332DAE" w:rsidDel="00C10FB1" w:rsidRDefault="00332DAE" w:rsidP="006D5B8A">
      <w:pPr>
        <w:rPr>
          <w:del w:id="740" w:author="Yijia Cheng" w:date="2017-03-21T11:00:00Z"/>
          <w:sz w:val="24"/>
          <w:szCs w:val="24"/>
        </w:rPr>
      </w:pPr>
    </w:p>
    <w:p w14:paraId="1BAACA00" w14:textId="2C3D4015" w:rsidR="00332DAE" w:rsidDel="00C10FB1" w:rsidRDefault="00332DAE" w:rsidP="006D5B8A">
      <w:pPr>
        <w:rPr>
          <w:del w:id="741" w:author="Yijia Cheng" w:date="2017-03-21T11:00:00Z"/>
          <w:sz w:val="24"/>
          <w:szCs w:val="24"/>
        </w:rPr>
      </w:pPr>
    </w:p>
    <w:p w14:paraId="4AF2C388" w14:textId="44D03C05" w:rsidR="00332DAE" w:rsidDel="00C10FB1" w:rsidRDefault="00332DAE" w:rsidP="00332DAE">
      <w:pPr>
        <w:rPr>
          <w:del w:id="742" w:author="Yijia Cheng" w:date="2017-03-21T11:00:00Z"/>
          <w:sz w:val="24"/>
          <w:szCs w:val="24"/>
        </w:rPr>
      </w:pPr>
    </w:p>
    <w:p w14:paraId="5E440B20" w14:textId="039B7638" w:rsidR="00332DAE" w:rsidDel="00C10FB1" w:rsidRDefault="00332DAE" w:rsidP="00332DAE">
      <w:pPr>
        <w:rPr>
          <w:del w:id="743" w:author="Yijia Cheng" w:date="2017-03-21T11:00:00Z"/>
          <w:sz w:val="24"/>
          <w:szCs w:val="24"/>
        </w:rPr>
      </w:pPr>
    </w:p>
    <w:p w14:paraId="0214170E" w14:textId="7E12F31E" w:rsidR="00332DAE" w:rsidDel="00C10FB1" w:rsidRDefault="00332DAE" w:rsidP="006D5B8A">
      <w:pPr>
        <w:rPr>
          <w:del w:id="744" w:author="Yijia Cheng" w:date="2017-03-21T11:00:00Z"/>
          <w:sz w:val="24"/>
          <w:szCs w:val="24"/>
        </w:rPr>
      </w:pPr>
    </w:p>
    <w:p w14:paraId="1934AF49" w14:textId="3805CF9E" w:rsidR="00332DAE" w:rsidDel="00C10FB1" w:rsidRDefault="00332DAE" w:rsidP="006D5B8A">
      <w:pPr>
        <w:rPr>
          <w:del w:id="745" w:author="Yijia Cheng" w:date="2017-03-21T11:00:00Z"/>
          <w:sz w:val="24"/>
          <w:szCs w:val="24"/>
        </w:rPr>
      </w:pPr>
    </w:p>
    <w:p w14:paraId="15354E73" w14:textId="51FAB4D8" w:rsidR="00332DAE" w:rsidDel="00C10FB1" w:rsidRDefault="00332DAE" w:rsidP="006D5B8A">
      <w:pPr>
        <w:rPr>
          <w:del w:id="746" w:author="Yijia Cheng" w:date="2017-03-21T11:00:00Z"/>
          <w:sz w:val="24"/>
          <w:szCs w:val="24"/>
        </w:rPr>
      </w:pPr>
    </w:p>
    <w:p w14:paraId="6A8D32F4" w14:textId="19F89125" w:rsidR="00332DAE" w:rsidDel="00C10FB1" w:rsidRDefault="00332DAE" w:rsidP="006D5B8A">
      <w:pPr>
        <w:rPr>
          <w:del w:id="747" w:author="Yijia Cheng" w:date="2017-03-21T11:00:00Z"/>
          <w:sz w:val="24"/>
          <w:szCs w:val="24"/>
        </w:rPr>
      </w:pPr>
    </w:p>
    <w:p w14:paraId="45E8B4B3" w14:textId="6FE507A3" w:rsidR="00332DAE" w:rsidDel="00C10FB1" w:rsidRDefault="00332DAE" w:rsidP="006D5B8A">
      <w:pPr>
        <w:rPr>
          <w:del w:id="748" w:author="Yijia Cheng" w:date="2017-03-21T11:00:00Z"/>
          <w:sz w:val="24"/>
          <w:szCs w:val="24"/>
        </w:rPr>
      </w:pPr>
    </w:p>
    <w:p w14:paraId="0B690CC0" w14:textId="4062F831" w:rsidR="00332DAE" w:rsidDel="00C10FB1" w:rsidRDefault="00332DAE" w:rsidP="006D5B8A">
      <w:pPr>
        <w:rPr>
          <w:del w:id="749" w:author="Yijia Cheng" w:date="2017-03-21T11:00:00Z"/>
          <w:sz w:val="24"/>
          <w:szCs w:val="24"/>
        </w:rPr>
      </w:pPr>
    </w:p>
    <w:p w14:paraId="2FD7F107" w14:textId="2FD852EF" w:rsidR="00673C2D" w:rsidDel="00C10FB1" w:rsidRDefault="00673C2D" w:rsidP="00332DAE">
      <w:pPr>
        <w:rPr>
          <w:del w:id="750" w:author="Yijia Cheng" w:date="2017-03-21T11:00:00Z"/>
          <w:sz w:val="24"/>
          <w:szCs w:val="24"/>
        </w:rPr>
      </w:pPr>
    </w:p>
    <w:p w14:paraId="0A46575D" w14:textId="18F25A37" w:rsidR="00673C2D" w:rsidDel="00C10FB1" w:rsidRDefault="00673C2D" w:rsidP="00332DAE">
      <w:pPr>
        <w:rPr>
          <w:del w:id="751" w:author="Yijia Cheng" w:date="2017-03-21T11:00:00Z"/>
          <w:sz w:val="24"/>
          <w:szCs w:val="24"/>
        </w:rPr>
      </w:pPr>
    </w:p>
    <w:p w14:paraId="6BD775CF" w14:textId="3A11A4F2" w:rsidR="00332DAE" w:rsidRPr="00673C2D" w:rsidDel="00C10FB1" w:rsidRDefault="00332DAE" w:rsidP="00332DAE">
      <w:pPr>
        <w:rPr>
          <w:del w:id="752" w:author="Yijia Cheng" w:date="2017-03-21T11:00:00Z"/>
          <w:b/>
          <w:sz w:val="24"/>
          <w:szCs w:val="24"/>
          <w:u w:val="single"/>
        </w:rPr>
      </w:pPr>
      <w:del w:id="753" w:author="Yijia Cheng" w:date="2017-03-21T11:00:00Z">
        <w:r w:rsidRPr="00673C2D" w:rsidDel="00C10FB1">
          <w:rPr>
            <w:b/>
            <w:sz w:val="24"/>
            <w:szCs w:val="24"/>
            <w:u w:val="single"/>
          </w:rPr>
          <w:delText>Sample of site color:</w:delText>
        </w:r>
      </w:del>
    </w:p>
    <w:p w14:paraId="390F5DD5" w14:textId="51F1BB58" w:rsidR="00332DAE" w:rsidDel="00C10FB1" w:rsidRDefault="00332DAE" w:rsidP="006D5B8A">
      <w:pPr>
        <w:rPr>
          <w:del w:id="754" w:author="Yijia Cheng" w:date="2017-03-21T11:00:00Z"/>
          <w:sz w:val="24"/>
          <w:szCs w:val="24"/>
        </w:rPr>
      </w:pPr>
    </w:p>
    <w:p w14:paraId="1D8F75DE" w14:textId="41ACFA3B" w:rsidR="00332DAE" w:rsidDel="00C10FB1" w:rsidRDefault="00332DAE" w:rsidP="006D5B8A">
      <w:pPr>
        <w:rPr>
          <w:del w:id="755" w:author="Yijia Cheng" w:date="2017-03-21T11:00:00Z"/>
          <w:sz w:val="24"/>
          <w:szCs w:val="24"/>
        </w:rPr>
      </w:pPr>
    </w:p>
    <w:tbl>
      <w:tblPr>
        <w:tblpPr w:leftFromText="180" w:rightFromText="180" w:vertAnchor="page" w:horzAnchor="margin" w:tblpY="3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2"/>
        <w:gridCol w:w="1502"/>
        <w:gridCol w:w="1371"/>
        <w:gridCol w:w="1696"/>
        <w:gridCol w:w="1523"/>
      </w:tblGrid>
      <w:tr w:rsidR="00332DAE" w:rsidDel="00C10FB1" w14:paraId="45A02002" w14:textId="148E3003" w:rsidTr="004D38F0">
        <w:trPr>
          <w:trHeight w:val="1697"/>
          <w:del w:id="756" w:author="Yijia Cheng" w:date="2017-03-21T11:00:00Z"/>
        </w:trPr>
        <w:tc>
          <w:tcPr>
            <w:tcW w:w="7454" w:type="dxa"/>
            <w:gridSpan w:val="5"/>
            <w:shd w:val="clear" w:color="auto" w:fill="FF0000"/>
          </w:tcPr>
          <w:p w14:paraId="7AE1DB1F" w14:textId="482A29B0" w:rsidR="00332DAE" w:rsidRPr="004D38F0" w:rsidDel="00C10FB1" w:rsidRDefault="004D38F0" w:rsidP="00332DAE">
            <w:pPr>
              <w:tabs>
                <w:tab w:val="left" w:pos="696"/>
              </w:tabs>
              <w:spacing w:before="240"/>
              <w:jc w:val="center"/>
              <w:rPr>
                <w:del w:id="757" w:author="Yijia Cheng" w:date="2017-03-21T11:00:00Z"/>
                <w:rFonts w:ascii="AR CENA" w:hAnsi="AR CENA" w:cs="Calibri"/>
                <w:sz w:val="52"/>
                <w:szCs w:val="52"/>
              </w:rPr>
            </w:pPr>
            <w:del w:id="758" w:author="Yijia Cheng" w:date="2017-03-21T11:00:00Z">
              <w:r w:rsidRPr="004D38F0" w:rsidDel="00C10FB1">
                <w:rPr>
                  <w:rFonts w:ascii="AR CENA" w:hAnsi="AR CENA" w:cs="Calibri"/>
                  <w:noProof/>
                  <w:sz w:val="52"/>
                  <w:szCs w:val="52"/>
                </w:rPr>
                <mc:AlternateContent>
                  <mc:Choice Requires="wps">
                    <w:drawing>
                      <wp:anchor distT="0" distB="0" distL="114300" distR="114300" simplePos="0" relativeHeight="251774976" behindDoc="0" locked="0" layoutInCell="1" allowOverlap="1" wp14:anchorId="6DB7EF47" wp14:editId="50CA9032">
                        <wp:simplePos x="0" y="0"/>
                        <wp:positionH relativeFrom="column">
                          <wp:posOffset>180937</wp:posOffset>
                        </wp:positionH>
                        <wp:positionV relativeFrom="paragraph">
                          <wp:posOffset>197447</wp:posOffset>
                        </wp:positionV>
                        <wp:extent cx="627961" cy="616944"/>
                        <wp:effectExtent l="0" t="0" r="20320" b="12065"/>
                        <wp:wrapNone/>
                        <wp:docPr id="5" name="Oval 5"/>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38091B7A" w14:textId="77777777" w:rsidR="00CE6BD9" w:rsidRPr="00515B74" w:rsidRDefault="00CE6BD9" w:rsidP="004D38F0">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7EF47" id="Oval 5" o:spid="_x0000_s1045" style="position:absolute;left:0;text-align:left;margin-left:14.25pt;margin-top:15.55pt;width:49.45pt;height:48.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" fillcolor="white [3201]" strokecolor="black [3200]" strokeweight="1pt">
                        <v:stroke joinstyle="miter"/>
                        <v:textbox>
                          <w:txbxContent>
                            <w:p w14:paraId="38091B7A" w14:textId="77777777" w:rsidR="00CE6BD9" w:rsidRPr="00515B74" w:rsidRDefault="00CE6BD9" w:rsidP="004D38F0">
                              <w:pPr>
                                <w:jc w:val="center"/>
                                <w:rPr>
                                  <w:b/>
                                  <w:i/>
                                  <w:sz w:val="15"/>
                                  <w:szCs w:val="15"/>
                                </w:rPr>
                              </w:pPr>
                              <w:r w:rsidRPr="00515B74">
                                <w:rPr>
                                  <w:rFonts w:hint="eastAsia"/>
                                  <w:b/>
                                  <w:i/>
                                  <w:sz w:val="15"/>
                                  <w:szCs w:val="15"/>
                                </w:rPr>
                                <w:t>LOGO</w:t>
                              </w:r>
                            </w:p>
                          </w:txbxContent>
                        </v:textbox>
                      </v:oval>
                    </w:pict>
                  </mc:Fallback>
                </mc:AlternateContent>
              </w:r>
              <w:r w:rsidR="00332DAE" w:rsidRPr="004D38F0" w:rsidDel="00C10FB1">
                <w:rPr>
                  <w:rFonts w:ascii="AR CENA" w:hAnsi="AR CENA" w:cs="Calibri"/>
                  <w:color w:val="FFFFFF" w:themeColor="background1"/>
                  <w:sz w:val="52"/>
                  <w:szCs w:val="52"/>
                </w:rPr>
                <w:delText>SiteName</w:delText>
              </w:r>
            </w:del>
          </w:p>
        </w:tc>
      </w:tr>
      <w:tr w:rsidR="00332DAE" w:rsidDel="00C10FB1" w14:paraId="08977384" w14:textId="054B2D26" w:rsidTr="004D38F0">
        <w:trPr>
          <w:trHeight w:val="417"/>
          <w:del w:id="759" w:author="Yijia Cheng" w:date="2017-03-21T11:00:00Z"/>
        </w:trPr>
        <w:tc>
          <w:tcPr>
            <w:tcW w:w="1362" w:type="dxa"/>
            <w:shd w:val="clear" w:color="auto" w:fill="262626" w:themeFill="text1" w:themeFillTint="D9"/>
          </w:tcPr>
          <w:p w14:paraId="2AF8CE5C" w14:textId="52DFC4F9" w:rsidR="00332DAE" w:rsidRPr="004D38F0" w:rsidDel="00C10FB1" w:rsidRDefault="00332DAE" w:rsidP="004D38F0">
            <w:pPr>
              <w:pStyle w:val="ListParagraph"/>
              <w:ind w:firstLineChars="0" w:firstLine="0"/>
              <w:jc w:val="center"/>
              <w:rPr>
                <w:del w:id="760" w:author="Yijia Cheng" w:date="2017-03-21T11:00:00Z"/>
                <w:rFonts w:ascii="Arial Black" w:hAnsi="Arial Black" w:cs="Calibri"/>
                <w:sz w:val="16"/>
                <w:szCs w:val="16"/>
              </w:rPr>
            </w:pPr>
            <w:del w:id="761" w:author="Yijia Cheng" w:date="2017-03-21T11:00:00Z">
              <w:r w:rsidRPr="004D38F0" w:rsidDel="00C10FB1">
                <w:rPr>
                  <w:rFonts w:ascii="Arial Black" w:hAnsi="Arial Black" w:cs="Calibri"/>
                  <w:sz w:val="16"/>
                  <w:szCs w:val="16"/>
                </w:rPr>
                <w:delText>home</w:delText>
              </w:r>
            </w:del>
          </w:p>
        </w:tc>
        <w:tc>
          <w:tcPr>
            <w:tcW w:w="1502" w:type="dxa"/>
            <w:shd w:val="clear" w:color="auto" w:fill="262626" w:themeFill="text1" w:themeFillTint="D9"/>
          </w:tcPr>
          <w:p w14:paraId="26116CE6" w14:textId="6F9EFF07" w:rsidR="00332DAE" w:rsidRPr="004D38F0" w:rsidDel="00C10FB1" w:rsidRDefault="00332DAE" w:rsidP="004D38F0">
            <w:pPr>
              <w:pStyle w:val="ListParagraph"/>
              <w:ind w:firstLineChars="0" w:firstLine="0"/>
              <w:jc w:val="center"/>
              <w:rPr>
                <w:del w:id="762" w:author="Yijia Cheng" w:date="2017-03-21T11:00:00Z"/>
                <w:rFonts w:ascii="Arial Black" w:hAnsi="Arial Black" w:cs="Calibri"/>
                <w:sz w:val="16"/>
                <w:szCs w:val="16"/>
              </w:rPr>
            </w:pPr>
            <w:del w:id="763" w:author="Yijia Cheng" w:date="2017-03-21T11:00:00Z">
              <w:r w:rsidRPr="004D38F0" w:rsidDel="00C10FB1">
                <w:rPr>
                  <w:rFonts w:ascii="Arial Black" w:hAnsi="Arial Black" w:cs="Calibri"/>
                  <w:sz w:val="16"/>
                  <w:szCs w:val="16"/>
                </w:rPr>
                <w:delText>FiveFlavors</w:delText>
              </w:r>
            </w:del>
          </w:p>
        </w:tc>
        <w:tc>
          <w:tcPr>
            <w:tcW w:w="1371" w:type="dxa"/>
            <w:shd w:val="clear" w:color="auto" w:fill="262626" w:themeFill="text1" w:themeFillTint="D9"/>
          </w:tcPr>
          <w:p w14:paraId="058B865B" w14:textId="4CC03D26" w:rsidR="00332DAE" w:rsidRPr="004D38F0" w:rsidDel="00C10FB1" w:rsidRDefault="00332DAE" w:rsidP="004D38F0">
            <w:pPr>
              <w:pStyle w:val="ListParagraph"/>
              <w:ind w:firstLineChars="0" w:firstLine="0"/>
              <w:jc w:val="center"/>
              <w:rPr>
                <w:del w:id="764" w:author="Yijia Cheng" w:date="2017-03-21T11:00:00Z"/>
                <w:rFonts w:ascii="Arial Black" w:hAnsi="Arial Black" w:cs="Calibri"/>
                <w:sz w:val="16"/>
                <w:szCs w:val="16"/>
              </w:rPr>
            </w:pPr>
            <w:del w:id="765" w:author="Yijia Cheng" w:date="2017-03-21T11:00:00Z">
              <w:r w:rsidRPr="004D38F0" w:rsidDel="00C10FB1">
                <w:rPr>
                  <w:rFonts w:ascii="Arial Black" w:hAnsi="Arial Black" w:cs="Calibri"/>
                  <w:sz w:val="16"/>
                  <w:szCs w:val="16"/>
                </w:rPr>
                <w:delText>forum</w:delText>
              </w:r>
            </w:del>
          </w:p>
        </w:tc>
        <w:tc>
          <w:tcPr>
            <w:tcW w:w="1696" w:type="dxa"/>
            <w:shd w:val="clear" w:color="auto" w:fill="262626" w:themeFill="text1" w:themeFillTint="D9"/>
          </w:tcPr>
          <w:p w14:paraId="54ADF985" w14:textId="669C372B" w:rsidR="00332DAE" w:rsidRPr="004D38F0" w:rsidDel="00C10FB1" w:rsidRDefault="00332DAE" w:rsidP="004D38F0">
            <w:pPr>
              <w:pStyle w:val="ListParagraph"/>
              <w:ind w:firstLineChars="0" w:firstLine="0"/>
              <w:jc w:val="center"/>
              <w:rPr>
                <w:del w:id="766" w:author="Yijia Cheng" w:date="2017-03-21T11:00:00Z"/>
                <w:rFonts w:ascii="Arial Black" w:hAnsi="Arial Black" w:cs="Calibri"/>
                <w:sz w:val="16"/>
                <w:szCs w:val="16"/>
              </w:rPr>
            </w:pPr>
            <w:del w:id="767" w:author="Yijia Cheng" w:date="2017-03-21T11:00:00Z">
              <w:r w:rsidRPr="004D38F0" w:rsidDel="00C10FB1">
                <w:rPr>
                  <w:rFonts w:ascii="Arial Black" w:hAnsi="Arial Black" w:cs="Calibri"/>
                  <w:sz w:val="16"/>
                  <w:szCs w:val="16"/>
                </w:rPr>
                <w:delText>About us</w:delText>
              </w:r>
            </w:del>
          </w:p>
        </w:tc>
        <w:tc>
          <w:tcPr>
            <w:tcW w:w="1521" w:type="dxa"/>
            <w:shd w:val="clear" w:color="auto" w:fill="262626" w:themeFill="text1" w:themeFillTint="D9"/>
          </w:tcPr>
          <w:p w14:paraId="314A4074" w14:textId="4075E125" w:rsidR="00332DAE" w:rsidRPr="004D38F0" w:rsidDel="00C10FB1" w:rsidRDefault="00332DAE" w:rsidP="004D38F0">
            <w:pPr>
              <w:pStyle w:val="ListParagraph"/>
              <w:ind w:firstLineChars="0" w:firstLine="0"/>
              <w:jc w:val="center"/>
              <w:rPr>
                <w:del w:id="768" w:author="Yijia Cheng" w:date="2017-03-21T11:00:00Z"/>
                <w:rFonts w:ascii="Arial Black" w:hAnsi="Arial Black" w:cs="Calibri"/>
                <w:sz w:val="16"/>
                <w:szCs w:val="16"/>
              </w:rPr>
            </w:pPr>
            <w:del w:id="769" w:author="Yijia Cheng" w:date="2017-03-21T11:00:00Z">
              <w:r w:rsidRPr="004D38F0" w:rsidDel="00C10FB1">
                <w:rPr>
                  <w:rFonts w:ascii="Arial Black" w:hAnsi="Arial Black" w:cs="Calibri"/>
                  <w:sz w:val="16"/>
                  <w:szCs w:val="16"/>
                </w:rPr>
                <w:delText>Contact us</w:delText>
              </w:r>
            </w:del>
          </w:p>
        </w:tc>
      </w:tr>
      <w:tr w:rsidR="00332DAE" w:rsidDel="00C10FB1" w14:paraId="3098424E" w14:textId="2CA62FDD" w:rsidTr="00B13AA6">
        <w:trPr>
          <w:trHeight w:val="5937"/>
          <w:del w:id="770" w:author="Yijia Cheng" w:date="2017-03-21T11:00:00Z"/>
        </w:trPr>
        <w:tc>
          <w:tcPr>
            <w:tcW w:w="7454" w:type="dxa"/>
            <w:gridSpan w:val="5"/>
          </w:tcPr>
          <w:p w14:paraId="35374C78" w14:textId="16DE3C65" w:rsidR="00332DAE" w:rsidDel="00C10FB1" w:rsidRDefault="00B13AA6" w:rsidP="00332DAE">
            <w:pPr>
              <w:pStyle w:val="ListParagraph"/>
              <w:ind w:firstLineChars="0" w:firstLine="0"/>
              <w:rPr>
                <w:del w:id="771" w:author="Yijia Cheng" w:date="2017-03-21T11:00:00Z"/>
                <w:rFonts w:ascii="Times New Roman" w:hAnsi="Times New Roman" w:cs="Times New Roman"/>
                <w:sz w:val="24"/>
                <w:szCs w:val="24"/>
              </w:rPr>
            </w:pPr>
            <w:del w:id="772" w:author="Yijia Cheng" w:date="2017-03-21T11:00:00Z">
              <w:r w:rsidDel="00C10FB1">
                <w:rPr>
                  <w:rFonts w:ascii="Times New Roman" w:hAnsi="Times New Roman" w:cs="Times New Roman" w:hint="eastAsia"/>
                  <w:noProof/>
                  <w:sz w:val="24"/>
                  <w:szCs w:val="24"/>
                </w:rPr>
                <mc:AlternateContent>
                  <mc:Choice Requires="wps">
                    <w:drawing>
                      <wp:anchor distT="0" distB="0" distL="114300" distR="114300" simplePos="0" relativeHeight="251719680" behindDoc="0" locked="0" layoutInCell="1" allowOverlap="1" wp14:anchorId="3C8C8AC7" wp14:editId="6E5E5974">
                        <wp:simplePos x="0" y="0"/>
                        <wp:positionH relativeFrom="column">
                          <wp:posOffset>448792</wp:posOffset>
                        </wp:positionH>
                        <wp:positionV relativeFrom="paragraph">
                          <wp:posOffset>115861</wp:posOffset>
                        </wp:positionV>
                        <wp:extent cx="3613533" cy="1586429"/>
                        <wp:effectExtent l="0" t="0" r="25400" b="13970"/>
                        <wp:wrapNone/>
                        <wp:docPr id="22" name="Rectangle: Rounded Corners 22"/>
                        <wp:cNvGraphicFramePr/>
                        <a:graphic xmlns:a="http://schemas.openxmlformats.org/drawingml/2006/main">
                          <a:graphicData uri="http://schemas.microsoft.com/office/word/2010/wordprocessingShape">
                            <wps:wsp>
                              <wps:cNvSpPr/>
                              <wps:spPr>
                                <a:xfrm>
                                  <a:off x="0" y="0"/>
                                  <a:ext cx="3613533" cy="1586429"/>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40E6C4" w14:textId="77777777" w:rsidR="00CE6BD9" w:rsidRPr="00B13AA6" w:rsidRDefault="00CE6BD9" w:rsidP="00332DAE">
                                    <w:pPr>
                                      <w:jc w:val="center"/>
                                      <w:rPr>
                                        <w:rFonts w:ascii="Times New Roman" w:hAnsi="Times New Roman" w:cs="Times New Roman"/>
                                        <w:sz w:val="32"/>
                                        <w:szCs w:val="32"/>
                                      </w:rPr>
                                    </w:pPr>
                                    <w:r w:rsidRPr="00B13AA6">
                                      <w:rPr>
                                        <w:rFonts w:ascii="Times New Roman" w:hAnsi="Times New Roman" w:cs="Times New Roman"/>
                                        <w:sz w:val="32"/>
                                        <w:szCs w:val="32"/>
                                      </w:rPr>
                                      <w:t>A video about fiveflavors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8C8AC7" id="Rectangle: Rounded Corners 22" o:spid="_x0000_s1046" style="position:absolute;left:0;text-align:left;margin-left:35.35pt;margin-top:9.1pt;width:284.55pt;height:124.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" fillcolor="red" strokecolor="#1f4d78 [1604]" strokeweight="1pt">
                        <v:stroke joinstyle="miter"/>
                        <v:textbox>
                          <w:txbxContent>
                            <w:p w14:paraId="5E40E6C4" w14:textId="77777777" w:rsidR="00CE6BD9" w:rsidRPr="00B13AA6" w:rsidRDefault="00CE6BD9" w:rsidP="00332DAE">
                              <w:pPr>
                                <w:jc w:val="center"/>
                                <w:rPr>
                                  <w:rFonts w:ascii="Times New Roman" w:hAnsi="Times New Roman" w:cs="Times New Roman"/>
                                  <w:sz w:val="32"/>
                                  <w:szCs w:val="32"/>
                                </w:rPr>
                              </w:pPr>
                              <w:r w:rsidRPr="00B13AA6">
                                <w:rPr>
                                  <w:rFonts w:ascii="Times New Roman" w:hAnsi="Times New Roman" w:cs="Times New Roman"/>
                                  <w:sz w:val="32"/>
                                  <w:szCs w:val="32"/>
                                </w:rPr>
                                <w:t>A video about fiveflavors</w:t>
                              </w:r>
                            </w:p>
                          </w:txbxContent>
                        </v:textbox>
                      </v:roundrect>
                    </w:pict>
                  </mc:Fallback>
                </mc:AlternateContent>
              </w:r>
            </w:del>
          </w:p>
          <w:p w14:paraId="07E31B47" w14:textId="66BFA2C4" w:rsidR="00B13AA6" w:rsidDel="00C10FB1" w:rsidRDefault="00B13AA6" w:rsidP="00332DAE">
            <w:pPr>
              <w:ind w:firstLineChars="950" w:firstLine="1995"/>
              <w:jc w:val="left"/>
              <w:rPr>
                <w:del w:id="773" w:author="Yijia Cheng" w:date="2017-03-21T11:00:00Z"/>
              </w:rPr>
            </w:pPr>
          </w:p>
          <w:p w14:paraId="2E9A1C3B" w14:textId="60D41C42" w:rsidR="00B13AA6" w:rsidDel="00C10FB1" w:rsidRDefault="00B13AA6" w:rsidP="00332DAE">
            <w:pPr>
              <w:ind w:firstLineChars="950" w:firstLine="1995"/>
              <w:jc w:val="left"/>
              <w:rPr>
                <w:del w:id="774" w:author="Yijia Cheng" w:date="2017-03-21T11:00:00Z"/>
              </w:rPr>
            </w:pPr>
          </w:p>
          <w:p w14:paraId="6939C811" w14:textId="444CEEC3" w:rsidR="00B13AA6" w:rsidDel="00C10FB1" w:rsidRDefault="00B13AA6" w:rsidP="00332DAE">
            <w:pPr>
              <w:ind w:firstLineChars="950" w:firstLine="1995"/>
              <w:jc w:val="left"/>
              <w:rPr>
                <w:del w:id="775" w:author="Yijia Cheng" w:date="2017-03-21T11:00:00Z"/>
              </w:rPr>
            </w:pPr>
          </w:p>
          <w:p w14:paraId="68BD1CB3" w14:textId="56708010" w:rsidR="00B13AA6" w:rsidDel="00C10FB1" w:rsidRDefault="00B13AA6" w:rsidP="00332DAE">
            <w:pPr>
              <w:ind w:firstLineChars="950" w:firstLine="1995"/>
              <w:jc w:val="left"/>
              <w:rPr>
                <w:del w:id="776" w:author="Yijia Cheng" w:date="2017-03-21T11:00:00Z"/>
              </w:rPr>
            </w:pPr>
          </w:p>
          <w:p w14:paraId="3A02E7C7" w14:textId="34EDBBC2" w:rsidR="00B13AA6" w:rsidDel="00C10FB1" w:rsidRDefault="00B13AA6" w:rsidP="00332DAE">
            <w:pPr>
              <w:ind w:firstLineChars="950" w:firstLine="1995"/>
              <w:jc w:val="left"/>
              <w:rPr>
                <w:del w:id="777" w:author="Yijia Cheng" w:date="2017-03-21T11:00:00Z"/>
              </w:rPr>
            </w:pPr>
          </w:p>
          <w:p w14:paraId="1C829496" w14:textId="1F48C211" w:rsidR="00B13AA6" w:rsidDel="00C10FB1" w:rsidRDefault="00B13AA6" w:rsidP="00332DAE">
            <w:pPr>
              <w:ind w:firstLineChars="950" w:firstLine="1995"/>
              <w:jc w:val="left"/>
              <w:rPr>
                <w:del w:id="778" w:author="Yijia Cheng" w:date="2017-03-21T11:00:00Z"/>
              </w:rPr>
            </w:pPr>
          </w:p>
          <w:p w14:paraId="5E2C1AF7" w14:textId="4549CFAE" w:rsidR="00B13AA6" w:rsidDel="00C10FB1" w:rsidRDefault="00B13AA6" w:rsidP="00332DAE">
            <w:pPr>
              <w:ind w:firstLineChars="950" w:firstLine="1995"/>
              <w:jc w:val="left"/>
              <w:rPr>
                <w:del w:id="779" w:author="Yijia Cheng" w:date="2017-03-21T11:00:00Z"/>
              </w:rPr>
            </w:pPr>
          </w:p>
          <w:p w14:paraId="5D1362D3" w14:textId="3BB12752" w:rsidR="00B13AA6" w:rsidDel="00C10FB1" w:rsidRDefault="00B13AA6" w:rsidP="00332DAE">
            <w:pPr>
              <w:ind w:firstLineChars="950" w:firstLine="1995"/>
              <w:jc w:val="left"/>
              <w:rPr>
                <w:del w:id="780" w:author="Yijia Cheng" w:date="2017-03-21T11:00:00Z"/>
              </w:rPr>
            </w:pPr>
          </w:p>
          <w:p w14:paraId="257D764E" w14:textId="6BF16F79" w:rsidR="00332DAE" w:rsidRPr="00B13AA6" w:rsidDel="00C10FB1" w:rsidRDefault="00332DAE" w:rsidP="00332DAE">
            <w:pPr>
              <w:ind w:firstLineChars="950" w:firstLine="2280"/>
              <w:jc w:val="left"/>
              <w:rPr>
                <w:del w:id="781" w:author="Yijia Cheng" w:date="2017-03-21T11:00:00Z"/>
                <w:rFonts w:ascii="Times New Roman" w:hAnsi="Times New Roman" w:cs="Times New Roman"/>
                <w:sz w:val="24"/>
                <w:szCs w:val="24"/>
              </w:rPr>
            </w:pPr>
            <w:del w:id="782" w:author="Yijia Cheng" w:date="2017-03-21T11:00:00Z">
              <w:r w:rsidRPr="00B13AA6" w:rsidDel="00C10FB1">
                <w:rPr>
                  <w:rFonts w:ascii="Times New Roman" w:hAnsi="Times New Roman" w:cs="Times New Roman"/>
                  <w:sz w:val="24"/>
                  <w:szCs w:val="24"/>
                </w:rPr>
                <w:delText>Heading</w:delText>
              </w:r>
            </w:del>
          </w:p>
          <w:p w14:paraId="59305897" w14:textId="62E64F2D" w:rsidR="00332DAE" w:rsidRPr="00B13AA6" w:rsidDel="00C10FB1" w:rsidRDefault="00332DAE" w:rsidP="00332DAE">
            <w:pPr>
              <w:ind w:firstLineChars="950" w:firstLine="2280"/>
              <w:jc w:val="left"/>
              <w:rPr>
                <w:del w:id="783" w:author="Yijia Cheng" w:date="2017-03-21T11:00:00Z"/>
                <w:rFonts w:ascii="Times New Roman" w:hAnsi="Times New Roman" w:cs="Times New Roman"/>
                <w:sz w:val="24"/>
                <w:szCs w:val="24"/>
              </w:rPr>
            </w:pPr>
            <w:del w:id="784" w:author="Yijia Cheng" w:date="2017-03-21T11:00:00Z">
              <w:r w:rsidRPr="00B13AA6" w:rsidDel="00C10FB1">
                <w:rPr>
                  <w:rFonts w:ascii="Times New Roman" w:hAnsi="Times New Roman" w:cs="Times New Roman"/>
                  <w:sz w:val="24"/>
                  <w:szCs w:val="24"/>
                </w:rPr>
                <w:delText xml:space="preserve">  An introduction about our topic</w:delText>
              </w:r>
            </w:del>
          </w:p>
          <w:p w14:paraId="2EC372EC" w14:textId="7E0DF262" w:rsidR="00332DAE" w:rsidRPr="00B13AA6" w:rsidDel="00C10FB1" w:rsidRDefault="00332DAE" w:rsidP="00332DAE">
            <w:pPr>
              <w:pStyle w:val="ListParagraph"/>
              <w:numPr>
                <w:ilvl w:val="0"/>
                <w:numId w:val="14"/>
              </w:numPr>
              <w:ind w:firstLineChars="0"/>
              <w:jc w:val="left"/>
              <w:rPr>
                <w:del w:id="785" w:author="Yijia Cheng" w:date="2017-03-21T11:00:00Z"/>
                <w:rFonts w:ascii="Times New Roman" w:hAnsi="Times New Roman" w:cs="Times New Roman"/>
                <w:sz w:val="24"/>
                <w:szCs w:val="24"/>
              </w:rPr>
            </w:pPr>
            <w:del w:id="786" w:author="Yijia Cheng" w:date="2017-03-21T11:00:00Z">
              <w:r w:rsidRPr="00B13AA6" w:rsidDel="00C10FB1">
                <w:rPr>
                  <w:rFonts w:ascii="Times New Roman" w:hAnsi="Times New Roman" w:cs="Times New Roman"/>
                  <w:sz w:val="24"/>
                  <w:szCs w:val="24"/>
                </w:rPr>
                <w:delText>Chinese food</w:delText>
              </w:r>
            </w:del>
          </w:p>
          <w:p w14:paraId="1B1C87F3" w14:textId="64D3CE82" w:rsidR="00332DAE" w:rsidRPr="005102AE" w:rsidDel="00C10FB1" w:rsidRDefault="00332DAE" w:rsidP="00332DAE">
            <w:pPr>
              <w:pStyle w:val="ListParagraph"/>
              <w:numPr>
                <w:ilvl w:val="0"/>
                <w:numId w:val="15"/>
              </w:numPr>
              <w:ind w:firstLineChars="0"/>
              <w:jc w:val="left"/>
              <w:rPr>
                <w:del w:id="787" w:author="Yijia Cheng" w:date="2017-03-21T11:00:00Z"/>
                <w:sz w:val="16"/>
                <w:szCs w:val="16"/>
              </w:rPr>
            </w:pPr>
            <w:del w:id="788" w:author="Yijia Cheng" w:date="2017-03-21T11:00:00Z">
              <w:r w:rsidRPr="00B13AA6" w:rsidDel="00C10FB1">
                <w:rPr>
                  <w:rFonts w:ascii="Times New Roman" w:hAnsi="Times New Roman" w:cs="Times New Roman"/>
                  <w:sz w:val="24"/>
                  <w:szCs w:val="24"/>
                </w:rPr>
                <w:delText>FiveFlavors</w:delText>
              </w:r>
            </w:del>
          </w:p>
        </w:tc>
      </w:tr>
      <w:tr w:rsidR="00332DAE" w:rsidDel="00C10FB1" w14:paraId="642D1620" w14:textId="252867FC" w:rsidTr="00332DAE">
        <w:trPr>
          <w:trHeight w:val="483"/>
          <w:del w:id="789" w:author="Yijia Cheng" w:date="2017-03-21T11:00:00Z"/>
        </w:trPr>
        <w:tc>
          <w:tcPr>
            <w:tcW w:w="7454" w:type="dxa"/>
            <w:gridSpan w:val="5"/>
            <w:shd w:val="clear" w:color="auto" w:fill="262626" w:themeFill="text1" w:themeFillTint="D9"/>
          </w:tcPr>
          <w:p w14:paraId="5C3479AF" w14:textId="1A61633A" w:rsidR="00332DAE" w:rsidRPr="005102AE" w:rsidDel="00C10FB1" w:rsidRDefault="00332DAE" w:rsidP="00332DAE">
            <w:pPr>
              <w:pStyle w:val="ListParagraph"/>
              <w:ind w:firstLineChars="0" w:firstLine="0"/>
              <w:jc w:val="center"/>
              <w:rPr>
                <w:del w:id="790" w:author="Yijia Cheng" w:date="2017-03-21T11:00:00Z"/>
                <w:rFonts w:ascii="Times New Roman" w:hAnsi="Times New Roman" w:cs="Times New Roman"/>
                <w:sz w:val="16"/>
                <w:szCs w:val="16"/>
              </w:rPr>
            </w:pPr>
            <w:del w:id="791" w:author="Yijia Cheng" w:date="2017-03-21T11:00:00Z">
              <w:r w:rsidRPr="005102AE" w:rsidDel="00C10FB1">
                <w:rPr>
                  <w:rFonts w:ascii="Times New Roman" w:hAnsi="Times New Roman" w:cs="Times New Roman" w:hint="eastAsia"/>
                  <w:sz w:val="16"/>
                  <w:szCs w:val="16"/>
                </w:rPr>
                <w:delText>footer</w:delText>
              </w:r>
            </w:del>
          </w:p>
        </w:tc>
      </w:tr>
    </w:tbl>
    <w:p w14:paraId="23A9960C" w14:textId="37B96D4B" w:rsidR="00332DAE" w:rsidRDefault="000A14F7" w:rsidP="000A14F7">
      <w:pPr>
        <w:pStyle w:val="Heading1"/>
      </w:pPr>
      <w:bookmarkStart w:id="792" w:name="_Toc478063798"/>
      <w:r>
        <w:t>Appendix</w:t>
      </w:r>
      <w:bookmarkEnd w:id="792"/>
    </w:p>
    <w:p w14:paraId="5FA2B794" w14:textId="77777777" w:rsidR="005578AA" w:rsidRPr="005578AA" w:rsidRDefault="005578AA" w:rsidP="005578AA"/>
    <w:p w14:paraId="60B18F74" w14:textId="77777777" w:rsidR="000A14F7" w:rsidRPr="00EF72A5" w:rsidDel="00C10FB1" w:rsidRDefault="000A14F7" w:rsidP="00937350">
      <w:pPr>
        <w:pStyle w:val="Heading2"/>
        <w:rPr>
          <w:del w:id="793" w:author="Yijia Cheng" w:date="2017-03-21T11:00:00Z"/>
        </w:rPr>
      </w:pPr>
    </w:p>
    <w:p w14:paraId="3BEE2061" w14:textId="593773A5" w:rsidR="00332DAE" w:rsidRPr="00EF72A5" w:rsidDel="00C10FB1" w:rsidRDefault="00332DAE" w:rsidP="00937350">
      <w:pPr>
        <w:pStyle w:val="Heading2"/>
        <w:rPr>
          <w:del w:id="794" w:author="Yijia Cheng" w:date="2017-03-21T11:00:00Z"/>
        </w:rPr>
      </w:pPr>
    </w:p>
    <w:p w14:paraId="395CF0CC" w14:textId="3F5C66FE" w:rsidR="00332DAE" w:rsidRPr="00EF72A5" w:rsidDel="00C10FB1" w:rsidRDefault="00332DAE" w:rsidP="00937350">
      <w:pPr>
        <w:pStyle w:val="Heading2"/>
        <w:rPr>
          <w:del w:id="795" w:author="Yijia Cheng" w:date="2017-03-21T11:00:00Z"/>
        </w:rPr>
      </w:pPr>
    </w:p>
    <w:p w14:paraId="3D8E877E" w14:textId="56E8073F" w:rsidR="00332DAE" w:rsidRPr="00EF72A5" w:rsidDel="00C10FB1" w:rsidRDefault="00332DAE" w:rsidP="00937350">
      <w:pPr>
        <w:pStyle w:val="Heading2"/>
        <w:rPr>
          <w:del w:id="796" w:author="Yijia Cheng" w:date="2017-03-21T11:00:00Z"/>
        </w:rPr>
      </w:pPr>
    </w:p>
    <w:p w14:paraId="1FF0CE42" w14:textId="1E6AE816" w:rsidR="00332DAE" w:rsidRPr="00EF72A5" w:rsidDel="00C10FB1" w:rsidRDefault="00332DAE" w:rsidP="00937350">
      <w:pPr>
        <w:pStyle w:val="Heading2"/>
        <w:rPr>
          <w:del w:id="797" w:author="Yijia Cheng" w:date="2017-03-21T11:00:00Z"/>
        </w:rPr>
      </w:pPr>
    </w:p>
    <w:p w14:paraId="74257983" w14:textId="06565290" w:rsidR="00332DAE" w:rsidRPr="00EF72A5" w:rsidDel="00C10FB1" w:rsidRDefault="00332DAE" w:rsidP="00937350">
      <w:pPr>
        <w:pStyle w:val="Heading2"/>
        <w:rPr>
          <w:del w:id="798" w:author="Yijia Cheng" w:date="2017-03-21T11:00:00Z"/>
        </w:rPr>
      </w:pPr>
    </w:p>
    <w:p w14:paraId="5CB397FD" w14:textId="38AA0520" w:rsidR="00332DAE" w:rsidRPr="00EF72A5" w:rsidDel="00C10FB1" w:rsidRDefault="00332DAE" w:rsidP="00937350">
      <w:pPr>
        <w:pStyle w:val="Heading2"/>
        <w:rPr>
          <w:del w:id="799" w:author="Yijia Cheng" w:date="2017-03-21T11:00:00Z"/>
        </w:rPr>
      </w:pPr>
    </w:p>
    <w:p w14:paraId="70DAB96C" w14:textId="6D9379E9" w:rsidR="00332DAE" w:rsidRPr="00EF72A5" w:rsidDel="00C10FB1" w:rsidRDefault="00332DAE" w:rsidP="00937350">
      <w:pPr>
        <w:pStyle w:val="Heading2"/>
        <w:rPr>
          <w:del w:id="800" w:author="Yijia Cheng" w:date="2017-03-21T11:00:00Z"/>
        </w:rPr>
      </w:pPr>
    </w:p>
    <w:p w14:paraId="12084F63" w14:textId="4DB8BEF4" w:rsidR="00332DAE" w:rsidRPr="00EF72A5" w:rsidDel="00C10FB1" w:rsidRDefault="00332DAE" w:rsidP="00937350">
      <w:pPr>
        <w:pStyle w:val="Heading2"/>
        <w:rPr>
          <w:del w:id="801" w:author="Yijia Cheng" w:date="2017-03-21T11:00:00Z"/>
        </w:rPr>
      </w:pPr>
    </w:p>
    <w:p w14:paraId="63DA32D9" w14:textId="43827247" w:rsidR="00332DAE" w:rsidRPr="00EF72A5" w:rsidDel="00C10FB1" w:rsidRDefault="00332DAE" w:rsidP="00937350">
      <w:pPr>
        <w:pStyle w:val="Heading2"/>
        <w:rPr>
          <w:del w:id="802" w:author="Yijia Cheng" w:date="2017-03-21T11:00:00Z"/>
        </w:rPr>
      </w:pPr>
    </w:p>
    <w:p w14:paraId="44DD9D47" w14:textId="7E66ED40" w:rsidR="00332DAE" w:rsidRPr="00EF72A5" w:rsidDel="00C10FB1" w:rsidRDefault="00332DAE" w:rsidP="00937350">
      <w:pPr>
        <w:pStyle w:val="Heading2"/>
        <w:rPr>
          <w:del w:id="803" w:author="Yijia Cheng" w:date="2017-03-21T11:00:00Z"/>
        </w:rPr>
      </w:pPr>
    </w:p>
    <w:p w14:paraId="04E77C98" w14:textId="4DA899D3" w:rsidR="00332DAE" w:rsidRPr="00EF72A5" w:rsidDel="00C10FB1" w:rsidRDefault="00332DAE" w:rsidP="00937350">
      <w:pPr>
        <w:pStyle w:val="Heading2"/>
        <w:rPr>
          <w:del w:id="804" w:author="Yijia Cheng" w:date="2017-03-21T11:00:00Z"/>
        </w:rPr>
      </w:pPr>
    </w:p>
    <w:p w14:paraId="3FA397DA" w14:textId="58220AF1" w:rsidR="00332DAE" w:rsidRPr="00EF72A5" w:rsidDel="00C10FB1" w:rsidRDefault="00332DAE" w:rsidP="00937350">
      <w:pPr>
        <w:pStyle w:val="Heading2"/>
        <w:rPr>
          <w:del w:id="805" w:author="Yijia Cheng" w:date="2017-03-21T11:00:00Z"/>
        </w:rPr>
      </w:pPr>
    </w:p>
    <w:p w14:paraId="02056EB9" w14:textId="2D0AB0D8" w:rsidR="00332DAE" w:rsidRPr="00EF72A5" w:rsidDel="00C10FB1" w:rsidRDefault="00332DAE" w:rsidP="00937350">
      <w:pPr>
        <w:pStyle w:val="Heading2"/>
        <w:rPr>
          <w:del w:id="806" w:author="Yijia Cheng" w:date="2017-03-21T11:00:00Z"/>
        </w:rPr>
      </w:pPr>
    </w:p>
    <w:p w14:paraId="25757198" w14:textId="0E2F1A86" w:rsidR="00332DAE" w:rsidRPr="00EF72A5" w:rsidDel="00C10FB1" w:rsidRDefault="00332DAE" w:rsidP="00937350">
      <w:pPr>
        <w:pStyle w:val="Heading2"/>
        <w:rPr>
          <w:del w:id="807" w:author="Yijia Cheng" w:date="2017-03-21T11:00:00Z"/>
        </w:rPr>
      </w:pPr>
    </w:p>
    <w:p w14:paraId="2593AB84" w14:textId="4019482B" w:rsidR="00332DAE" w:rsidRPr="00EF72A5" w:rsidDel="00C10FB1" w:rsidRDefault="00332DAE" w:rsidP="00937350">
      <w:pPr>
        <w:pStyle w:val="Heading2"/>
        <w:rPr>
          <w:del w:id="808" w:author="Yijia Cheng" w:date="2017-03-21T11:00:00Z"/>
        </w:rPr>
      </w:pPr>
    </w:p>
    <w:p w14:paraId="2D27A286" w14:textId="24F26A05" w:rsidR="00332DAE" w:rsidRPr="00EF72A5" w:rsidDel="00C10FB1" w:rsidRDefault="00332DAE" w:rsidP="00937350">
      <w:pPr>
        <w:pStyle w:val="Heading2"/>
        <w:rPr>
          <w:del w:id="809" w:author="Yijia Cheng" w:date="2017-03-21T11:00:00Z"/>
        </w:rPr>
      </w:pPr>
    </w:p>
    <w:p w14:paraId="6492B1AA" w14:textId="02DA17D7" w:rsidR="00332DAE" w:rsidRPr="00EF72A5" w:rsidDel="00C10FB1" w:rsidRDefault="00332DAE" w:rsidP="00937350">
      <w:pPr>
        <w:pStyle w:val="Heading2"/>
        <w:rPr>
          <w:del w:id="810" w:author="Yijia Cheng" w:date="2017-03-21T11:00:00Z"/>
        </w:rPr>
      </w:pPr>
    </w:p>
    <w:p w14:paraId="6AB6AF6E" w14:textId="03D1344D" w:rsidR="00332DAE" w:rsidRPr="00EF72A5" w:rsidDel="00C10FB1" w:rsidRDefault="00332DAE" w:rsidP="00937350">
      <w:pPr>
        <w:pStyle w:val="Heading2"/>
        <w:rPr>
          <w:del w:id="811" w:author="Yijia Cheng" w:date="2017-03-21T11:00:00Z"/>
        </w:rPr>
      </w:pPr>
    </w:p>
    <w:p w14:paraId="7D7505A5" w14:textId="0BD0335D" w:rsidR="00332DAE" w:rsidRPr="00EF72A5" w:rsidDel="00C10FB1" w:rsidRDefault="00332DAE" w:rsidP="00937350">
      <w:pPr>
        <w:pStyle w:val="Heading2"/>
        <w:rPr>
          <w:del w:id="812" w:author="Yijia Cheng" w:date="2017-03-21T11:00:00Z"/>
        </w:rPr>
      </w:pPr>
    </w:p>
    <w:p w14:paraId="0D66805C" w14:textId="4D4F2289" w:rsidR="00332DAE" w:rsidRPr="00EF72A5" w:rsidDel="00C10FB1" w:rsidRDefault="00332DAE" w:rsidP="00937350">
      <w:pPr>
        <w:pStyle w:val="Heading2"/>
        <w:rPr>
          <w:del w:id="813" w:author="Yijia Cheng" w:date="2017-03-21T11:00:00Z"/>
        </w:rPr>
      </w:pPr>
    </w:p>
    <w:p w14:paraId="3056EED0" w14:textId="6FECAF59" w:rsidR="00332DAE" w:rsidRPr="00EF72A5" w:rsidDel="00C10FB1" w:rsidRDefault="00332DAE" w:rsidP="00937350">
      <w:pPr>
        <w:pStyle w:val="Heading2"/>
        <w:rPr>
          <w:del w:id="814" w:author="Yijia Cheng" w:date="2017-03-21T11:00:00Z"/>
        </w:rPr>
      </w:pPr>
    </w:p>
    <w:p w14:paraId="12146D8B" w14:textId="660FCA83" w:rsidR="00332DAE" w:rsidRPr="00EF72A5" w:rsidDel="00C10FB1" w:rsidRDefault="00332DAE" w:rsidP="00937350">
      <w:pPr>
        <w:pStyle w:val="Heading2"/>
        <w:rPr>
          <w:del w:id="815" w:author="Yijia Cheng" w:date="2017-03-21T11:00:00Z"/>
        </w:rPr>
      </w:pPr>
    </w:p>
    <w:p w14:paraId="34BB2804" w14:textId="06D8F410" w:rsidR="00332DAE" w:rsidRPr="00EF72A5" w:rsidDel="00C10FB1" w:rsidRDefault="00332DAE" w:rsidP="00937350">
      <w:pPr>
        <w:pStyle w:val="Heading2"/>
        <w:rPr>
          <w:del w:id="816" w:author="Yijia Cheng" w:date="2017-03-21T11:00:00Z"/>
        </w:rPr>
      </w:pPr>
    </w:p>
    <w:p w14:paraId="0AFAF5FA" w14:textId="4C17AF93" w:rsidR="00332DAE" w:rsidRPr="00EF72A5" w:rsidDel="00C10FB1" w:rsidRDefault="00332DAE" w:rsidP="00937350">
      <w:pPr>
        <w:pStyle w:val="Heading2"/>
        <w:rPr>
          <w:del w:id="817" w:author="Yijia Cheng" w:date="2017-03-21T11:00:00Z"/>
        </w:rPr>
      </w:pPr>
    </w:p>
    <w:p w14:paraId="58BB2719" w14:textId="43B78939" w:rsidR="00332DAE" w:rsidRPr="00EF72A5" w:rsidDel="00C10FB1" w:rsidRDefault="00332DAE" w:rsidP="00937350">
      <w:pPr>
        <w:pStyle w:val="Heading2"/>
        <w:rPr>
          <w:del w:id="818" w:author="Yijia Cheng" w:date="2017-03-21T11:00:00Z"/>
        </w:rPr>
      </w:pPr>
    </w:p>
    <w:p w14:paraId="1ED7DB87" w14:textId="73181BFB" w:rsidR="00332DAE" w:rsidRPr="00EF72A5" w:rsidDel="00C10FB1" w:rsidRDefault="00332DAE" w:rsidP="00937350">
      <w:pPr>
        <w:pStyle w:val="Heading2"/>
        <w:rPr>
          <w:del w:id="819" w:author="Yijia Cheng" w:date="2017-03-21T11:00:00Z"/>
        </w:rPr>
      </w:pPr>
    </w:p>
    <w:p w14:paraId="5A0D7DAB" w14:textId="7EF668F0" w:rsidR="00332DAE" w:rsidRPr="00EF72A5" w:rsidDel="00C10FB1" w:rsidRDefault="00332DAE" w:rsidP="00937350">
      <w:pPr>
        <w:pStyle w:val="Heading2"/>
        <w:rPr>
          <w:del w:id="820" w:author="Yijia Cheng" w:date="2017-03-21T11:00:00Z"/>
        </w:rPr>
      </w:pPr>
    </w:p>
    <w:p w14:paraId="1BDF1F15" w14:textId="4E24A9A9" w:rsidR="00332DAE" w:rsidRPr="00EF72A5" w:rsidDel="00C10FB1" w:rsidRDefault="00332DAE" w:rsidP="00937350">
      <w:pPr>
        <w:pStyle w:val="Heading2"/>
        <w:rPr>
          <w:del w:id="821" w:author="Yijia Cheng" w:date="2017-03-21T11:00:00Z"/>
        </w:rPr>
      </w:pPr>
    </w:p>
    <w:p w14:paraId="10606B05" w14:textId="6F8D9694" w:rsidR="00332DAE" w:rsidRPr="00EF72A5" w:rsidDel="00C10FB1" w:rsidRDefault="00332DAE" w:rsidP="00937350">
      <w:pPr>
        <w:pStyle w:val="Heading2"/>
        <w:rPr>
          <w:del w:id="822" w:author="Yijia Cheng" w:date="2017-03-21T11:00:00Z"/>
        </w:rPr>
      </w:pPr>
    </w:p>
    <w:p w14:paraId="5DF656F0" w14:textId="25D691F8" w:rsidR="00332DAE" w:rsidRPr="00EF72A5" w:rsidDel="00C10FB1" w:rsidRDefault="00332DAE" w:rsidP="00937350">
      <w:pPr>
        <w:pStyle w:val="Heading2"/>
        <w:rPr>
          <w:del w:id="823" w:author="Yijia Cheng" w:date="2017-03-21T11:00:00Z"/>
        </w:rPr>
      </w:pPr>
    </w:p>
    <w:p w14:paraId="4E7210E6" w14:textId="33AAA7A5" w:rsidR="00332DAE" w:rsidRPr="00EF72A5" w:rsidDel="00C10FB1" w:rsidRDefault="00332DAE" w:rsidP="00937350">
      <w:pPr>
        <w:pStyle w:val="Heading2"/>
        <w:rPr>
          <w:del w:id="824" w:author="Yijia Cheng" w:date="2017-03-21T11:00:00Z"/>
        </w:rPr>
      </w:pPr>
    </w:p>
    <w:p w14:paraId="307AC94F" w14:textId="34EE2289" w:rsidR="00276AE9" w:rsidRPr="00EF72A5" w:rsidDel="00C10FB1" w:rsidRDefault="00276AE9" w:rsidP="00937350">
      <w:pPr>
        <w:pStyle w:val="Heading2"/>
        <w:rPr>
          <w:del w:id="825" w:author="Yijia Cheng" w:date="2017-03-21T11:00:00Z"/>
        </w:rPr>
      </w:pPr>
    </w:p>
    <w:p w14:paraId="7189A952" w14:textId="43569910" w:rsidR="00276AE9" w:rsidRPr="00EF72A5" w:rsidDel="00C10FB1" w:rsidRDefault="00276AE9" w:rsidP="00937350">
      <w:pPr>
        <w:pStyle w:val="Heading2"/>
        <w:rPr>
          <w:del w:id="826" w:author="Yijia Cheng" w:date="2017-03-21T11:00:00Z"/>
        </w:rPr>
      </w:pPr>
      <w:del w:id="827" w:author="Yijia Cheng" w:date="2017-03-21T11:00:00Z">
        <w:r w:rsidRPr="00EF72A5" w:rsidDel="00C10FB1">
          <w:delText>The reason why we choose this color is because our site is about Chinese food. The warm tone color can make people feel hot and passion, and the red represents “China”.</w:delText>
        </w:r>
      </w:del>
    </w:p>
    <w:p w14:paraId="6D52DCF8" w14:textId="40CD2252" w:rsidR="00C10FB1" w:rsidRPr="00CE2140" w:rsidRDefault="00C10FB1">
      <w:pPr>
        <w:pStyle w:val="Heading2"/>
        <w:rPr>
          <w:ins w:id="828" w:author="Yijia Cheng" w:date="2017-03-21T11:00:00Z"/>
          <w:sz w:val="40"/>
          <w:szCs w:val="32"/>
          <w:rPrChange w:id="829" w:author="Yijia Cheng" w:date="2017-03-21T12:03:00Z">
            <w:rPr>
              <w:ins w:id="830" w:author="Yijia Cheng" w:date="2017-03-21T11:00:00Z"/>
              <w:rFonts w:ascii="Times New Roman" w:eastAsia="SimSun" w:hAnsi="Times New Roman" w:cs="Times New Roman"/>
              <w:kern w:val="0"/>
              <w:sz w:val="24"/>
              <w:szCs w:val="24"/>
            </w:rPr>
          </w:rPrChange>
        </w:rPr>
        <w:pPrChange w:id="831" w:author="Yijia Cheng" w:date="2017-03-21T13:02:00Z">
          <w:pPr>
            <w:widowControl/>
            <w:jc w:val="left"/>
          </w:pPr>
        </w:pPrChange>
      </w:pPr>
      <w:bookmarkStart w:id="832" w:name="_Toc478063799"/>
      <w:ins w:id="833" w:author="Yijia Cheng" w:date="2017-03-21T11:00:00Z">
        <w:r w:rsidRPr="00EF72A5">
          <w:rPr>
            <w:color w:val="auto"/>
            <w:sz w:val="40"/>
            <w:szCs w:val="32"/>
            <w:rPrChange w:id="834" w:author="Yijia Cheng" w:date="2017-03-21T12:03:00Z">
              <w:rPr>
                <w:rFonts w:eastAsia="SimSun" w:cs="Times New Roman"/>
                <w:b/>
                <w:bCs/>
                <w:color w:val="000000"/>
                <w:kern w:val="0"/>
                <w:szCs w:val="36"/>
              </w:rPr>
            </w:rPrChange>
          </w:rPr>
          <w:t>Milestone</w:t>
        </w:r>
      </w:ins>
      <w:r w:rsidR="004C5D03">
        <w:rPr>
          <w:color w:val="auto"/>
          <w:sz w:val="40"/>
          <w:szCs w:val="32"/>
        </w:rPr>
        <w:t xml:space="preserve"> 1</w:t>
      </w:r>
      <w:bookmarkEnd w:id="832"/>
    </w:p>
    <w:p w14:paraId="1EF3FAA6" w14:textId="77777777" w:rsidR="00C10FB1" w:rsidRPr="008F3593" w:rsidRDefault="00C10FB1" w:rsidP="00C10FB1">
      <w:pPr>
        <w:widowControl/>
        <w:jc w:val="left"/>
        <w:rPr>
          <w:ins w:id="835" w:author="Yijia Cheng" w:date="2017-03-21T11:00:00Z"/>
          <w:rFonts w:ascii="Times New Roman" w:eastAsia="SimSun" w:hAnsi="Times New Roman" w:cs="Times New Roman"/>
          <w:kern w:val="0"/>
          <w:sz w:val="24"/>
          <w:szCs w:val="24"/>
        </w:rPr>
      </w:pPr>
    </w:p>
    <w:p w14:paraId="10E38328" w14:textId="77777777" w:rsidR="00C10FB1" w:rsidRPr="002F0A23" w:rsidRDefault="00C10FB1">
      <w:pPr>
        <w:rPr>
          <w:ins w:id="836" w:author="Yijia Cheng" w:date="2017-03-21T11:00:00Z"/>
          <w:rFonts w:ascii="Times New Roman" w:hAnsi="Times New Roman" w:cs="Times New Roman"/>
          <w:sz w:val="32"/>
          <w:szCs w:val="32"/>
          <w:rPrChange w:id="837" w:author="Yijia Cheng" w:date="2017-03-21T13:03:00Z">
            <w:rPr>
              <w:ins w:id="838" w:author="Yijia Cheng" w:date="2017-03-21T11:00:00Z"/>
            </w:rPr>
          </w:rPrChange>
        </w:rPr>
        <w:pPrChange w:id="839" w:author="Yijia Cheng" w:date="2017-03-21T12:03:00Z">
          <w:pPr>
            <w:widowControl/>
            <w:jc w:val="left"/>
          </w:pPr>
        </w:pPrChange>
      </w:pPr>
      <w:ins w:id="840" w:author="Yijia Cheng" w:date="2017-03-21T11:00:00Z">
        <w:r w:rsidRPr="002F0A23">
          <w:rPr>
            <w:rFonts w:ascii="Times New Roman" w:hAnsi="Times New Roman" w:cs="Times New Roman"/>
            <w:sz w:val="32"/>
            <w:szCs w:val="32"/>
            <w:rPrChange w:id="841" w:author="Yijia Cheng" w:date="2017-03-21T13:03:00Z">
              <w:rPr/>
            </w:rPrChange>
          </w:rPr>
          <w:t>Project Team Members:</w:t>
        </w:r>
      </w:ins>
    </w:p>
    <w:p w14:paraId="032B48A3" w14:textId="1ADFD4AA" w:rsidR="00C10FB1" w:rsidRPr="002F0A23" w:rsidRDefault="002F0A23">
      <w:pPr>
        <w:rPr>
          <w:ins w:id="842" w:author="Yijia Cheng" w:date="2017-03-21T11:00:00Z"/>
          <w:rFonts w:ascii="Times New Roman" w:hAnsi="Times New Roman" w:cs="Times New Roman"/>
          <w:sz w:val="32"/>
          <w:szCs w:val="32"/>
          <w:rPrChange w:id="843" w:author="Yijia Cheng" w:date="2017-03-21T13:03:00Z">
            <w:rPr>
              <w:ins w:id="844" w:author="Yijia Cheng" w:date="2017-03-21T11:00:00Z"/>
            </w:rPr>
          </w:rPrChange>
        </w:rPr>
        <w:pPrChange w:id="845" w:author="Yijia Cheng" w:date="2017-03-21T12:03:00Z">
          <w:pPr>
            <w:widowControl/>
            <w:jc w:val="left"/>
          </w:pPr>
        </w:pPrChange>
      </w:pPr>
      <w:ins w:id="846" w:author="Yijia Cheng" w:date="2017-03-21T11:00:00Z">
        <w:r w:rsidRPr="002F0A23">
          <w:rPr>
            <w:rFonts w:ascii="Times New Roman" w:hAnsi="Times New Roman" w:cs="Times New Roman"/>
            <w:sz w:val="32"/>
            <w:szCs w:val="32"/>
          </w:rPr>
          <w:t xml:space="preserve">Chen, Chang </w:t>
        </w:r>
        <w:r w:rsidR="00C10FB1" w:rsidRPr="002F0A23">
          <w:rPr>
            <w:rFonts w:ascii="Times New Roman" w:hAnsi="Times New Roman" w:cs="Times New Roman"/>
            <w:sz w:val="32"/>
            <w:szCs w:val="32"/>
            <w:rPrChange w:id="847" w:author="Yijia Cheng" w:date="2017-03-21T13:03:00Z">
              <w:rPr/>
            </w:rPrChange>
          </w:rPr>
          <w:t>(Victor)</w:t>
        </w:r>
      </w:ins>
    </w:p>
    <w:p w14:paraId="2E8E440C" w14:textId="4B4C3F4C" w:rsidR="00C10FB1" w:rsidRPr="002F0A23" w:rsidRDefault="002F0A23">
      <w:pPr>
        <w:rPr>
          <w:ins w:id="848" w:author="Yijia Cheng" w:date="2017-03-21T11:00:00Z"/>
          <w:rFonts w:ascii="Times New Roman" w:hAnsi="Times New Roman" w:cs="Times New Roman"/>
          <w:sz w:val="32"/>
          <w:szCs w:val="32"/>
          <w:rPrChange w:id="849" w:author="Yijia Cheng" w:date="2017-03-21T13:03:00Z">
            <w:rPr>
              <w:ins w:id="850" w:author="Yijia Cheng" w:date="2017-03-21T11:00:00Z"/>
            </w:rPr>
          </w:rPrChange>
        </w:rPr>
        <w:pPrChange w:id="851" w:author="Yijia Cheng" w:date="2017-03-21T12:03:00Z">
          <w:pPr>
            <w:widowControl/>
            <w:jc w:val="left"/>
          </w:pPr>
        </w:pPrChange>
      </w:pPr>
      <w:ins w:id="852" w:author="Yijia Cheng" w:date="2017-03-21T11:00:00Z">
        <w:r w:rsidRPr="002F0A23">
          <w:rPr>
            <w:rFonts w:ascii="Times New Roman" w:hAnsi="Times New Roman" w:cs="Times New Roman"/>
            <w:sz w:val="32"/>
            <w:szCs w:val="32"/>
          </w:rPr>
          <w:t xml:space="preserve">Cheng, Yijia </w:t>
        </w:r>
        <w:r w:rsidR="00C10FB1" w:rsidRPr="002F0A23">
          <w:rPr>
            <w:rFonts w:ascii="Times New Roman" w:hAnsi="Times New Roman" w:cs="Times New Roman"/>
            <w:sz w:val="32"/>
            <w:szCs w:val="32"/>
            <w:rPrChange w:id="853" w:author="Yijia Cheng" w:date="2017-03-21T13:03:00Z">
              <w:rPr/>
            </w:rPrChange>
          </w:rPr>
          <w:t>(Grace)</w:t>
        </w:r>
      </w:ins>
    </w:p>
    <w:p w14:paraId="22D547FF" w14:textId="608B3E62" w:rsidR="00C10FB1" w:rsidRPr="002F0A23" w:rsidRDefault="002F0A23">
      <w:pPr>
        <w:rPr>
          <w:ins w:id="854" w:author="Yijia Cheng" w:date="2017-03-21T11:00:00Z"/>
          <w:rFonts w:ascii="Times New Roman" w:hAnsi="Times New Roman" w:cs="Times New Roman"/>
          <w:sz w:val="32"/>
          <w:szCs w:val="32"/>
          <w:rPrChange w:id="855" w:author="Yijia Cheng" w:date="2017-03-21T13:03:00Z">
            <w:rPr>
              <w:ins w:id="856" w:author="Yijia Cheng" w:date="2017-03-21T11:00:00Z"/>
            </w:rPr>
          </w:rPrChange>
        </w:rPr>
        <w:pPrChange w:id="857" w:author="Yijia Cheng" w:date="2017-03-21T12:03:00Z">
          <w:pPr>
            <w:widowControl/>
            <w:jc w:val="left"/>
          </w:pPr>
        </w:pPrChange>
      </w:pPr>
      <w:ins w:id="858" w:author="Yijia Cheng" w:date="2017-03-21T11:00:00Z">
        <w:r w:rsidRPr="002F0A23">
          <w:rPr>
            <w:rFonts w:ascii="Times New Roman" w:hAnsi="Times New Roman" w:cs="Times New Roman"/>
            <w:sz w:val="32"/>
            <w:szCs w:val="32"/>
          </w:rPr>
          <w:t xml:space="preserve">Jiang, Jianhui </w:t>
        </w:r>
        <w:r w:rsidR="00C10FB1" w:rsidRPr="002F0A23">
          <w:rPr>
            <w:rFonts w:ascii="Times New Roman" w:hAnsi="Times New Roman" w:cs="Times New Roman"/>
            <w:sz w:val="32"/>
            <w:szCs w:val="32"/>
            <w:rPrChange w:id="859" w:author="Yijia Cheng" w:date="2017-03-21T13:03:00Z">
              <w:rPr/>
            </w:rPrChange>
          </w:rPr>
          <w:t>(Samuel)</w:t>
        </w:r>
      </w:ins>
    </w:p>
    <w:p w14:paraId="6B37BEA0" w14:textId="6C6F42B7" w:rsidR="00C10FB1" w:rsidRPr="002F0A23" w:rsidRDefault="002F0A23">
      <w:pPr>
        <w:rPr>
          <w:ins w:id="860" w:author="Yijia Cheng" w:date="2017-03-21T11:00:00Z"/>
          <w:rFonts w:ascii="Times New Roman" w:hAnsi="Times New Roman" w:cs="Times New Roman"/>
          <w:sz w:val="32"/>
          <w:szCs w:val="32"/>
          <w:rPrChange w:id="861" w:author="Yijia Cheng" w:date="2017-03-21T13:03:00Z">
            <w:rPr>
              <w:ins w:id="862" w:author="Yijia Cheng" w:date="2017-03-21T11:00:00Z"/>
            </w:rPr>
          </w:rPrChange>
        </w:rPr>
        <w:pPrChange w:id="863" w:author="Yijia Cheng" w:date="2017-03-21T12:03:00Z">
          <w:pPr>
            <w:widowControl/>
            <w:jc w:val="left"/>
          </w:pPr>
        </w:pPrChange>
      </w:pPr>
      <w:ins w:id="864" w:author="Yijia Cheng" w:date="2017-03-21T11:00:00Z">
        <w:r w:rsidRPr="002F0A23">
          <w:rPr>
            <w:rFonts w:ascii="Times New Roman" w:hAnsi="Times New Roman" w:cs="Times New Roman"/>
            <w:sz w:val="32"/>
            <w:szCs w:val="32"/>
          </w:rPr>
          <w:t xml:space="preserve">Wang, Zibo </w:t>
        </w:r>
        <w:r w:rsidR="00C10FB1" w:rsidRPr="002F0A23">
          <w:rPr>
            <w:rFonts w:ascii="Times New Roman" w:hAnsi="Times New Roman" w:cs="Times New Roman"/>
            <w:sz w:val="32"/>
            <w:szCs w:val="32"/>
            <w:rPrChange w:id="865" w:author="Yijia Cheng" w:date="2017-03-21T13:03:00Z">
              <w:rPr/>
            </w:rPrChange>
          </w:rPr>
          <w:t>(Bob)</w:t>
        </w:r>
      </w:ins>
    </w:p>
    <w:p w14:paraId="5498FAC8" w14:textId="77777777" w:rsidR="00C10FB1" w:rsidRPr="008F3593" w:rsidRDefault="00C10FB1" w:rsidP="00C10FB1">
      <w:pPr>
        <w:widowControl/>
        <w:jc w:val="left"/>
        <w:rPr>
          <w:ins w:id="866" w:author="Yijia Cheng" w:date="2017-03-21T11:00:00Z"/>
          <w:rFonts w:ascii="Times New Roman" w:eastAsia="SimSun" w:hAnsi="Times New Roman" w:cs="Times New Roman"/>
          <w:kern w:val="0"/>
          <w:sz w:val="24"/>
          <w:szCs w:val="24"/>
        </w:rPr>
      </w:pPr>
    </w:p>
    <w:p w14:paraId="0BD9B1D6" w14:textId="041B09E2" w:rsidR="00C10FB1" w:rsidRPr="00C016A5" w:rsidRDefault="00C10FB1">
      <w:pPr>
        <w:pStyle w:val="Heading3"/>
        <w:rPr>
          <w:ins w:id="867" w:author="Yijia Cheng" w:date="2017-03-21T11:00:00Z"/>
          <w:rPrChange w:id="868" w:author="Yijia Cheng" w:date="2017-03-21T12:05:00Z">
            <w:rPr>
              <w:ins w:id="869" w:author="Yijia Cheng" w:date="2017-03-21T11:00:00Z"/>
              <w:rFonts w:ascii="Times New Roman" w:eastAsia="SimSun" w:hAnsi="Times New Roman" w:cs="Times New Roman"/>
              <w:kern w:val="0"/>
              <w:sz w:val="24"/>
              <w:szCs w:val="24"/>
            </w:rPr>
          </w:rPrChange>
        </w:rPr>
        <w:pPrChange w:id="870" w:author="Yijia Cheng" w:date="2017-03-21T13:02:00Z">
          <w:pPr>
            <w:widowControl/>
            <w:ind w:left="360" w:hanging="360"/>
            <w:jc w:val="left"/>
          </w:pPr>
        </w:pPrChange>
      </w:pPr>
      <w:bookmarkStart w:id="871" w:name="_Toc478063800"/>
      <w:ins w:id="872" w:author="Yijia Cheng" w:date="2017-03-21T11:00:00Z">
        <w:r w:rsidRPr="00C016A5">
          <w:rPr>
            <w:rPrChange w:id="873" w:author="Yijia Cheng" w:date="2017-03-21T12:05:00Z">
              <w:rPr>
                <w:rFonts w:eastAsia="SimSun" w:cs="Times New Roman"/>
                <w:b/>
                <w:bCs/>
                <w:color w:val="000000"/>
                <w:kern w:val="0"/>
                <w:sz w:val="24"/>
              </w:rPr>
            </w:rPrChange>
          </w:rPr>
          <w:t>Topic</w:t>
        </w:r>
        <w:bookmarkEnd w:id="871"/>
      </w:ins>
    </w:p>
    <w:p w14:paraId="398816CA" w14:textId="77777777" w:rsidR="00C10FB1" w:rsidRPr="008F3593" w:rsidRDefault="00C10FB1" w:rsidP="00C10FB1">
      <w:pPr>
        <w:widowControl/>
        <w:jc w:val="left"/>
        <w:rPr>
          <w:ins w:id="874" w:author="Yijia Cheng" w:date="2017-03-21T11:00:00Z"/>
          <w:rFonts w:ascii="Times New Roman" w:eastAsia="SimSun" w:hAnsi="Times New Roman" w:cs="Times New Roman"/>
          <w:kern w:val="0"/>
          <w:sz w:val="24"/>
          <w:szCs w:val="24"/>
        </w:rPr>
      </w:pPr>
    </w:p>
    <w:p w14:paraId="34DF1821" w14:textId="26CB2754" w:rsidR="00C10FB1" w:rsidRPr="001B5BF0" w:rsidRDefault="00C10FB1" w:rsidP="001B5BF0">
      <w:pPr>
        <w:pStyle w:val="ListParagraph"/>
        <w:widowControl/>
        <w:numPr>
          <w:ilvl w:val="0"/>
          <w:numId w:val="2"/>
        </w:numPr>
        <w:ind w:firstLineChars="0"/>
        <w:jc w:val="left"/>
        <w:textAlignment w:val="baseline"/>
        <w:rPr>
          <w:ins w:id="875" w:author="Yijia Cheng" w:date="2017-03-21T11:00:00Z"/>
          <w:rFonts w:ascii="Times New Roman" w:eastAsia="SimSun" w:hAnsi="Times New Roman" w:cs="Times New Roman"/>
          <w:color w:val="000000"/>
          <w:kern w:val="0"/>
          <w:sz w:val="24"/>
          <w:szCs w:val="24"/>
        </w:rPr>
      </w:pPr>
      <w:ins w:id="876" w:author="Yijia Cheng" w:date="2017-03-21T11:00:00Z">
        <w:r w:rsidRPr="001B5BF0">
          <w:rPr>
            <w:rFonts w:ascii="Times New Roman" w:eastAsia="SimSun" w:hAnsi="Times New Roman" w:cs="Times New Roman"/>
            <w:color w:val="000000"/>
            <w:kern w:val="0"/>
            <w:sz w:val="24"/>
            <w:szCs w:val="24"/>
          </w:rPr>
          <w:t>The purpose of our website is to promote and popularize Chinese food culture all over the world. People can learn about Chinese food culture and present their feedback on this website.</w:t>
        </w:r>
      </w:ins>
    </w:p>
    <w:p w14:paraId="6DAD6E2C" w14:textId="77777777" w:rsidR="00C10FB1" w:rsidRPr="008F3593" w:rsidRDefault="00C10FB1" w:rsidP="00C10FB1">
      <w:pPr>
        <w:widowControl/>
        <w:jc w:val="left"/>
        <w:rPr>
          <w:ins w:id="877" w:author="Yijia Cheng" w:date="2017-03-21T11:00:00Z"/>
          <w:rFonts w:ascii="Times New Roman" w:eastAsia="SimSun" w:hAnsi="Times New Roman" w:cs="Times New Roman"/>
          <w:kern w:val="0"/>
          <w:sz w:val="24"/>
          <w:szCs w:val="24"/>
        </w:rPr>
      </w:pPr>
    </w:p>
    <w:p w14:paraId="31687310" w14:textId="77777777" w:rsidR="00C10FB1" w:rsidRPr="008F3593" w:rsidRDefault="00C10FB1" w:rsidP="00C10FB1">
      <w:pPr>
        <w:widowControl/>
        <w:numPr>
          <w:ilvl w:val="0"/>
          <w:numId w:val="2"/>
        </w:numPr>
        <w:jc w:val="left"/>
        <w:textAlignment w:val="baseline"/>
        <w:rPr>
          <w:ins w:id="878" w:author="Yijia Cheng" w:date="2017-03-21T11:00:00Z"/>
          <w:rFonts w:ascii="Times New Roman" w:eastAsia="SimSun" w:hAnsi="Times New Roman" w:cs="Times New Roman"/>
          <w:color w:val="000000"/>
          <w:kern w:val="0"/>
          <w:sz w:val="24"/>
          <w:szCs w:val="24"/>
        </w:rPr>
      </w:pPr>
      <w:ins w:id="879" w:author="Yijia Cheng" w:date="2017-03-21T11:00:00Z">
        <w:r w:rsidRPr="008F3593">
          <w:rPr>
            <w:rFonts w:ascii="Times New Roman" w:eastAsia="SimSun" w:hAnsi="Times New Roman" w:cs="Times New Roman"/>
            <w:color w:val="000000"/>
            <w:kern w:val="0"/>
            <w:sz w:val="24"/>
            <w:szCs w:val="24"/>
          </w:rPr>
          <w:t>The goal of our website is to attract people who is interested in Chinese food and culture. Moreover, a platform is provided on the side to share their own dietary habit. The reason why we decide to create this website is only a small number of Chinese food culture sites, which can be referred on the Internet, though oriental diet has become world-widely recent years.</w:t>
        </w:r>
      </w:ins>
    </w:p>
    <w:p w14:paraId="0F130801" w14:textId="77777777" w:rsidR="00C10FB1" w:rsidRPr="008F3593" w:rsidRDefault="00C10FB1" w:rsidP="00C10FB1">
      <w:pPr>
        <w:widowControl/>
        <w:jc w:val="left"/>
        <w:rPr>
          <w:ins w:id="880" w:author="Yijia Cheng" w:date="2017-03-21T11:00:00Z"/>
          <w:rFonts w:ascii="Times New Roman" w:eastAsia="SimSun" w:hAnsi="Times New Roman" w:cs="Times New Roman"/>
          <w:kern w:val="0"/>
          <w:sz w:val="24"/>
          <w:szCs w:val="24"/>
        </w:rPr>
      </w:pPr>
    </w:p>
    <w:p w14:paraId="6826C403" w14:textId="77777777" w:rsidR="00C10FB1" w:rsidRPr="008F3593" w:rsidRDefault="00C10FB1" w:rsidP="00C10FB1">
      <w:pPr>
        <w:widowControl/>
        <w:numPr>
          <w:ilvl w:val="0"/>
          <w:numId w:val="3"/>
        </w:numPr>
        <w:jc w:val="left"/>
        <w:textAlignment w:val="baseline"/>
        <w:rPr>
          <w:ins w:id="881" w:author="Yijia Cheng" w:date="2017-03-21T11:00:00Z"/>
          <w:rFonts w:ascii="Times New Roman" w:eastAsia="SimSun" w:hAnsi="Times New Roman" w:cs="Times New Roman"/>
          <w:color w:val="000000"/>
          <w:kern w:val="0"/>
          <w:sz w:val="24"/>
          <w:szCs w:val="24"/>
        </w:rPr>
      </w:pPr>
      <w:ins w:id="882" w:author="Yijia Cheng" w:date="2017-03-21T11:00:00Z">
        <w:r w:rsidRPr="008F3593">
          <w:rPr>
            <w:rFonts w:ascii="Times New Roman" w:eastAsia="SimSun" w:hAnsi="Times New Roman" w:cs="Times New Roman"/>
            <w:color w:val="000000"/>
            <w:kern w:val="0"/>
            <w:sz w:val="24"/>
            <w:szCs w:val="24"/>
          </w:rPr>
          <w:t>The target audience for this side is people who enjoy cooking Chinese food and interested in Chinese food culture.</w:t>
        </w:r>
      </w:ins>
    </w:p>
    <w:p w14:paraId="323A8307" w14:textId="77777777" w:rsidR="00C10FB1" w:rsidRPr="008F3593" w:rsidRDefault="00C10FB1" w:rsidP="00C10FB1">
      <w:pPr>
        <w:widowControl/>
        <w:jc w:val="left"/>
        <w:rPr>
          <w:ins w:id="883" w:author="Yijia Cheng" w:date="2017-03-21T11:00:00Z"/>
          <w:rFonts w:ascii="Times New Roman" w:eastAsia="SimSun" w:hAnsi="Times New Roman" w:cs="Times New Roman"/>
          <w:kern w:val="0"/>
          <w:sz w:val="24"/>
          <w:szCs w:val="24"/>
        </w:rPr>
      </w:pPr>
    </w:p>
    <w:p w14:paraId="09C17884" w14:textId="77777777" w:rsidR="00C10FB1" w:rsidRPr="008F3593" w:rsidRDefault="00C10FB1" w:rsidP="00C10FB1">
      <w:pPr>
        <w:widowControl/>
        <w:numPr>
          <w:ilvl w:val="0"/>
          <w:numId w:val="4"/>
        </w:numPr>
        <w:jc w:val="left"/>
        <w:textAlignment w:val="baseline"/>
        <w:rPr>
          <w:ins w:id="884" w:author="Yijia Cheng" w:date="2017-03-21T11:00:00Z"/>
          <w:rFonts w:ascii="Times New Roman" w:eastAsia="SimSun" w:hAnsi="Times New Roman" w:cs="Times New Roman"/>
          <w:color w:val="000000"/>
          <w:kern w:val="0"/>
          <w:sz w:val="24"/>
          <w:szCs w:val="24"/>
        </w:rPr>
      </w:pPr>
      <w:ins w:id="885" w:author="Yijia Cheng" w:date="2017-03-21T11:00:00Z">
        <w:r w:rsidRPr="008F3593">
          <w:rPr>
            <w:rFonts w:ascii="Times New Roman" w:eastAsia="SimSun" w:hAnsi="Times New Roman" w:cs="Times New Roman"/>
            <w:color w:val="000000"/>
            <w:kern w:val="0"/>
            <w:sz w:val="24"/>
            <w:szCs w:val="24"/>
          </w:rPr>
          <w:t>The website is intended to accomplish three goals: hover effects, forum and clear design. A simple site interface will be displayed on the side.</w:t>
        </w:r>
      </w:ins>
    </w:p>
    <w:p w14:paraId="5E3912AE" w14:textId="77777777" w:rsidR="00C10FB1" w:rsidRPr="008F3593" w:rsidRDefault="00C10FB1" w:rsidP="00C10FB1">
      <w:pPr>
        <w:widowControl/>
        <w:jc w:val="left"/>
        <w:rPr>
          <w:ins w:id="886" w:author="Yijia Cheng" w:date="2017-03-21T11:00:00Z"/>
          <w:rFonts w:ascii="Times New Roman" w:eastAsia="SimSun" w:hAnsi="Times New Roman" w:cs="Times New Roman"/>
          <w:kern w:val="0"/>
          <w:sz w:val="24"/>
          <w:szCs w:val="24"/>
        </w:rPr>
      </w:pPr>
    </w:p>
    <w:p w14:paraId="4E8E75ED" w14:textId="77777777" w:rsidR="00C10FB1" w:rsidRPr="008F3593" w:rsidRDefault="00C10FB1" w:rsidP="00C10FB1">
      <w:pPr>
        <w:widowControl/>
        <w:numPr>
          <w:ilvl w:val="0"/>
          <w:numId w:val="5"/>
        </w:numPr>
        <w:jc w:val="left"/>
        <w:textAlignment w:val="baseline"/>
        <w:rPr>
          <w:ins w:id="887" w:author="Yijia Cheng" w:date="2017-03-21T11:00:00Z"/>
          <w:rFonts w:ascii="Times New Roman" w:eastAsia="SimSun" w:hAnsi="Times New Roman" w:cs="Times New Roman"/>
          <w:color w:val="000000"/>
          <w:kern w:val="0"/>
          <w:sz w:val="24"/>
          <w:szCs w:val="24"/>
        </w:rPr>
      </w:pPr>
      <w:ins w:id="888" w:author="Yijia Cheng" w:date="2017-03-21T11:00:00Z">
        <w:r w:rsidRPr="008F3593">
          <w:rPr>
            <w:rFonts w:ascii="Times New Roman" w:eastAsia="SimSun" w:hAnsi="Times New Roman" w:cs="Times New Roman"/>
            <w:color w:val="000000"/>
            <w:kern w:val="0"/>
            <w:sz w:val="24"/>
            <w:szCs w:val="24"/>
          </w:rPr>
          <w:t>The type of content should include text which has a readable font, warm-toned graphics which use high resolution “.jpg” files. Also the side has media which will be uploaded to the server.</w:t>
        </w:r>
      </w:ins>
    </w:p>
    <w:p w14:paraId="4A4EE156" w14:textId="77777777" w:rsidR="00C10FB1" w:rsidRPr="008F3593" w:rsidRDefault="00C10FB1" w:rsidP="00C10FB1">
      <w:pPr>
        <w:widowControl/>
        <w:jc w:val="left"/>
        <w:rPr>
          <w:ins w:id="889" w:author="Yijia Cheng" w:date="2017-03-21T11:00:00Z"/>
          <w:rFonts w:ascii="Times New Roman" w:eastAsia="SimSun" w:hAnsi="Times New Roman" w:cs="Times New Roman"/>
          <w:kern w:val="0"/>
          <w:sz w:val="24"/>
          <w:szCs w:val="24"/>
        </w:rPr>
      </w:pPr>
    </w:p>
    <w:p w14:paraId="4F276AB8" w14:textId="77777777" w:rsidR="00C10FB1" w:rsidRPr="008F3593" w:rsidRDefault="00C10FB1" w:rsidP="00C10FB1">
      <w:pPr>
        <w:widowControl/>
        <w:numPr>
          <w:ilvl w:val="0"/>
          <w:numId w:val="6"/>
        </w:numPr>
        <w:jc w:val="left"/>
        <w:textAlignment w:val="baseline"/>
        <w:rPr>
          <w:ins w:id="890" w:author="Yijia Cheng" w:date="2017-03-21T11:00:00Z"/>
          <w:rFonts w:ascii="Times New Roman" w:eastAsia="SimSun" w:hAnsi="Times New Roman" w:cs="Times New Roman"/>
          <w:color w:val="000000"/>
          <w:kern w:val="0"/>
          <w:sz w:val="24"/>
          <w:szCs w:val="24"/>
        </w:rPr>
      </w:pPr>
      <w:ins w:id="891" w:author="Yijia Cheng" w:date="2017-03-21T11:00:00Z">
        <w:r w:rsidRPr="008F3593">
          <w:rPr>
            <w:rFonts w:ascii="Times New Roman" w:eastAsia="SimSun" w:hAnsi="Times New Roman" w:cs="Times New Roman"/>
            <w:color w:val="000000"/>
            <w:kern w:val="0"/>
            <w:sz w:val="24"/>
            <w:szCs w:val="24"/>
          </w:rPr>
          <w:t>In order to approach a successful website, it is necessary to maintain the website frequently, keep information updating and use email to interact with users.</w:t>
        </w:r>
      </w:ins>
    </w:p>
    <w:p w14:paraId="363603D0" w14:textId="77777777" w:rsidR="00C10FB1" w:rsidRPr="008F3593" w:rsidRDefault="00C10FB1" w:rsidP="00C10FB1">
      <w:pPr>
        <w:widowControl/>
        <w:jc w:val="left"/>
        <w:rPr>
          <w:ins w:id="892" w:author="Yijia Cheng" w:date="2017-03-21T11:00:00Z"/>
          <w:rFonts w:ascii="Times New Roman" w:eastAsia="SimSun" w:hAnsi="Times New Roman" w:cs="Times New Roman"/>
          <w:kern w:val="0"/>
          <w:sz w:val="24"/>
          <w:szCs w:val="24"/>
        </w:rPr>
      </w:pPr>
    </w:p>
    <w:p w14:paraId="513D1CC7" w14:textId="77777777" w:rsidR="00C10FB1" w:rsidRDefault="00C10FB1" w:rsidP="00EF3664">
      <w:pPr>
        <w:widowControl/>
        <w:ind w:firstLine="360"/>
        <w:jc w:val="left"/>
        <w:rPr>
          <w:ins w:id="893" w:author="Yijia Cheng" w:date="2017-03-21T11:00:00Z"/>
          <w:rFonts w:ascii="Times New Roman" w:eastAsia="SimSun" w:hAnsi="Times New Roman" w:cs="Times New Roman"/>
          <w:color w:val="000000"/>
          <w:kern w:val="0"/>
          <w:sz w:val="24"/>
          <w:szCs w:val="24"/>
        </w:rPr>
      </w:pPr>
      <w:ins w:id="894" w:author="Yijia Cheng" w:date="2017-03-21T11:00:00Z">
        <w:r w:rsidRPr="008F3593">
          <w:rPr>
            <w:rFonts w:ascii="Times New Roman" w:eastAsia="SimSun" w:hAnsi="Times New Roman" w:cs="Times New Roman"/>
            <w:color w:val="000000"/>
            <w:kern w:val="0"/>
            <w:sz w:val="24"/>
            <w:szCs w:val="24"/>
          </w:rPr>
          <w:lastRenderedPageBreak/>
          <w:t>Website 1: Food Tour and Travel</w:t>
        </w:r>
      </w:ins>
    </w:p>
    <w:p w14:paraId="3085CC72" w14:textId="77777777" w:rsidR="00C10FB1" w:rsidRPr="0014427C" w:rsidRDefault="00C10FB1" w:rsidP="00EF3664">
      <w:pPr>
        <w:widowControl/>
        <w:ind w:firstLine="360"/>
        <w:jc w:val="left"/>
        <w:rPr>
          <w:ins w:id="895" w:author="Yijia Cheng" w:date="2017-03-21T11:00:00Z"/>
          <w:rFonts w:ascii="Times New Roman" w:eastAsia="SimSun" w:hAnsi="Times New Roman" w:cs="Times New Roman"/>
          <w:kern w:val="0"/>
          <w:sz w:val="24"/>
          <w:szCs w:val="24"/>
        </w:rPr>
      </w:pPr>
      <w:ins w:id="896" w:author="Yijia Cheng" w:date="2017-03-21T11:00:00Z">
        <w:r w:rsidRPr="008F3593">
          <w:rPr>
            <w:rFonts w:ascii="Times New Roman" w:eastAsia="SimSun" w:hAnsi="Times New Roman" w:cs="Times New Roman"/>
            <w:color w:val="1155CC"/>
            <w:kern w:val="0"/>
            <w:sz w:val="24"/>
            <w:szCs w:val="24"/>
            <w:u w:val="single"/>
          </w:rPr>
          <w:t>http://www.intrepidtravel.com/us/theme/food</w:t>
        </w:r>
      </w:ins>
    </w:p>
    <w:p w14:paraId="1800F633" w14:textId="77777777" w:rsidR="00C10FB1" w:rsidRDefault="00C10FB1" w:rsidP="00EF3664">
      <w:pPr>
        <w:widowControl/>
        <w:ind w:firstLine="360"/>
        <w:jc w:val="left"/>
        <w:rPr>
          <w:ins w:id="897" w:author="Yijia Cheng" w:date="2017-03-21T11:00:00Z"/>
          <w:rFonts w:ascii="Times New Roman" w:eastAsia="SimSun" w:hAnsi="Times New Roman" w:cs="Times New Roman"/>
          <w:color w:val="000000"/>
          <w:kern w:val="0"/>
          <w:sz w:val="24"/>
          <w:szCs w:val="24"/>
        </w:rPr>
      </w:pPr>
      <w:ins w:id="898" w:author="Yijia Cheng" w:date="2017-03-21T11:00:00Z">
        <w:r w:rsidRPr="008F3593">
          <w:rPr>
            <w:rFonts w:ascii="Times New Roman" w:eastAsia="SimSun" w:hAnsi="Times New Roman" w:cs="Times New Roman"/>
            <w:color w:val="000000"/>
            <w:kern w:val="0"/>
            <w:sz w:val="24"/>
            <w:szCs w:val="24"/>
          </w:rPr>
          <w:t>Website 2: Chinese Highlights</w:t>
        </w:r>
      </w:ins>
    </w:p>
    <w:p w14:paraId="77F1D29F" w14:textId="1788F99F" w:rsidR="00C10FB1" w:rsidRDefault="00C10FB1" w:rsidP="00EF3664">
      <w:pPr>
        <w:widowControl/>
        <w:ind w:firstLine="360"/>
        <w:jc w:val="left"/>
        <w:rPr>
          <w:rFonts w:ascii="Times New Roman" w:eastAsia="SimSun" w:hAnsi="Times New Roman" w:cs="Times New Roman"/>
          <w:color w:val="1155CC"/>
          <w:kern w:val="0"/>
          <w:sz w:val="24"/>
          <w:szCs w:val="24"/>
          <w:u w:val="single"/>
        </w:rPr>
      </w:pPr>
      <w:ins w:id="899" w:author="Yijia Cheng" w:date="2017-03-21T11:00:00Z">
        <w:r>
          <w:fldChar w:fldCharType="begin"/>
        </w:r>
        <w:r>
          <w:instrText xml:space="preserve"> HYPERLINK "http://www.chinahighlights.com/travelguide/chinese-food/" </w:instrText>
        </w:r>
        <w:r>
          <w:fldChar w:fldCharType="separate"/>
        </w:r>
        <w:r w:rsidRPr="008F3593">
          <w:rPr>
            <w:rFonts w:ascii="Times New Roman" w:eastAsia="SimSun" w:hAnsi="Times New Roman" w:cs="Times New Roman"/>
            <w:color w:val="1155CC"/>
            <w:kern w:val="0"/>
            <w:sz w:val="24"/>
            <w:szCs w:val="24"/>
            <w:u w:val="single"/>
          </w:rPr>
          <w:t>http://www.chinahighlights.com/travelguide/chinese-food/</w:t>
        </w:r>
        <w:r>
          <w:rPr>
            <w:rFonts w:ascii="Times New Roman" w:eastAsia="SimSun" w:hAnsi="Times New Roman" w:cs="Times New Roman"/>
            <w:color w:val="1155CC"/>
            <w:kern w:val="0"/>
            <w:sz w:val="24"/>
            <w:szCs w:val="24"/>
            <w:u w:val="single"/>
          </w:rPr>
          <w:fldChar w:fldCharType="end"/>
        </w:r>
      </w:ins>
    </w:p>
    <w:p w14:paraId="7CDD0706" w14:textId="77777777" w:rsidR="00CD0EA1" w:rsidRPr="00E56D36" w:rsidRDefault="00CD0EA1" w:rsidP="00EF3664">
      <w:pPr>
        <w:widowControl/>
        <w:ind w:firstLine="360"/>
        <w:jc w:val="left"/>
        <w:rPr>
          <w:ins w:id="900" w:author="Yijia Cheng" w:date="2017-03-21T11:00:00Z"/>
          <w:rFonts w:ascii="Times New Roman" w:eastAsia="SimSun" w:hAnsi="Times New Roman" w:cs="Times New Roman"/>
          <w:kern w:val="0"/>
          <w:sz w:val="24"/>
          <w:szCs w:val="24"/>
        </w:rPr>
      </w:pPr>
    </w:p>
    <w:p w14:paraId="132A24A3" w14:textId="77777777" w:rsidR="00C10FB1" w:rsidRPr="008F3593" w:rsidRDefault="00C10FB1" w:rsidP="00C10FB1">
      <w:pPr>
        <w:widowControl/>
        <w:ind w:left="720"/>
        <w:jc w:val="left"/>
        <w:rPr>
          <w:ins w:id="901" w:author="Yijia Cheng" w:date="2017-03-21T11:00:00Z"/>
          <w:rFonts w:ascii="Times New Roman" w:eastAsia="SimSun" w:hAnsi="Times New Roman" w:cs="Times New Roman"/>
          <w:kern w:val="0"/>
          <w:sz w:val="24"/>
          <w:szCs w:val="24"/>
        </w:rPr>
      </w:pPr>
      <w:ins w:id="902" w:author="Yijia Cheng" w:date="2017-03-21T11:00:00Z">
        <w:r w:rsidRPr="008F3593">
          <w:rPr>
            <w:rFonts w:ascii="Times New Roman" w:eastAsia="SimSun" w:hAnsi="Times New Roman" w:cs="Times New Roman"/>
            <w:color w:val="000000"/>
            <w:kern w:val="0"/>
            <w:sz w:val="24"/>
            <w:szCs w:val="24"/>
          </w:rPr>
          <w:t>These websites contain a number of amazing pictures and well-knit structures. However, the index of these websites are chaotic. The websites include too much information on the title pages. For our website, we will make a clear index, main information will be displayed on the title page, for example use navigation bar. Also put rest of details to other sides. Our website will include compact structure and fantastic graphics in each side.</w:t>
        </w:r>
      </w:ins>
    </w:p>
    <w:p w14:paraId="52CC32E4" w14:textId="77777777" w:rsidR="00C10FB1" w:rsidRPr="008F3593" w:rsidRDefault="00C10FB1" w:rsidP="00C10FB1">
      <w:pPr>
        <w:widowControl/>
        <w:jc w:val="left"/>
        <w:rPr>
          <w:ins w:id="903" w:author="Yijia Cheng" w:date="2017-03-21T11:00:00Z"/>
          <w:rFonts w:ascii="Times New Roman" w:eastAsia="SimSun" w:hAnsi="Times New Roman" w:cs="Times New Roman"/>
          <w:kern w:val="0"/>
          <w:sz w:val="24"/>
          <w:szCs w:val="24"/>
        </w:rPr>
      </w:pPr>
    </w:p>
    <w:p w14:paraId="7EC93F13" w14:textId="58F580D2" w:rsidR="00C10FB1" w:rsidRPr="009443A2" w:rsidRDefault="00C10FB1">
      <w:pPr>
        <w:pStyle w:val="Heading3"/>
        <w:rPr>
          <w:ins w:id="904" w:author="Yijia Cheng" w:date="2017-03-21T11:00:00Z"/>
          <w:rPrChange w:id="905" w:author="Yijia Cheng" w:date="2017-03-21T12:05:00Z">
            <w:rPr>
              <w:ins w:id="906" w:author="Yijia Cheng" w:date="2017-03-21T11:00:00Z"/>
              <w:rFonts w:ascii="Times New Roman" w:eastAsia="SimSun" w:hAnsi="Times New Roman" w:cs="Times New Roman"/>
              <w:kern w:val="0"/>
              <w:sz w:val="24"/>
              <w:szCs w:val="24"/>
            </w:rPr>
          </w:rPrChange>
        </w:rPr>
        <w:pPrChange w:id="907" w:author="Yijia Cheng" w:date="2017-03-21T13:03:00Z">
          <w:pPr>
            <w:widowControl/>
            <w:ind w:left="120"/>
            <w:jc w:val="left"/>
          </w:pPr>
        </w:pPrChange>
      </w:pPr>
      <w:bookmarkStart w:id="908" w:name="_Toc478063801"/>
      <w:ins w:id="909" w:author="Yijia Cheng" w:date="2017-03-21T11:00:00Z">
        <w:r w:rsidRPr="009443A2">
          <w:rPr>
            <w:rPrChange w:id="910" w:author="Yijia Cheng" w:date="2017-03-21T12:05:00Z">
              <w:rPr>
                <w:rFonts w:eastAsia="SimSun" w:cs="Times New Roman"/>
                <w:b/>
                <w:bCs/>
                <w:color w:val="000000"/>
                <w:kern w:val="0"/>
                <w:sz w:val="24"/>
              </w:rPr>
            </w:rPrChange>
          </w:rPr>
          <w:t>Functional requirements</w:t>
        </w:r>
        <w:bookmarkEnd w:id="908"/>
      </w:ins>
    </w:p>
    <w:p w14:paraId="0985AB79" w14:textId="77777777" w:rsidR="00C10FB1" w:rsidRPr="008F3593" w:rsidRDefault="00C10FB1" w:rsidP="00C10FB1">
      <w:pPr>
        <w:widowControl/>
        <w:jc w:val="left"/>
        <w:rPr>
          <w:ins w:id="911" w:author="Yijia Cheng" w:date="2017-03-21T11:00:00Z"/>
          <w:rFonts w:ascii="Times New Roman" w:eastAsia="SimSun" w:hAnsi="Times New Roman" w:cs="Times New Roman"/>
          <w:kern w:val="0"/>
          <w:sz w:val="24"/>
          <w:szCs w:val="24"/>
        </w:rPr>
      </w:pPr>
    </w:p>
    <w:p w14:paraId="68100643" w14:textId="042F7F59" w:rsidR="00C10FB1" w:rsidRPr="005D44F4" w:rsidRDefault="00C10FB1" w:rsidP="005D44F4">
      <w:pPr>
        <w:pStyle w:val="ListParagraph"/>
        <w:widowControl/>
        <w:numPr>
          <w:ilvl w:val="0"/>
          <w:numId w:val="1"/>
        </w:numPr>
        <w:ind w:firstLineChars="0"/>
        <w:jc w:val="left"/>
        <w:textAlignment w:val="baseline"/>
        <w:rPr>
          <w:ins w:id="912" w:author="Yijia Cheng" w:date="2017-03-21T11:00:00Z"/>
          <w:rFonts w:ascii="Times New Roman" w:eastAsia="SimSun" w:hAnsi="Times New Roman" w:cs="Times New Roman"/>
          <w:color w:val="000000"/>
          <w:kern w:val="0"/>
          <w:sz w:val="24"/>
          <w:szCs w:val="24"/>
        </w:rPr>
      </w:pPr>
      <w:ins w:id="913" w:author="Yijia Cheng" w:date="2017-03-21T11:00:00Z">
        <w:r w:rsidRPr="005D44F4">
          <w:rPr>
            <w:rFonts w:ascii="Times New Roman" w:eastAsia="SimSun" w:hAnsi="Times New Roman" w:cs="Times New Roman"/>
            <w:color w:val="000000"/>
            <w:kern w:val="0"/>
            <w:sz w:val="24"/>
            <w:szCs w:val="24"/>
          </w:rPr>
          <w:t>The forum is going to use namely site registration system to contact with members. The content of forum is focusing on members posing and commenting the information they are interested in.</w:t>
        </w:r>
      </w:ins>
    </w:p>
    <w:p w14:paraId="49CD3937" w14:textId="77777777" w:rsidR="00C10FB1" w:rsidRPr="008F3593" w:rsidRDefault="00C10FB1" w:rsidP="00C10FB1">
      <w:pPr>
        <w:widowControl/>
        <w:jc w:val="left"/>
        <w:rPr>
          <w:ins w:id="914" w:author="Yijia Cheng" w:date="2017-03-21T11:00:00Z"/>
          <w:rFonts w:ascii="Times New Roman" w:eastAsia="SimSun" w:hAnsi="Times New Roman" w:cs="Times New Roman"/>
          <w:kern w:val="0"/>
          <w:sz w:val="24"/>
          <w:szCs w:val="24"/>
        </w:rPr>
      </w:pPr>
    </w:p>
    <w:p w14:paraId="6118DD01" w14:textId="7E146DCF" w:rsidR="00C10FB1" w:rsidRPr="001B5BF0" w:rsidRDefault="00C10FB1" w:rsidP="001B5BF0">
      <w:pPr>
        <w:pStyle w:val="ListParagraph"/>
        <w:widowControl/>
        <w:numPr>
          <w:ilvl w:val="0"/>
          <w:numId w:val="1"/>
        </w:numPr>
        <w:ind w:firstLineChars="0"/>
        <w:jc w:val="left"/>
        <w:textAlignment w:val="baseline"/>
        <w:rPr>
          <w:ins w:id="915" w:author="Yijia Cheng" w:date="2017-03-21T11:00:00Z"/>
          <w:rFonts w:ascii="Times New Roman" w:eastAsia="SimSun" w:hAnsi="Times New Roman" w:cs="Times New Roman"/>
          <w:color w:val="000000"/>
          <w:kern w:val="0"/>
          <w:sz w:val="24"/>
          <w:szCs w:val="24"/>
        </w:rPr>
      </w:pPr>
      <w:ins w:id="916" w:author="Yijia Cheng" w:date="2017-03-21T11:00:00Z">
        <w:r w:rsidRPr="001B5BF0">
          <w:rPr>
            <w:rFonts w:ascii="Times New Roman" w:eastAsia="SimSun" w:hAnsi="Times New Roman" w:cs="Times New Roman"/>
            <w:color w:val="000000"/>
            <w:kern w:val="0"/>
            <w:sz w:val="24"/>
            <w:szCs w:val="24"/>
          </w:rPr>
          <w:t>The list of website will be simplified. It covers “home”, “video”, “forum” and “contact us” tags.</w:t>
        </w:r>
      </w:ins>
    </w:p>
    <w:p w14:paraId="11E34A08" w14:textId="77777777" w:rsidR="00C10FB1" w:rsidRPr="008F3593" w:rsidRDefault="00C10FB1" w:rsidP="00C10FB1">
      <w:pPr>
        <w:widowControl/>
        <w:jc w:val="left"/>
        <w:rPr>
          <w:ins w:id="917" w:author="Yijia Cheng" w:date="2017-03-21T11:00:00Z"/>
          <w:rFonts w:ascii="Times New Roman" w:eastAsia="SimSun" w:hAnsi="Times New Roman" w:cs="Times New Roman"/>
          <w:kern w:val="0"/>
          <w:sz w:val="24"/>
          <w:szCs w:val="24"/>
        </w:rPr>
      </w:pPr>
    </w:p>
    <w:p w14:paraId="579BC024" w14:textId="14D26483" w:rsidR="00C10FB1" w:rsidRPr="004E7D52" w:rsidRDefault="00C10FB1">
      <w:pPr>
        <w:pStyle w:val="Heading3"/>
        <w:rPr>
          <w:ins w:id="918" w:author="Yijia Cheng" w:date="2017-03-21T11:00:00Z"/>
          <w:rPrChange w:id="919" w:author="Yijia Cheng" w:date="2017-03-21T12:06:00Z">
            <w:rPr>
              <w:ins w:id="920" w:author="Yijia Cheng" w:date="2017-03-21T11:00:00Z"/>
              <w:rFonts w:ascii="Times New Roman" w:eastAsia="SimSun" w:hAnsi="Times New Roman" w:cs="Times New Roman"/>
              <w:kern w:val="0"/>
              <w:sz w:val="24"/>
              <w:szCs w:val="24"/>
            </w:rPr>
          </w:rPrChange>
        </w:rPr>
        <w:pPrChange w:id="921" w:author="Yijia Cheng" w:date="2017-03-21T13:03:00Z">
          <w:pPr>
            <w:widowControl/>
            <w:ind w:left="120"/>
            <w:jc w:val="left"/>
          </w:pPr>
        </w:pPrChange>
      </w:pPr>
      <w:bookmarkStart w:id="922" w:name="_Toc478063802"/>
      <w:ins w:id="923" w:author="Yijia Cheng" w:date="2017-03-21T11:00:00Z">
        <w:r w:rsidRPr="004E7D52">
          <w:rPr>
            <w:rPrChange w:id="924" w:author="Yijia Cheng" w:date="2017-03-21T12:06:00Z">
              <w:rPr>
                <w:rFonts w:eastAsia="SimSun" w:cs="Times New Roman"/>
                <w:b/>
                <w:bCs/>
                <w:color w:val="000000"/>
                <w:kern w:val="0"/>
                <w:sz w:val="24"/>
              </w:rPr>
            </w:rPrChange>
          </w:rPr>
          <w:t>Work Plan</w:t>
        </w:r>
        <w:bookmarkEnd w:id="922"/>
      </w:ins>
    </w:p>
    <w:p w14:paraId="0D26F781" w14:textId="77777777" w:rsidR="00C10FB1" w:rsidRPr="008F3593" w:rsidRDefault="00C10FB1" w:rsidP="00C10FB1">
      <w:pPr>
        <w:widowControl/>
        <w:jc w:val="left"/>
        <w:rPr>
          <w:ins w:id="925" w:author="Yijia Cheng" w:date="2017-03-21T11:00:00Z"/>
          <w:rFonts w:ascii="Times New Roman" w:eastAsia="SimSun" w:hAnsi="Times New Roman" w:cs="Times New Roman"/>
          <w:kern w:val="0"/>
          <w:sz w:val="24"/>
          <w:szCs w:val="24"/>
        </w:rPr>
      </w:pPr>
    </w:p>
    <w:p w14:paraId="2AF1BBD9" w14:textId="77777777" w:rsidR="00C10FB1" w:rsidRPr="008F3593" w:rsidRDefault="00C10FB1" w:rsidP="00C10FB1">
      <w:pPr>
        <w:widowControl/>
        <w:ind w:left="720"/>
        <w:jc w:val="left"/>
        <w:rPr>
          <w:ins w:id="926" w:author="Yijia Cheng" w:date="2017-03-21T11:00:00Z"/>
          <w:rFonts w:ascii="Times New Roman" w:eastAsia="SimSun" w:hAnsi="Times New Roman" w:cs="Times New Roman"/>
          <w:kern w:val="0"/>
          <w:sz w:val="24"/>
          <w:szCs w:val="24"/>
        </w:rPr>
      </w:pPr>
      <w:ins w:id="927" w:author="Yijia Cheng" w:date="2017-03-21T11:00:00Z">
        <w:r w:rsidRPr="008F3593">
          <w:rPr>
            <w:rFonts w:ascii="Times New Roman" w:eastAsia="SimSun" w:hAnsi="Times New Roman" w:cs="Times New Roman"/>
            <w:color w:val="000000"/>
            <w:kern w:val="0"/>
            <w:sz w:val="24"/>
            <w:szCs w:val="24"/>
          </w:rPr>
          <w:t>The project will be separated and all the members in our team will do their own part first, hence everyone has chance to use their own knowledge and experience to figure out all problems at each part of project. Then all the work will be gathered together and organized every weekend before the deadline. We are going to organize meetings every Wednesday and Friday.</w:t>
        </w:r>
      </w:ins>
    </w:p>
    <w:p w14:paraId="16C03F36" w14:textId="77777777" w:rsidR="00C10FB1" w:rsidRPr="008F3593" w:rsidRDefault="00C10FB1" w:rsidP="00C10FB1">
      <w:pPr>
        <w:widowControl/>
        <w:spacing w:after="240"/>
        <w:jc w:val="left"/>
        <w:rPr>
          <w:ins w:id="928" w:author="Yijia Cheng" w:date="2017-03-21T11:00:00Z"/>
          <w:rFonts w:ascii="Times New Roman" w:eastAsia="SimSun" w:hAnsi="Times New Roman" w:cs="Times New Roman"/>
          <w:kern w:val="0"/>
          <w:sz w:val="24"/>
          <w:szCs w:val="24"/>
        </w:rPr>
      </w:pPr>
    </w:p>
    <w:p w14:paraId="6845CA1D" w14:textId="77777777" w:rsidR="00C10FB1" w:rsidRDefault="00C10FB1" w:rsidP="00C10FB1">
      <w:pPr>
        <w:rPr>
          <w:ins w:id="929" w:author="Yijia Cheng" w:date="2017-03-21T11:00:00Z"/>
          <w:rFonts w:ascii="Times New Roman" w:hAnsi="Times New Roman" w:cs="Times New Roman"/>
          <w:sz w:val="24"/>
          <w:szCs w:val="24"/>
        </w:rPr>
      </w:pPr>
    </w:p>
    <w:p w14:paraId="5867B006" w14:textId="77777777" w:rsidR="00C10FB1" w:rsidRDefault="00C10FB1" w:rsidP="00C10FB1">
      <w:pPr>
        <w:rPr>
          <w:ins w:id="930" w:author="Yijia Cheng" w:date="2017-03-21T11:00:00Z"/>
          <w:rFonts w:ascii="Times New Roman" w:hAnsi="Times New Roman" w:cs="Times New Roman"/>
          <w:sz w:val="24"/>
          <w:szCs w:val="24"/>
        </w:rPr>
      </w:pPr>
    </w:p>
    <w:p w14:paraId="1CD8A8D4" w14:textId="77777777" w:rsidR="00C10FB1" w:rsidRDefault="00C10FB1" w:rsidP="00C10FB1">
      <w:pPr>
        <w:widowControl/>
        <w:jc w:val="left"/>
        <w:rPr>
          <w:ins w:id="931" w:author="Yijia Cheng" w:date="2017-03-21T11:00:00Z"/>
          <w:rFonts w:ascii="Times New Roman" w:hAnsi="Times New Roman" w:cs="Times New Roman"/>
          <w:sz w:val="36"/>
          <w:szCs w:val="36"/>
        </w:rPr>
      </w:pPr>
      <w:ins w:id="932" w:author="Yijia Cheng" w:date="2017-03-21T11:00:00Z">
        <w:r>
          <w:rPr>
            <w:rFonts w:ascii="Times New Roman" w:hAnsi="Times New Roman" w:cs="Times New Roman"/>
            <w:sz w:val="36"/>
            <w:szCs w:val="36"/>
          </w:rPr>
          <w:br w:type="page"/>
        </w:r>
      </w:ins>
    </w:p>
    <w:p w14:paraId="3ED18DE7" w14:textId="77777777" w:rsidR="00C10FB1" w:rsidRPr="00BA0AD2" w:rsidRDefault="00C10FB1">
      <w:pPr>
        <w:pStyle w:val="Heading2"/>
        <w:rPr>
          <w:ins w:id="933" w:author="Yijia Cheng" w:date="2017-03-21T11:00:00Z"/>
        </w:rPr>
        <w:pPrChange w:id="934" w:author="Yijia Cheng" w:date="2017-03-21T13:04:00Z">
          <w:pPr/>
        </w:pPrChange>
      </w:pPr>
      <w:bookmarkStart w:id="935" w:name="_Toc478063803"/>
      <w:ins w:id="936" w:author="Yijia Cheng" w:date="2017-03-21T11:00:00Z">
        <w:r w:rsidRPr="00BA0AD2">
          <w:lastRenderedPageBreak/>
          <w:t>Milestone 2</w:t>
        </w:r>
        <w:bookmarkEnd w:id="935"/>
      </w:ins>
    </w:p>
    <w:p w14:paraId="083DBC4D" w14:textId="1DBB3E39" w:rsidR="00C10FB1" w:rsidRPr="003B3444" w:rsidRDefault="00C10FB1">
      <w:pPr>
        <w:pStyle w:val="Heading3"/>
        <w:rPr>
          <w:ins w:id="937" w:author="Yijia Cheng" w:date="2017-03-21T11:00:00Z"/>
          <w:rPrChange w:id="938" w:author="Yijia Cheng" w:date="2017-03-21T13:04:00Z">
            <w:rPr>
              <w:ins w:id="939" w:author="Yijia Cheng" w:date="2017-03-21T11:00:00Z"/>
              <w:rFonts w:ascii="Times New Roman" w:hAnsi="Times New Roman" w:cs="Times New Roman"/>
              <w:b/>
              <w:sz w:val="52"/>
              <w:szCs w:val="52"/>
            </w:rPr>
          </w:rPrChange>
        </w:rPr>
        <w:pPrChange w:id="940" w:author="Yijia Cheng" w:date="2017-03-21T13:04:00Z">
          <w:pPr>
            <w:pStyle w:val="ListParagraph"/>
            <w:numPr>
              <w:numId w:val="13"/>
            </w:numPr>
            <w:ind w:left="420" w:firstLineChars="0" w:hanging="420"/>
          </w:pPr>
        </w:pPrChange>
      </w:pPr>
      <w:bookmarkStart w:id="941" w:name="_Toc478063804"/>
      <w:ins w:id="942" w:author="Yijia Cheng" w:date="2017-03-21T11:00:00Z">
        <w:r w:rsidRPr="003B3444">
          <w:rPr>
            <w:rPrChange w:id="943" w:author="Yijia Cheng" w:date="2017-03-21T13:04:00Z">
              <w:rPr>
                <w:rFonts w:cs="Times New Roman"/>
                <w:b/>
                <w:sz w:val="52"/>
                <w:szCs w:val="52"/>
              </w:rPr>
            </w:rPrChange>
          </w:rPr>
          <w:t>Sitem</w:t>
        </w:r>
        <w:r w:rsidR="00272505" w:rsidRPr="003B3444">
          <w:t>ap</w:t>
        </w:r>
        <w:bookmarkEnd w:id="941"/>
      </w:ins>
    </w:p>
    <w:p w14:paraId="436D803B" w14:textId="77777777" w:rsidR="00C10FB1" w:rsidRDefault="00C10FB1" w:rsidP="00C10FB1">
      <w:pPr>
        <w:pStyle w:val="ListParagraph"/>
        <w:ind w:left="420" w:firstLineChars="0" w:firstLine="0"/>
        <w:rPr>
          <w:ins w:id="944" w:author="Yijia Cheng" w:date="2017-03-21T11:00:00Z"/>
          <w:rFonts w:ascii="Times New Roman" w:hAnsi="Times New Roman" w:cs="Times New Roman"/>
          <w:sz w:val="24"/>
          <w:szCs w:val="24"/>
        </w:rPr>
      </w:pPr>
      <w:ins w:id="945" w:author="Yijia Cheng" w:date="2017-03-21T11:00:00Z">
        <w:r>
          <w:rPr>
            <w:rFonts w:ascii="Times New Roman" w:hAnsi="Times New Roman" w:cs="Times New Roman"/>
            <w:noProof/>
            <w:sz w:val="24"/>
            <w:szCs w:val="24"/>
          </w:rPr>
          <w:drawing>
            <wp:inline distT="0" distB="0" distL="0" distR="0" wp14:anchorId="4428079E" wp14:editId="4EB90905">
              <wp:extent cx="5274310" cy="3076575"/>
              <wp:effectExtent l="0" t="0" r="21590" b="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ins>
    </w:p>
    <w:p w14:paraId="5ADD425B" w14:textId="77777777" w:rsidR="00C10FB1" w:rsidRPr="00397520" w:rsidRDefault="00C10FB1">
      <w:pPr>
        <w:rPr>
          <w:ins w:id="946" w:author="Yijia Cheng" w:date="2017-03-21T11:00:00Z"/>
          <w:rFonts w:ascii="Times New Roman" w:hAnsi="Times New Roman" w:cs="Times New Roman"/>
          <w:sz w:val="24"/>
          <w:szCs w:val="24"/>
          <w:rPrChange w:id="947" w:author="Yijia Cheng" w:date="2017-03-21T12:07:00Z">
            <w:rPr>
              <w:ins w:id="948" w:author="Yijia Cheng" w:date="2017-03-21T11:00:00Z"/>
            </w:rPr>
          </w:rPrChange>
        </w:rPr>
        <w:pPrChange w:id="949" w:author="Yijia Cheng" w:date="2017-03-21T12:07:00Z">
          <w:pPr>
            <w:pStyle w:val="ListParagraph"/>
            <w:ind w:left="420" w:firstLineChars="0"/>
          </w:pPr>
        </w:pPrChange>
      </w:pPr>
      <w:ins w:id="950" w:author="Yijia Cheng" w:date="2017-03-21T11:00:00Z">
        <w:r w:rsidRPr="00397520">
          <w:rPr>
            <w:rFonts w:ascii="Times New Roman" w:hAnsi="Times New Roman" w:cs="Times New Roman"/>
            <w:sz w:val="24"/>
            <w:szCs w:val="24"/>
            <w:rPrChange w:id="951" w:author="Yijia Cheng" w:date="2017-03-21T12:07:00Z">
              <w:rPr/>
            </w:rPrChange>
          </w:rPr>
          <w:t xml:space="preserve">This sitemap can shows all of our website information tidy and simple, these information clearly reflects the all constant have included in our website. </w:t>
        </w:r>
      </w:ins>
    </w:p>
    <w:p w14:paraId="75477E9D" w14:textId="77777777" w:rsidR="00C10FB1" w:rsidRDefault="00C10FB1" w:rsidP="00C10FB1">
      <w:pPr>
        <w:pStyle w:val="ListParagraph"/>
        <w:ind w:left="420" w:firstLineChars="0" w:firstLine="0"/>
        <w:rPr>
          <w:ins w:id="952" w:author="Yijia Cheng" w:date="2017-03-21T11:00:00Z"/>
          <w:rFonts w:ascii="Times New Roman" w:hAnsi="Times New Roman" w:cs="Times New Roman"/>
          <w:sz w:val="24"/>
          <w:szCs w:val="24"/>
        </w:rPr>
      </w:pPr>
    </w:p>
    <w:p w14:paraId="52D139E8" w14:textId="77777777" w:rsidR="00C10FB1" w:rsidRDefault="00C10FB1" w:rsidP="00C10FB1">
      <w:pPr>
        <w:pStyle w:val="ListParagraph"/>
        <w:ind w:left="420" w:firstLineChars="0" w:firstLine="0"/>
        <w:rPr>
          <w:ins w:id="953" w:author="Yijia Cheng" w:date="2017-03-21T11:00:00Z"/>
          <w:rFonts w:ascii="Times New Roman" w:hAnsi="Times New Roman" w:cs="Times New Roman"/>
          <w:sz w:val="24"/>
          <w:szCs w:val="24"/>
        </w:rPr>
      </w:pPr>
    </w:p>
    <w:p w14:paraId="3FA75046" w14:textId="77777777" w:rsidR="00C10FB1" w:rsidRDefault="00C10FB1" w:rsidP="00C10FB1">
      <w:pPr>
        <w:pStyle w:val="ListParagraph"/>
        <w:ind w:left="420" w:firstLineChars="0" w:firstLine="0"/>
        <w:rPr>
          <w:ins w:id="954" w:author="Yijia Cheng" w:date="2017-03-21T11:00:00Z"/>
          <w:rFonts w:ascii="Times New Roman" w:hAnsi="Times New Roman" w:cs="Times New Roman"/>
          <w:sz w:val="24"/>
          <w:szCs w:val="24"/>
        </w:rPr>
      </w:pPr>
    </w:p>
    <w:p w14:paraId="10BF62DA" w14:textId="77777777" w:rsidR="00C10FB1" w:rsidRDefault="00C10FB1" w:rsidP="00C10FB1">
      <w:pPr>
        <w:pStyle w:val="ListParagraph"/>
        <w:ind w:left="420" w:firstLineChars="0" w:firstLine="0"/>
        <w:rPr>
          <w:ins w:id="955" w:author="Yijia Cheng" w:date="2017-03-21T11:00:00Z"/>
          <w:rFonts w:ascii="Times New Roman" w:hAnsi="Times New Roman" w:cs="Times New Roman"/>
          <w:sz w:val="24"/>
          <w:szCs w:val="24"/>
        </w:rPr>
      </w:pPr>
    </w:p>
    <w:p w14:paraId="193FFB5F" w14:textId="77777777" w:rsidR="00C10FB1" w:rsidRDefault="00C10FB1" w:rsidP="00C10FB1">
      <w:pPr>
        <w:pStyle w:val="ListParagraph"/>
        <w:ind w:left="420" w:firstLineChars="0" w:firstLine="0"/>
        <w:rPr>
          <w:ins w:id="956" w:author="Yijia Cheng" w:date="2017-03-21T11:00:00Z"/>
          <w:rFonts w:ascii="Times New Roman" w:hAnsi="Times New Roman" w:cs="Times New Roman"/>
          <w:sz w:val="24"/>
          <w:szCs w:val="24"/>
        </w:rPr>
      </w:pPr>
    </w:p>
    <w:p w14:paraId="469B2B80" w14:textId="77777777" w:rsidR="00C10FB1" w:rsidRDefault="00C10FB1" w:rsidP="00C10FB1">
      <w:pPr>
        <w:pStyle w:val="ListParagraph"/>
        <w:ind w:left="420" w:firstLineChars="0" w:firstLine="0"/>
        <w:rPr>
          <w:ins w:id="957" w:author="Yijia Cheng" w:date="2017-03-21T11:00:00Z"/>
          <w:rFonts w:ascii="Times New Roman" w:hAnsi="Times New Roman" w:cs="Times New Roman"/>
          <w:sz w:val="24"/>
          <w:szCs w:val="24"/>
        </w:rPr>
      </w:pPr>
    </w:p>
    <w:p w14:paraId="49E0ABFC" w14:textId="77777777" w:rsidR="00C10FB1" w:rsidRDefault="00C10FB1" w:rsidP="00C10FB1">
      <w:pPr>
        <w:pStyle w:val="ListParagraph"/>
        <w:ind w:left="420" w:firstLineChars="0" w:firstLine="0"/>
        <w:rPr>
          <w:ins w:id="958" w:author="Yijia Cheng" w:date="2017-03-21T11:00:00Z"/>
          <w:rFonts w:ascii="Times New Roman" w:hAnsi="Times New Roman" w:cs="Times New Roman"/>
          <w:sz w:val="24"/>
          <w:szCs w:val="24"/>
        </w:rPr>
      </w:pPr>
    </w:p>
    <w:p w14:paraId="4B32BE42" w14:textId="77777777" w:rsidR="00C10FB1" w:rsidRDefault="00C10FB1" w:rsidP="00C10FB1">
      <w:pPr>
        <w:pStyle w:val="ListParagraph"/>
        <w:ind w:left="420" w:firstLineChars="0" w:firstLine="0"/>
        <w:rPr>
          <w:ins w:id="959" w:author="Yijia Cheng" w:date="2017-03-21T11:00:00Z"/>
          <w:rFonts w:ascii="Times New Roman" w:hAnsi="Times New Roman" w:cs="Times New Roman"/>
          <w:sz w:val="24"/>
          <w:szCs w:val="24"/>
        </w:rPr>
      </w:pPr>
    </w:p>
    <w:p w14:paraId="74B9D067" w14:textId="77777777" w:rsidR="00C10FB1" w:rsidRDefault="00C10FB1" w:rsidP="00C10FB1">
      <w:pPr>
        <w:pStyle w:val="ListParagraph"/>
        <w:ind w:left="420" w:firstLineChars="0" w:firstLine="0"/>
        <w:rPr>
          <w:ins w:id="960" w:author="Yijia Cheng" w:date="2017-03-21T11:00:00Z"/>
          <w:rFonts w:ascii="Times New Roman" w:hAnsi="Times New Roman" w:cs="Times New Roman"/>
          <w:sz w:val="24"/>
          <w:szCs w:val="24"/>
        </w:rPr>
      </w:pPr>
    </w:p>
    <w:p w14:paraId="177CE4E0" w14:textId="77777777" w:rsidR="00C10FB1" w:rsidRDefault="00C10FB1" w:rsidP="00C10FB1">
      <w:pPr>
        <w:pStyle w:val="ListParagraph"/>
        <w:ind w:left="420" w:firstLineChars="0" w:firstLine="0"/>
        <w:rPr>
          <w:ins w:id="961" w:author="Yijia Cheng" w:date="2017-03-21T11:00:00Z"/>
          <w:rFonts w:ascii="Times New Roman" w:hAnsi="Times New Roman" w:cs="Times New Roman"/>
          <w:sz w:val="24"/>
          <w:szCs w:val="24"/>
        </w:rPr>
      </w:pPr>
    </w:p>
    <w:p w14:paraId="2D6516C1" w14:textId="77777777" w:rsidR="00C10FB1" w:rsidRDefault="00C10FB1" w:rsidP="00C10FB1">
      <w:pPr>
        <w:pStyle w:val="ListParagraph"/>
        <w:ind w:left="420" w:firstLineChars="0" w:firstLine="0"/>
        <w:rPr>
          <w:ins w:id="962" w:author="Yijia Cheng" w:date="2017-03-21T11:00:00Z"/>
          <w:rFonts w:ascii="Times New Roman" w:hAnsi="Times New Roman" w:cs="Times New Roman"/>
          <w:sz w:val="24"/>
          <w:szCs w:val="24"/>
        </w:rPr>
      </w:pPr>
    </w:p>
    <w:p w14:paraId="1A26B87E" w14:textId="77777777" w:rsidR="00C10FB1" w:rsidRDefault="00C10FB1" w:rsidP="00C10FB1">
      <w:pPr>
        <w:pStyle w:val="ListParagraph"/>
        <w:ind w:left="420" w:firstLineChars="0" w:firstLine="0"/>
        <w:rPr>
          <w:ins w:id="963" w:author="Yijia Cheng" w:date="2017-03-21T11:00:00Z"/>
          <w:rFonts w:ascii="Times New Roman" w:hAnsi="Times New Roman" w:cs="Times New Roman"/>
          <w:sz w:val="24"/>
          <w:szCs w:val="24"/>
        </w:rPr>
      </w:pPr>
    </w:p>
    <w:p w14:paraId="5A806D19" w14:textId="77777777" w:rsidR="00C10FB1" w:rsidRDefault="00C10FB1" w:rsidP="00C10FB1">
      <w:pPr>
        <w:pStyle w:val="ListParagraph"/>
        <w:ind w:left="420" w:firstLineChars="0" w:firstLine="0"/>
        <w:rPr>
          <w:ins w:id="964" w:author="Yijia Cheng" w:date="2017-03-21T11:00:00Z"/>
          <w:rFonts w:ascii="Times New Roman" w:hAnsi="Times New Roman" w:cs="Times New Roman"/>
          <w:sz w:val="24"/>
          <w:szCs w:val="24"/>
        </w:rPr>
      </w:pPr>
    </w:p>
    <w:p w14:paraId="0BE6422F" w14:textId="77777777" w:rsidR="00C10FB1" w:rsidRDefault="00C10FB1" w:rsidP="00C10FB1">
      <w:pPr>
        <w:pStyle w:val="ListParagraph"/>
        <w:ind w:left="420" w:firstLineChars="0" w:firstLine="0"/>
        <w:rPr>
          <w:ins w:id="965" w:author="Yijia Cheng" w:date="2017-03-21T11:00:00Z"/>
          <w:rFonts w:ascii="Times New Roman" w:hAnsi="Times New Roman" w:cs="Times New Roman"/>
          <w:sz w:val="24"/>
          <w:szCs w:val="24"/>
        </w:rPr>
      </w:pPr>
    </w:p>
    <w:p w14:paraId="1B85C058" w14:textId="77777777" w:rsidR="00C10FB1" w:rsidRDefault="00C10FB1" w:rsidP="00C10FB1">
      <w:pPr>
        <w:pStyle w:val="ListParagraph"/>
        <w:ind w:left="420" w:firstLineChars="0" w:firstLine="0"/>
        <w:rPr>
          <w:ins w:id="966" w:author="Yijia Cheng" w:date="2017-03-21T11:00:00Z"/>
          <w:rFonts w:ascii="Times New Roman" w:hAnsi="Times New Roman" w:cs="Times New Roman"/>
          <w:sz w:val="24"/>
          <w:szCs w:val="24"/>
        </w:rPr>
      </w:pPr>
    </w:p>
    <w:p w14:paraId="7530BD71" w14:textId="77777777" w:rsidR="00C10FB1" w:rsidRDefault="00C10FB1" w:rsidP="00C10FB1">
      <w:pPr>
        <w:pStyle w:val="ListParagraph"/>
        <w:ind w:left="420" w:firstLineChars="0" w:firstLine="0"/>
        <w:rPr>
          <w:ins w:id="967" w:author="Yijia Cheng" w:date="2017-03-21T11:00:00Z"/>
          <w:rFonts w:ascii="Times New Roman" w:hAnsi="Times New Roman" w:cs="Times New Roman"/>
          <w:sz w:val="24"/>
          <w:szCs w:val="24"/>
        </w:rPr>
      </w:pPr>
    </w:p>
    <w:p w14:paraId="69E09135" w14:textId="77777777" w:rsidR="00C10FB1" w:rsidRDefault="00C10FB1" w:rsidP="00C10FB1">
      <w:pPr>
        <w:pStyle w:val="ListParagraph"/>
        <w:ind w:left="420" w:firstLineChars="0" w:firstLine="0"/>
        <w:rPr>
          <w:ins w:id="968" w:author="Yijia Cheng" w:date="2017-03-21T11:00:00Z"/>
          <w:rFonts w:ascii="Times New Roman" w:hAnsi="Times New Roman" w:cs="Times New Roman"/>
          <w:sz w:val="24"/>
          <w:szCs w:val="24"/>
        </w:rPr>
      </w:pPr>
    </w:p>
    <w:p w14:paraId="672F9384" w14:textId="77777777" w:rsidR="00C10FB1" w:rsidRDefault="00C10FB1" w:rsidP="00C10FB1">
      <w:pPr>
        <w:pStyle w:val="ListParagraph"/>
        <w:ind w:left="420" w:firstLineChars="0" w:firstLine="0"/>
        <w:rPr>
          <w:ins w:id="969" w:author="Yijia Cheng" w:date="2017-03-21T11:00:00Z"/>
          <w:rFonts w:ascii="Times New Roman" w:hAnsi="Times New Roman" w:cs="Times New Roman"/>
          <w:sz w:val="24"/>
          <w:szCs w:val="24"/>
        </w:rPr>
      </w:pPr>
    </w:p>
    <w:p w14:paraId="273B130F" w14:textId="77777777" w:rsidR="00C10FB1" w:rsidRDefault="00C10FB1" w:rsidP="00C10FB1">
      <w:pPr>
        <w:pStyle w:val="ListParagraph"/>
        <w:ind w:left="420" w:firstLineChars="0" w:firstLine="0"/>
        <w:rPr>
          <w:ins w:id="970" w:author="Yijia Cheng" w:date="2017-03-21T11:00:00Z"/>
          <w:rFonts w:ascii="Times New Roman" w:hAnsi="Times New Roman" w:cs="Times New Roman"/>
          <w:sz w:val="24"/>
          <w:szCs w:val="24"/>
        </w:rPr>
      </w:pPr>
    </w:p>
    <w:p w14:paraId="2056F3B4" w14:textId="77777777" w:rsidR="00C10FB1" w:rsidRDefault="00C10FB1" w:rsidP="00C10FB1">
      <w:pPr>
        <w:pStyle w:val="ListParagraph"/>
        <w:ind w:left="420" w:firstLineChars="0" w:firstLine="0"/>
        <w:rPr>
          <w:ins w:id="971" w:author="Yijia Cheng" w:date="2017-03-21T11:00:00Z"/>
          <w:rFonts w:ascii="Times New Roman" w:hAnsi="Times New Roman" w:cs="Times New Roman"/>
          <w:sz w:val="24"/>
          <w:szCs w:val="24"/>
        </w:rPr>
      </w:pPr>
    </w:p>
    <w:p w14:paraId="42CFFE48" w14:textId="77777777" w:rsidR="00C10FB1" w:rsidRDefault="00C10FB1" w:rsidP="00C10FB1">
      <w:pPr>
        <w:pStyle w:val="ListParagraph"/>
        <w:ind w:left="420" w:firstLineChars="0" w:firstLine="0"/>
        <w:rPr>
          <w:ins w:id="972" w:author="Yijia Cheng" w:date="2017-03-21T11:00:00Z"/>
          <w:rFonts w:ascii="Times New Roman" w:hAnsi="Times New Roman" w:cs="Times New Roman"/>
          <w:sz w:val="24"/>
          <w:szCs w:val="24"/>
        </w:rPr>
      </w:pPr>
    </w:p>
    <w:p w14:paraId="405AEB58" w14:textId="77777777" w:rsidR="00C10FB1" w:rsidRDefault="00C10FB1" w:rsidP="00C10FB1">
      <w:pPr>
        <w:pStyle w:val="ListParagraph"/>
        <w:ind w:left="420" w:firstLineChars="0" w:firstLine="0"/>
        <w:rPr>
          <w:ins w:id="973" w:author="Yijia Cheng" w:date="2017-03-21T11:00:00Z"/>
          <w:rFonts w:ascii="Times New Roman" w:hAnsi="Times New Roman" w:cs="Times New Roman"/>
          <w:sz w:val="24"/>
          <w:szCs w:val="24"/>
        </w:rPr>
      </w:pPr>
    </w:p>
    <w:p w14:paraId="7B036AFA" w14:textId="7E091A22" w:rsidR="00C10FB1" w:rsidRPr="00295157" w:rsidRDefault="00C10FB1">
      <w:pPr>
        <w:pStyle w:val="Heading3"/>
        <w:rPr>
          <w:ins w:id="974" w:author="Yijia Cheng" w:date="2017-03-21T11:00:00Z"/>
          <w:sz w:val="36"/>
          <w:szCs w:val="26"/>
          <w:rPrChange w:id="975" w:author="Yijia Cheng" w:date="2017-03-21T12:07:00Z">
            <w:rPr>
              <w:ins w:id="976" w:author="Yijia Cheng" w:date="2017-03-21T11:00:00Z"/>
              <w:rFonts w:ascii="Times New Roman" w:hAnsi="Times New Roman" w:cs="Times New Roman"/>
              <w:b/>
              <w:sz w:val="40"/>
              <w:szCs w:val="40"/>
            </w:rPr>
          </w:rPrChange>
        </w:rPr>
        <w:pPrChange w:id="977" w:author="Yijia Cheng" w:date="2017-03-21T13:04:00Z">
          <w:pPr>
            <w:ind w:leftChars="-67" w:hangingChars="35" w:hanging="141"/>
          </w:pPr>
        </w:pPrChange>
      </w:pPr>
      <w:bookmarkStart w:id="978" w:name="_Toc478063805"/>
      <w:ins w:id="979" w:author="Yijia Cheng" w:date="2017-03-21T11:00:00Z">
        <w:r w:rsidRPr="00295157">
          <w:rPr>
            <w:sz w:val="36"/>
            <w:szCs w:val="26"/>
            <w:rPrChange w:id="980" w:author="Yijia Cheng" w:date="2017-03-21T12:07:00Z">
              <w:rPr>
                <w:rFonts w:cs="Times New Roman"/>
                <w:b/>
                <w:sz w:val="40"/>
                <w:szCs w:val="40"/>
              </w:rPr>
            </w:rPrChange>
          </w:rPr>
          <w:lastRenderedPageBreak/>
          <w:t>Page</w:t>
        </w:r>
        <w:r w:rsidR="00D1557B" w:rsidRPr="00D1557B">
          <w:t xml:space="preserve"> layout</w:t>
        </w:r>
        <w:bookmarkEnd w:id="978"/>
      </w:ins>
    </w:p>
    <w:p w14:paraId="4D2BFB1F" w14:textId="2FECA21F" w:rsidR="00C10FB1" w:rsidRPr="005D420B" w:rsidRDefault="00D1557B">
      <w:pPr>
        <w:pStyle w:val="Heading4"/>
        <w:rPr>
          <w:ins w:id="981" w:author="Yijia Cheng" w:date="2017-03-21T11:00:00Z"/>
          <w:rStyle w:val="SubtleEmphasis"/>
          <w:color w:val="auto"/>
          <w:sz w:val="28"/>
          <w:rPrChange w:id="982" w:author="Yijia Cheng" w:date="2017-03-21T12:16:00Z">
            <w:rPr>
              <w:ins w:id="983" w:author="Yijia Cheng" w:date="2017-03-21T11:00:00Z"/>
              <w:rFonts w:ascii="Times New Roman" w:hAnsi="Times New Roman" w:cs="Times New Roman"/>
              <w:b/>
              <w:sz w:val="24"/>
              <w:szCs w:val="24"/>
              <w:u w:val="single"/>
            </w:rPr>
          </w:rPrChange>
        </w:rPr>
        <w:pPrChange w:id="984" w:author="Yijia Cheng" w:date="2017-03-21T13:05:00Z">
          <w:pPr>
            <w:pStyle w:val="ListParagraph"/>
            <w:ind w:left="420" w:firstLineChars="0" w:firstLine="0"/>
          </w:pPr>
        </w:pPrChange>
      </w:pPr>
      <w:bookmarkStart w:id="985" w:name="_Toc477861880"/>
      <w:ins w:id="986" w:author="Yijia Cheng" w:date="2017-03-21T11:00:00Z">
        <w:r w:rsidRPr="005D420B">
          <w:rPr>
            <w:rStyle w:val="SubtleEmphasis"/>
            <w:iCs/>
            <w:color w:val="auto"/>
            <w:sz w:val="28"/>
            <w:rPrChange w:id="987" w:author="Yijia Cheng" w:date="2017-03-21T12:16:00Z">
              <w:rPr>
                <w:rStyle w:val="SubtleEmphasis"/>
                <w:rFonts w:cs="Times New Roman"/>
                <w:i/>
              </w:rPr>
            </w:rPrChange>
          </w:rPr>
          <w:t>Home Page</w:t>
        </w:r>
        <w:bookmarkEnd w:id="985"/>
      </w:ins>
    </w:p>
    <w:p w14:paraId="2B4DA94F" w14:textId="77777777" w:rsidR="00C10FB1" w:rsidRDefault="00C10FB1" w:rsidP="00C10FB1">
      <w:pPr>
        <w:widowControl/>
        <w:shd w:val="clear" w:color="auto" w:fill="FFFFFF"/>
        <w:jc w:val="left"/>
        <w:rPr>
          <w:ins w:id="988" w:author="Yijia Cheng" w:date="2017-03-21T11:00:00Z"/>
          <w:rFonts w:ascii="Times New Roman" w:eastAsia="SimSun" w:hAnsi="Times New Roman" w:cs="Times New Roman"/>
          <w:kern w:val="0"/>
          <w:sz w:val="24"/>
          <w:szCs w:val="24"/>
        </w:rPr>
      </w:pPr>
    </w:p>
    <w:tbl>
      <w:tblPr>
        <w:tblpPr w:leftFromText="180" w:rightFromText="180" w:vertAnchor="page" w:horzAnchor="margin" w:tblpXSpec="right" w:tblpY="35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1"/>
        <w:gridCol w:w="1942"/>
        <w:gridCol w:w="1277"/>
        <w:gridCol w:w="1279"/>
        <w:gridCol w:w="1508"/>
      </w:tblGrid>
      <w:tr w:rsidR="00C10FB1" w14:paraId="0526F84A" w14:textId="77777777" w:rsidTr="0020364C">
        <w:trPr>
          <w:trHeight w:val="1912"/>
          <w:ins w:id="989" w:author="Yijia Cheng" w:date="2017-03-21T11:00:00Z"/>
        </w:trPr>
        <w:tc>
          <w:tcPr>
            <w:tcW w:w="7237" w:type="dxa"/>
            <w:gridSpan w:val="5"/>
          </w:tcPr>
          <w:p w14:paraId="5D64F564" w14:textId="77777777" w:rsidR="00C10FB1" w:rsidRPr="0004582A" w:rsidRDefault="00C10FB1" w:rsidP="0020364C">
            <w:pPr>
              <w:tabs>
                <w:tab w:val="left" w:pos="696"/>
              </w:tabs>
              <w:spacing w:before="240"/>
              <w:jc w:val="center"/>
              <w:rPr>
                <w:ins w:id="990" w:author="Yijia Cheng" w:date="2017-03-21T11:00:00Z"/>
                <w:rFonts w:ascii="AR CENA" w:hAnsi="AR CENA" w:cs="Calibri"/>
                <w:sz w:val="52"/>
                <w:szCs w:val="52"/>
              </w:rPr>
            </w:pPr>
            <w:ins w:id="991" w:author="Yijia Cheng" w:date="2017-03-21T11:00:00Z">
              <w:r w:rsidRPr="0004582A">
                <w:rPr>
                  <w:rFonts w:ascii="AR CENA" w:hAnsi="AR CENA" w:cs="Calibri"/>
                  <w:noProof/>
                  <w:sz w:val="52"/>
                  <w:szCs w:val="52"/>
                </w:rPr>
                <mc:AlternateContent>
                  <mc:Choice Requires="wps">
                    <w:drawing>
                      <wp:anchor distT="0" distB="0" distL="114300" distR="114300" simplePos="0" relativeHeight="251787264" behindDoc="0" locked="0" layoutInCell="1" allowOverlap="1" wp14:anchorId="2B9BEFBE" wp14:editId="18490738">
                        <wp:simplePos x="0" y="0"/>
                        <wp:positionH relativeFrom="column">
                          <wp:posOffset>-6350</wp:posOffset>
                        </wp:positionH>
                        <wp:positionV relativeFrom="paragraph">
                          <wp:posOffset>121045</wp:posOffset>
                        </wp:positionV>
                        <wp:extent cx="611747" cy="598868"/>
                        <wp:effectExtent l="0" t="0" r="17145" b="10795"/>
                        <wp:wrapNone/>
                        <wp:docPr id="8" name="Oval 8"/>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359052F"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BEFBE" id="Oval 8" o:spid="_x0000_s1047" style="position:absolute;left:0;text-align:left;margin-left:-.5pt;margin-top:9.55pt;width:48.15pt;height:47.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" fillcolor="white [3201]" strokecolor="black [3200]" strokeweight="1pt">
                        <v:stroke joinstyle="miter"/>
                        <v:textbox>
                          <w:txbxContent>
                            <w:p w14:paraId="6359052F"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sidRPr="0004582A">
                <w:rPr>
                  <w:rFonts w:ascii="AR CENA" w:hAnsi="AR CENA" w:cs="Calibri"/>
                  <w:sz w:val="52"/>
                  <w:szCs w:val="52"/>
                </w:rPr>
                <w:t>Site Name</w:t>
              </w:r>
            </w:ins>
          </w:p>
        </w:tc>
      </w:tr>
      <w:tr w:rsidR="00C10FB1" w:rsidRPr="0004582A" w14:paraId="4A9BBFB7" w14:textId="77777777" w:rsidTr="0020364C">
        <w:trPr>
          <w:trHeight w:val="334"/>
          <w:ins w:id="992" w:author="Yijia Cheng" w:date="2017-03-21T11:00:00Z"/>
        </w:trPr>
        <w:tc>
          <w:tcPr>
            <w:tcW w:w="1231" w:type="dxa"/>
          </w:tcPr>
          <w:p w14:paraId="430FE522" w14:textId="77777777" w:rsidR="00C10FB1" w:rsidRPr="0004582A" w:rsidRDefault="00C10FB1" w:rsidP="0020364C">
            <w:pPr>
              <w:pStyle w:val="ListParagraph"/>
              <w:ind w:firstLineChars="0" w:firstLine="0"/>
              <w:rPr>
                <w:ins w:id="993" w:author="Yijia Cheng" w:date="2017-03-21T11:00:00Z"/>
                <w:rFonts w:ascii="Arial Black" w:hAnsi="Arial Black" w:cs="Calibri"/>
                <w:sz w:val="20"/>
                <w:szCs w:val="20"/>
              </w:rPr>
            </w:pPr>
            <w:ins w:id="994" w:author="Yijia Cheng" w:date="2017-03-21T11:00:00Z">
              <w:r>
                <w:rPr>
                  <w:rFonts w:ascii="Arial Black" w:hAnsi="Arial Black" w:cs="Calibri"/>
                  <w:sz w:val="20"/>
                  <w:szCs w:val="20"/>
                </w:rPr>
                <w:t>H</w:t>
              </w:r>
              <w:r w:rsidRPr="0004582A">
                <w:rPr>
                  <w:rFonts w:ascii="Arial Black" w:hAnsi="Arial Black" w:cs="Calibri"/>
                  <w:sz w:val="20"/>
                  <w:szCs w:val="20"/>
                </w:rPr>
                <w:t>ome</w:t>
              </w:r>
            </w:ins>
          </w:p>
        </w:tc>
        <w:tc>
          <w:tcPr>
            <w:tcW w:w="1942" w:type="dxa"/>
          </w:tcPr>
          <w:p w14:paraId="53D6104F" w14:textId="77777777" w:rsidR="00C10FB1" w:rsidRPr="0004582A" w:rsidRDefault="00C10FB1" w:rsidP="0020364C">
            <w:pPr>
              <w:pStyle w:val="ListParagraph"/>
              <w:ind w:firstLineChars="0" w:firstLine="0"/>
              <w:rPr>
                <w:ins w:id="995" w:author="Yijia Cheng" w:date="2017-03-21T11:00:00Z"/>
                <w:rFonts w:ascii="Arial Black" w:hAnsi="Arial Black" w:cs="Calibri"/>
                <w:sz w:val="20"/>
                <w:szCs w:val="20"/>
              </w:rPr>
            </w:pPr>
            <w:ins w:id="996" w:author="Yijia Cheng" w:date="2017-03-21T11:00:00Z">
              <w:r w:rsidRPr="0004582A">
                <w:rPr>
                  <w:rFonts w:ascii="Arial Black" w:hAnsi="Arial Black" w:cs="Calibri"/>
                  <w:sz w:val="20"/>
                  <w:szCs w:val="20"/>
                </w:rPr>
                <w:t>Five Flavors</w:t>
              </w:r>
            </w:ins>
          </w:p>
        </w:tc>
        <w:tc>
          <w:tcPr>
            <w:tcW w:w="1277" w:type="dxa"/>
          </w:tcPr>
          <w:p w14:paraId="563C8110" w14:textId="77777777" w:rsidR="00C10FB1" w:rsidRPr="0004582A" w:rsidRDefault="00C10FB1" w:rsidP="0020364C">
            <w:pPr>
              <w:pStyle w:val="ListParagraph"/>
              <w:ind w:firstLineChars="0" w:firstLine="0"/>
              <w:rPr>
                <w:ins w:id="997" w:author="Yijia Cheng" w:date="2017-03-21T11:00:00Z"/>
                <w:rFonts w:ascii="Arial Black" w:hAnsi="Arial Black" w:cs="Calibri"/>
                <w:sz w:val="20"/>
                <w:szCs w:val="20"/>
              </w:rPr>
            </w:pPr>
            <w:ins w:id="998" w:author="Yijia Cheng" w:date="2017-03-21T11:00:00Z">
              <w:r>
                <w:rPr>
                  <w:rFonts w:ascii="Arial Black" w:hAnsi="Arial Black" w:cs="Calibri"/>
                  <w:sz w:val="20"/>
                  <w:szCs w:val="20"/>
                </w:rPr>
                <w:t>F</w:t>
              </w:r>
              <w:r w:rsidRPr="0004582A">
                <w:rPr>
                  <w:rFonts w:ascii="Arial Black" w:hAnsi="Arial Black" w:cs="Calibri"/>
                  <w:sz w:val="20"/>
                  <w:szCs w:val="20"/>
                </w:rPr>
                <w:t>orum</w:t>
              </w:r>
            </w:ins>
          </w:p>
        </w:tc>
        <w:tc>
          <w:tcPr>
            <w:tcW w:w="1279" w:type="dxa"/>
          </w:tcPr>
          <w:p w14:paraId="6A301EE6" w14:textId="77777777" w:rsidR="00C10FB1" w:rsidRPr="0004582A" w:rsidRDefault="00C10FB1" w:rsidP="0020364C">
            <w:pPr>
              <w:pStyle w:val="ListParagraph"/>
              <w:ind w:firstLineChars="0" w:firstLine="0"/>
              <w:rPr>
                <w:ins w:id="999" w:author="Yijia Cheng" w:date="2017-03-21T11:00:00Z"/>
                <w:rFonts w:ascii="Arial Black" w:hAnsi="Arial Black" w:cs="Calibri"/>
                <w:sz w:val="20"/>
                <w:szCs w:val="20"/>
              </w:rPr>
            </w:pPr>
            <w:ins w:id="1000" w:author="Yijia Cheng" w:date="2017-03-21T11:00:00Z">
              <w:r w:rsidRPr="0004582A">
                <w:rPr>
                  <w:rFonts w:ascii="Arial Black" w:hAnsi="Arial Black" w:cs="Calibri"/>
                  <w:sz w:val="20"/>
                  <w:szCs w:val="20"/>
                </w:rPr>
                <w:t>About us</w:t>
              </w:r>
            </w:ins>
          </w:p>
        </w:tc>
        <w:tc>
          <w:tcPr>
            <w:tcW w:w="1505" w:type="dxa"/>
          </w:tcPr>
          <w:p w14:paraId="531E4076" w14:textId="77777777" w:rsidR="00C10FB1" w:rsidRPr="0004582A" w:rsidRDefault="00C10FB1" w:rsidP="0020364C">
            <w:pPr>
              <w:pStyle w:val="ListParagraph"/>
              <w:ind w:firstLineChars="0" w:firstLine="0"/>
              <w:rPr>
                <w:ins w:id="1001" w:author="Yijia Cheng" w:date="2017-03-21T11:00:00Z"/>
                <w:rFonts w:ascii="Arial Black" w:hAnsi="Arial Black" w:cs="Calibri"/>
                <w:sz w:val="20"/>
                <w:szCs w:val="20"/>
              </w:rPr>
            </w:pPr>
            <w:ins w:id="1002" w:author="Yijia Cheng" w:date="2017-03-21T11:00:00Z">
              <w:r w:rsidRPr="0004582A">
                <w:rPr>
                  <w:rFonts w:ascii="Arial Black" w:hAnsi="Arial Black" w:cs="Calibri"/>
                  <w:sz w:val="20"/>
                  <w:szCs w:val="20"/>
                </w:rPr>
                <w:t>Contact us</w:t>
              </w:r>
            </w:ins>
          </w:p>
        </w:tc>
      </w:tr>
      <w:tr w:rsidR="00C10FB1" w14:paraId="28776D69" w14:textId="77777777" w:rsidTr="0020364C">
        <w:trPr>
          <w:trHeight w:val="5349"/>
          <w:ins w:id="1003" w:author="Yijia Cheng" w:date="2017-03-21T11:00:00Z"/>
        </w:trPr>
        <w:tc>
          <w:tcPr>
            <w:tcW w:w="7237" w:type="dxa"/>
            <w:gridSpan w:val="5"/>
          </w:tcPr>
          <w:p w14:paraId="5416A8F2" w14:textId="77777777" w:rsidR="00C10FB1" w:rsidRDefault="00C10FB1" w:rsidP="0020364C">
            <w:pPr>
              <w:pStyle w:val="ListParagraph"/>
              <w:ind w:firstLineChars="0" w:firstLine="0"/>
              <w:rPr>
                <w:ins w:id="1004" w:author="Yijia Cheng" w:date="2017-03-21T11:00:00Z"/>
                <w:rFonts w:ascii="Times New Roman" w:hAnsi="Times New Roman" w:cs="Times New Roman"/>
                <w:sz w:val="24"/>
                <w:szCs w:val="24"/>
              </w:rPr>
            </w:pPr>
            <w:ins w:id="1005" w:author="Yijia Cheng" w:date="2017-03-21T11:00:00Z">
              <w:r>
                <w:rPr>
                  <w:rFonts w:ascii="Times New Roman" w:hAnsi="Times New Roman" w:cs="Times New Roman" w:hint="eastAsia"/>
                  <w:noProof/>
                  <w:sz w:val="24"/>
                  <w:szCs w:val="24"/>
                </w:rPr>
                <mc:AlternateContent>
                  <mc:Choice Requires="wps">
                    <w:drawing>
                      <wp:anchor distT="0" distB="0" distL="114300" distR="114300" simplePos="0" relativeHeight="251781120" behindDoc="0" locked="0" layoutInCell="1" allowOverlap="1" wp14:anchorId="44A6B5DA" wp14:editId="4A9B431D">
                        <wp:simplePos x="0" y="0"/>
                        <wp:positionH relativeFrom="column">
                          <wp:posOffset>128867</wp:posOffset>
                        </wp:positionH>
                        <wp:positionV relativeFrom="paragraph">
                          <wp:posOffset>158711</wp:posOffset>
                        </wp:positionV>
                        <wp:extent cx="3966072" cy="1641513"/>
                        <wp:effectExtent l="0" t="0" r="15875" b="15875"/>
                        <wp:wrapNone/>
                        <wp:docPr id="13" name="Rectangle: Rounded Corners 13"/>
                        <wp:cNvGraphicFramePr/>
                        <a:graphic xmlns:a="http://schemas.openxmlformats.org/drawingml/2006/main">
                          <a:graphicData uri="http://schemas.microsoft.com/office/word/2010/wordprocessingShape">
                            <wps:wsp>
                              <wps:cNvSpPr/>
                              <wps:spPr>
                                <a:xfrm>
                                  <a:off x="0" y="0"/>
                                  <a:ext cx="3966072" cy="16415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1F8BE" w14:textId="77777777" w:rsidR="00CE6BD9" w:rsidRPr="005E40C2" w:rsidRDefault="00CE6BD9" w:rsidP="00C10FB1">
                                    <w:pPr>
                                      <w:jc w:val="center"/>
                                      <w:rPr>
                                        <w:rFonts w:ascii="Times New Roman" w:hAnsi="Times New Roman" w:cs="Times New Roman"/>
                                        <w:b/>
                                        <w:color w:val="FF0000"/>
                                        <w:sz w:val="24"/>
                                        <w:szCs w:val="24"/>
                                      </w:rPr>
                                    </w:pPr>
                                    <w:r w:rsidRPr="005E40C2">
                                      <w:rPr>
                                        <w:rFonts w:ascii="Times New Roman" w:hAnsi="Times New Roman" w:cs="Times New Roman"/>
                                        <w:b/>
                                        <w:color w:val="FF0000"/>
                                        <w:sz w:val="24"/>
                                        <w:szCs w:val="24"/>
                                      </w:rPr>
                                      <w:t>A video about five flavors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6B5DA" id="Rectangle: Rounded Corners 13" o:spid="_x0000_s1048" style="position:absolute;left:0;text-align:left;margin-left:10.15pt;margin-top:12.5pt;width:312.3pt;height:12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" fillcolor="#5b9bd5 [3204]" strokecolor="#1f4d78 [1604]" strokeweight="1pt">
                        <v:stroke joinstyle="miter"/>
                        <v:textbox>
                          <w:txbxContent>
                            <w:p w14:paraId="5D91F8BE" w14:textId="77777777" w:rsidR="00CE6BD9" w:rsidRPr="005E40C2" w:rsidRDefault="00CE6BD9" w:rsidP="00C10FB1">
                              <w:pPr>
                                <w:jc w:val="center"/>
                                <w:rPr>
                                  <w:rFonts w:ascii="Times New Roman" w:hAnsi="Times New Roman" w:cs="Times New Roman"/>
                                  <w:b/>
                                  <w:color w:val="FF0000"/>
                                  <w:sz w:val="24"/>
                                  <w:szCs w:val="24"/>
                                </w:rPr>
                              </w:pPr>
                              <w:r w:rsidRPr="005E40C2">
                                <w:rPr>
                                  <w:rFonts w:ascii="Times New Roman" w:hAnsi="Times New Roman" w:cs="Times New Roman"/>
                                  <w:b/>
                                  <w:color w:val="FF0000"/>
                                  <w:sz w:val="24"/>
                                  <w:szCs w:val="24"/>
                                </w:rPr>
                                <w:t>A video about five flavors</w:t>
                              </w:r>
                            </w:p>
                          </w:txbxContent>
                        </v:textbox>
                      </v:roundrect>
                    </w:pict>
                  </mc:Fallback>
                </mc:AlternateContent>
              </w:r>
            </w:ins>
          </w:p>
          <w:p w14:paraId="045C211D" w14:textId="77777777" w:rsidR="00C10FB1" w:rsidRDefault="00C10FB1" w:rsidP="0020364C">
            <w:pPr>
              <w:jc w:val="left"/>
              <w:rPr>
                <w:ins w:id="1006" w:author="Yijia Cheng" w:date="2017-03-21T11:00:00Z"/>
                <w:rFonts w:ascii="Times New Roman" w:hAnsi="Times New Roman" w:cs="Times New Roman"/>
                <w:sz w:val="24"/>
                <w:szCs w:val="24"/>
              </w:rPr>
            </w:pPr>
          </w:p>
          <w:p w14:paraId="5D6EF6CD" w14:textId="77777777" w:rsidR="00C10FB1" w:rsidRDefault="00C10FB1" w:rsidP="0020364C">
            <w:pPr>
              <w:ind w:firstLineChars="950" w:firstLine="2280"/>
              <w:jc w:val="left"/>
              <w:rPr>
                <w:ins w:id="1007" w:author="Yijia Cheng" w:date="2017-03-21T11:00:00Z"/>
                <w:rFonts w:ascii="Times New Roman" w:hAnsi="Times New Roman" w:cs="Times New Roman"/>
                <w:sz w:val="24"/>
                <w:szCs w:val="24"/>
              </w:rPr>
            </w:pPr>
          </w:p>
          <w:p w14:paraId="04FF0931" w14:textId="77777777" w:rsidR="00C10FB1" w:rsidRDefault="00C10FB1" w:rsidP="0020364C">
            <w:pPr>
              <w:ind w:firstLineChars="950" w:firstLine="2280"/>
              <w:jc w:val="left"/>
              <w:rPr>
                <w:ins w:id="1008" w:author="Yijia Cheng" w:date="2017-03-21T11:00:00Z"/>
                <w:rFonts w:ascii="Times New Roman" w:hAnsi="Times New Roman" w:cs="Times New Roman"/>
                <w:sz w:val="24"/>
                <w:szCs w:val="24"/>
              </w:rPr>
            </w:pPr>
          </w:p>
          <w:p w14:paraId="471053CC" w14:textId="77777777" w:rsidR="00C10FB1" w:rsidRDefault="00C10FB1" w:rsidP="0020364C">
            <w:pPr>
              <w:ind w:firstLineChars="950" w:firstLine="2280"/>
              <w:jc w:val="left"/>
              <w:rPr>
                <w:ins w:id="1009" w:author="Yijia Cheng" w:date="2017-03-21T11:00:00Z"/>
                <w:rFonts w:ascii="Times New Roman" w:hAnsi="Times New Roman" w:cs="Times New Roman"/>
                <w:sz w:val="24"/>
                <w:szCs w:val="24"/>
              </w:rPr>
            </w:pPr>
          </w:p>
          <w:p w14:paraId="586B9F63" w14:textId="77777777" w:rsidR="00C10FB1" w:rsidRDefault="00C10FB1" w:rsidP="0020364C">
            <w:pPr>
              <w:ind w:firstLineChars="950" w:firstLine="2280"/>
              <w:jc w:val="left"/>
              <w:rPr>
                <w:ins w:id="1010" w:author="Yijia Cheng" w:date="2017-03-21T11:00:00Z"/>
                <w:rFonts w:ascii="Times New Roman" w:hAnsi="Times New Roman" w:cs="Times New Roman"/>
                <w:sz w:val="24"/>
                <w:szCs w:val="24"/>
              </w:rPr>
            </w:pPr>
          </w:p>
          <w:p w14:paraId="33CE707B" w14:textId="77777777" w:rsidR="00C10FB1" w:rsidRDefault="00C10FB1" w:rsidP="0020364C">
            <w:pPr>
              <w:ind w:firstLineChars="950" w:firstLine="2280"/>
              <w:jc w:val="left"/>
              <w:rPr>
                <w:ins w:id="1011" w:author="Yijia Cheng" w:date="2017-03-21T11:00:00Z"/>
                <w:rFonts w:ascii="Times New Roman" w:hAnsi="Times New Roman" w:cs="Times New Roman"/>
                <w:sz w:val="24"/>
                <w:szCs w:val="24"/>
              </w:rPr>
            </w:pPr>
          </w:p>
          <w:p w14:paraId="11BDFE85" w14:textId="77777777" w:rsidR="00C10FB1" w:rsidRDefault="00C10FB1" w:rsidP="0020364C">
            <w:pPr>
              <w:ind w:firstLineChars="950" w:firstLine="2280"/>
              <w:jc w:val="left"/>
              <w:rPr>
                <w:ins w:id="1012" w:author="Yijia Cheng" w:date="2017-03-21T11:00:00Z"/>
                <w:rFonts w:ascii="Times New Roman" w:hAnsi="Times New Roman" w:cs="Times New Roman"/>
                <w:sz w:val="24"/>
                <w:szCs w:val="24"/>
              </w:rPr>
            </w:pPr>
          </w:p>
          <w:p w14:paraId="40D9F401" w14:textId="77777777" w:rsidR="00C10FB1" w:rsidRDefault="00C10FB1" w:rsidP="0020364C">
            <w:pPr>
              <w:jc w:val="left"/>
              <w:rPr>
                <w:ins w:id="1013" w:author="Yijia Cheng" w:date="2017-03-21T11:00:00Z"/>
                <w:rFonts w:ascii="Times New Roman" w:hAnsi="Times New Roman" w:cs="Times New Roman"/>
                <w:sz w:val="24"/>
                <w:szCs w:val="24"/>
              </w:rPr>
            </w:pPr>
          </w:p>
          <w:p w14:paraId="0472B357" w14:textId="77777777" w:rsidR="00C10FB1" w:rsidRDefault="00C10FB1" w:rsidP="0020364C">
            <w:pPr>
              <w:jc w:val="left"/>
              <w:rPr>
                <w:ins w:id="1014" w:author="Yijia Cheng" w:date="2017-03-21T11:00:00Z"/>
                <w:rFonts w:ascii="Times New Roman" w:hAnsi="Times New Roman" w:cs="Times New Roman"/>
                <w:sz w:val="24"/>
                <w:szCs w:val="24"/>
              </w:rPr>
            </w:pPr>
          </w:p>
          <w:p w14:paraId="3F56D670" w14:textId="77777777" w:rsidR="00C10FB1" w:rsidRDefault="00C10FB1" w:rsidP="0020364C">
            <w:pPr>
              <w:jc w:val="left"/>
              <w:rPr>
                <w:ins w:id="1015" w:author="Yijia Cheng" w:date="2017-03-21T11:00:00Z"/>
                <w:rFonts w:ascii="Times New Roman" w:hAnsi="Times New Roman" w:cs="Times New Roman"/>
                <w:sz w:val="24"/>
                <w:szCs w:val="24"/>
              </w:rPr>
            </w:pPr>
            <w:ins w:id="1016" w:author="Yijia Cheng" w:date="2017-03-21T11:00:00Z">
              <w:r w:rsidRPr="005E40C2">
                <w:rPr>
                  <w:rFonts w:ascii="Times New Roman" w:hAnsi="Times New Roman" w:cs="Times New Roman"/>
                  <w:sz w:val="24"/>
                  <w:szCs w:val="24"/>
                </w:rPr>
                <w:t>Heading</w:t>
              </w:r>
            </w:ins>
          </w:p>
          <w:p w14:paraId="016D6B9F" w14:textId="77777777" w:rsidR="00C10FB1" w:rsidRPr="005E40C2" w:rsidRDefault="00C10FB1" w:rsidP="0020364C">
            <w:pPr>
              <w:jc w:val="left"/>
              <w:rPr>
                <w:ins w:id="1017" w:author="Yijia Cheng" w:date="2017-03-21T11:00:00Z"/>
                <w:rFonts w:ascii="Times New Roman" w:hAnsi="Times New Roman" w:cs="Times New Roman"/>
                <w:sz w:val="24"/>
                <w:szCs w:val="24"/>
              </w:rPr>
            </w:pPr>
            <w:ins w:id="1018" w:author="Yijia Cheng" w:date="2017-03-21T11:00:00Z">
              <w:r w:rsidRPr="005E40C2">
                <w:rPr>
                  <w:rFonts w:ascii="Times New Roman" w:hAnsi="Times New Roman" w:cs="Times New Roman"/>
                  <w:sz w:val="24"/>
                  <w:szCs w:val="24"/>
                </w:rPr>
                <w:t>An introduction about our topic</w:t>
              </w:r>
            </w:ins>
          </w:p>
          <w:p w14:paraId="5DC65993" w14:textId="77777777" w:rsidR="00C10FB1" w:rsidRPr="0004582A" w:rsidRDefault="00C10FB1" w:rsidP="0020364C">
            <w:pPr>
              <w:pStyle w:val="ListParagraph"/>
              <w:numPr>
                <w:ilvl w:val="0"/>
                <w:numId w:val="26"/>
              </w:numPr>
              <w:ind w:firstLineChars="0"/>
              <w:jc w:val="left"/>
              <w:rPr>
                <w:ins w:id="1019" w:author="Yijia Cheng" w:date="2017-03-21T11:00:00Z"/>
                <w:rFonts w:ascii="Times New Roman" w:hAnsi="Times New Roman" w:cs="Times New Roman"/>
                <w:sz w:val="24"/>
                <w:szCs w:val="24"/>
              </w:rPr>
            </w:pPr>
            <w:ins w:id="1020" w:author="Yijia Cheng" w:date="2017-03-21T11:00:00Z">
              <w:r w:rsidRPr="0004582A">
                <w:rPr>
                  <w:rFonts w:ascii="Times New Roman" w:hAnsi="Times New Roman" w:cs="Times New Roman"/>
                  <w:sz w:val="24"/>
                  <w:szCs w:val="24"/>
                </w:rPr>
                <w:t>Chinese food</w:t>
              </w:r>
            </w:ins>
          </w:p>
          <w:p w14:paraId="1D6739B1" w14:textId="77777777" w:rsidR="00C10FB1" w:rsidRPr="0004582A" w:rsidRDefault="00C10FB1" w:rsidP="0020364C">
            <w:pPr>
              <w:pStyle w:val="ListParagraph"/>
              <w:numPr>
                <w:ilvl w:val="0"/>
                <w:numId w:val="22"/>
              </w:numPr>
              <w:ind w:firstLineChars="0"/>
              <w:jc w:val="left"/>
              <w:rPr>
                <w:ins w:id="1021" w:author="Yijia Cheng" w:date="2017-03-21T11:00:00Z"/>
                <w:rFonts w:ascii="Times New Roman" w:hAnsi="Times New Roman" w:cs="Times New Roman"/>
                <w:sz w:val="24"/>
                <w:szCs w:val="24"/>
              </w:rPr>
            </w:pPr>
            <w:ins w:id="1022" w:author="Yijia Cheng" w:date="2017-03-21T11:00:00Z">
              <w:r w:rsidRPr="0004582A">
                <w:rPr>
                  <w:rFonts w:ascii="Times New Roman" w:hAnsi="Times New Roman" w:cs="Times New Roman"/>
                  <w:sz w:val="24"/>
                  <w:szCs w:val="24"/>
                </w:rPr>
                <w:t>Five Flavors</w:t>
              </w:r>
            </w:ins>
          </w:p>
          <w:p w14:paraId="1C1CFFB6" w14:textId="77777777" w:rsidR="00C10FB1" w:rsidRPr="0004582A" w:rsidRDefault="00C10FB1" w:rsidP="0020364C">
            <w:pPr>
              <w:pStyle w:val="ListParagraph"/>
              <w:ind w:left="840" w:firstLineChars="0" w:firstLine="0"/>
              <w:jc w:val="left"/>
              <w:rPr>
                <w:ins w:id="1023" w:author="Yijia Cheng" w:date="2017-03-21T11:00:00Z"/>
                <w:rFonts w:ascii="Times New Roman" w:hAnsi="Times New Roman" w:cs="Times New Roman"/>
                <w:sz w:val="24"/>
                <w:szCs w:val="24"/>
              </w:rPr>
            </w:pPr>
          </w:p>
          <w:p w14:paraId="1F8ABCBD" w14:textId="77777777" w:rsidR="00C10FB1" w:rsidRPr="0004582A" w:rsidRDefault="00C10FB1" w:rsidP="0020364C">
            <w:pPr>
              <w:pStyle w:val="ListParagraph"/>
              <w:ind w:left="420" w:firstLineChars="0" w:firstLine="0"/>
              <w:jc w:val="left"/>
              <w:rPr>
                <w:ins w:id="1024" w:author="Yijia Cheng" w:date="2017-03-21T11:00:00Z"/>
                <w:sz w:val="16"/>
                <w:szCs w:val="16"/>
              </w:rPr>
            </w:pPr>
          </w:p>
        </w:tc>
      </w:tr>
      <w:tr w:rsidR="00C10FB1" w14:paraId="7663718D" w14:textId="77777777" w:rsidTr="0020364C">
        <w:trPr>
          <w:trHeight w:val="470"/>
          <w:ins w:id="1025" w:author="Yijia Cheng" w:date="2017-03-21T11:00:00Z"/>
        </w:trPr>
        <w:tc>
          <w:tcPr>
            <w:tcW w:w="7237" w:type="dxa"/>
            <w:gridSpan w:val="5"/>
          </w:tcPr>
          <w:p w14:paraId="08AD2B51" w14:textId="77777777" w:rsidR="00C10FB1" w:rsidRPr="005102AE" w:rsidRDefault="00C10FB1" w:rsidP="0020364C">
            <w:pPr>
              <w:pStyle w:val="ListParagraph"/>
              <w:ind w:firstLineChars="0" w:firstLine="0"/>
              <w:jc w:val="center"/>
              <w:rPr>
                <w:ins w:id="1026" w:author="Yijia Cheng" w:date="2017-03-21T11:00:00Z"/>
                <w:rFonts w:ascii="Times New Roman" w:hAnsi="Times New Roman" w:cs="Times New Roman"/>
                <w:sz w:val="16"/>
                <w:szCs w:val="16"/>
              </w:rPr>
            </w:pPr>
            <w:ins w:id="1027" w:author="Yijia Cheng" w:date="2017-03-21T11:00:00Z">
              <w:r w:rsidRPr="005102AE">
                <w:rPr>
                  <w:rFonts w:ascii="Times New Roman" w:hAnsi="Times New Roman" w:cs="Times New Roman" w:hint="eastAsia"/>
                  <w:sz w:val="16"/>
                  <w:szCs w:val="16"/>
                </w:rPr>
                <w:t>footer</w:t>
              </w:r>
            </w:ins>
          </w:p>
        </w:tc>
      </w:tr>
    </w:tbl>
    <w:p w14:paraId="60083817" w14:textId="77777777" w:rsidR="00C10FB1" w:rsidRPr="009E302B" w:rsidRDefault="00C10FB1" w:rsidP="00C10FB1">
      <w:pPr>
        <w:rPr>
          <w:ins w:id="1028" w:author="Yijia Cheng" w:date="2017-03-21T11:00:00Z"/>
          <w:rFonts w:ascii="Times New Roman" w:hAnsi="Times New Roman" w:cs="Times New Roman"/>
          <w:sz w:val="24"/>
          <w:szCs w:val="24"/>
        </w:rPr>
      </w:pPr>
    </w:p>
    <w:p w14:paraId="365CAC96" w14:textId="77777777" w:rsidR="00C10FB1" w:rsidRDefault="00C10FB1" w:rsidP="00C10FB1">
      <w:pPr>
        <w:pStyle w:val="ListParagraph"/>
        <w:ind w:left="420" w:firstLineChars="0" w:firstLine="0"/>
        <w:rPr>
          <w:ins w:id="1029" w:author="Yijia Cheng" w:date="2017-03-21T11:00:00Z"/>
          <w:rFonts w:ascii="Times New Roman" w:hAnsi="Times New Roman" w:cs="Times New Roman"/>
          <w:sz w:val="24"/>
          <w:szCs w:val="24"/>
        </w:rPr>
      </w:pPr>
    </w:p>
    <w:p w14:paraId="1C55D55B" w14:textId="77777777" w:rsidR="00C10FB1" w:rsidRDefault="00C10FB1" w:rsidP="00C10FB1">
      <w:pPr>
        <w:pStyle w:val="ListParagraph"/>
        <w:ind w:left="420" w:firstLineChars="0" w:firstLine="0"/>
        <w:rPr>
          <w:ins w:id="1030" w:author="Yijia Cheng" w:date="2017-03-21T11:00:00Z"/>
          <w:rFonts w:ascii="Times New Roman" w:hAnsi="Times New Roman" w:cs="Times New Roman"/>
          <w:sz w:val="24"/>
          <w:szCs w:val="24"/>
        </w:rPr>
      </w:pPr>
    </w:p>
    <w:p w14:paraId="23E6B5E3" w14:textId="77777777" w:rsidR="00C10FB1" w:rsidRDefault="00C10FB1" w:rsidP="00C10FB1">
      <w:pPr>
        <w:pStyle w:val="ListParagraph"/>
        <w:ind w:left="420" w:firstLineChars="0" w:firstLine="0"/>
        <w:rPr>
          <w:ins w:id="1031" w:author="Yijia Cheng" w:date="2017-03-21T11:00:00Z"/>
          <w:rFonts w:ascii="Times New Roman" w:hAnsi="Times New Roman" w:cs="Times New Roman"/>
          <w:sz w:val="24"/>
          <w:szCs w:val="24"/>
        </w:rPr>
      </w:pPr>
    </w:p>
    <w:p w14:paraId="64DC9749" w14:textId="77777777" w:rsidR="00C10FB1" w:rsidRPr="00C15498" w:rsidRDefault="00C10FB1" w:rsidP="00C10FB1">
      <w:pPr>
        <w:rPr>
          <w:ins w:id="1032" w:author="Yijia Cheng" w:date="2017-03-21T11:00:00Z"/>
        </w:rPr>
      </w:pPr>
    </w:p>
    <w:p w14:paraId="7DA4B2D8" w14:textId="77777777" w:rsidR="00C10FB1" w:rsidRPr="00C15498" w:rsidRDefault="00C10FB1" w:rsidP="00C10FB1">
      <w:pPr>
        <w:rPr>
          <w:ins w:id="1033" w:author="Yijia Cheng" w:date="2017-03-21T11:00:00Z"/>
        </w:rPr>
      </w:pPr>
    </w:p>
    <w:p w14:paraId="326DF4D1" w14:textId="77777777" w:rsidR="00C10FB1" w:rsidRPr="00C15498" w:rsidRDefault="00C10FB1" w:rsidP="00C10FB1">
      <w:pPr>
        <w:rPr>
          <w:ins w:id="1034" w:author="Yijia Cheng" w:date="2017-03-21T11:00:00Z"/>
        </w:rPr>
      </w:pPr>
    </w:p>
    <w:p w14:paraId="3F55C294" w14:textId="77777777" w:rsidR="00C10FB1" w:rsidRPr="00C15498" w:rsidRDefault="00C10FB1" w:rsidP="00C10FB1">
      <w:pPr>
        <w:rPr>
          <w:ins w:id="1035" w:author="Yijia Cheng" w:date="2017-03-21T11:00:00Z"/>
        </w:rPr>
      </w:pPr>
    </w:p>
    <w:p w14:paraId="58167AA3" w14:textId="77777777" w:rsidR="00C10FB1" w:rsidRDefault="00C10FB1" w:rsidP="00C10FB1">
      <w:pPr>
        <w:rPr>
          <w:ins w:id="1036" w:author="Yijia Cheng" w:date="2017-03-21T11:00:00Z"/>
          <w:rFonts w:ascii="Times New Roman" w:hAnsi="Times New Roman" w:cs="Times New Roman"/>
          <w:sz w:val="24"/>
          <w:szCs w:val="24"/>
        </w:rPr>
      </w:pPr>
    </w:p>
    <w:p w14:paraId="716B9501" w14:textId="77777777" w:rsidR="00C10FB1" w:rsidRDefault="00C10FB1" w:rsidP="00C10FB1">
      <w:pPr>
        <w:rPr>
          <w:ins w:id="1037" w:author="Yijia Cheng" w:date="2017-03-21T11:00:00Z"/>
          <w:rFonts w:ascii="Times New Roman" w:hAnsi="Times New Roman" w:cs="Times New Roman"/>
          <w:sz w:val="24"/>
          <w:szCs w:val="24"/>
        </w:rPr>
      </w:pPr>
    </w:p>
    <w:p w14:paraId="474046BE" w14:textId="77777777" w:rsidR="00C10FB1" w:rsidRDefault="00C10FB1" w:rsidP="00C10FB1">
      <w:pPr>
        <w:rPr>
          <w:ins w:id="1038" w:author="Yijia Cheng" w:date="2017-03-21T11:00:00Z"/>
          <w:rFonts w:ascii="Times New Roman" w:hAnsi="Times New Roman" w:cs="Times New Roman"/>
          <w:sz w:val="24"/>
          <w:szCs w:val="24"/>
        </w:rPr>
      </w:pPr>
    </w:p>
    <w:p w14:paraId="07E6B8C6" w14:textId="77777777" w:rsidR="00C10FB1" w:rsidRDefault="00C10FB1" w:rsidP="00C10FB1">
      <w:pPr>
        <w:rPr>
          <w:ins w:id="1039" w:author="Yijia Cheng" w:date="2017-03-21T11:00:00Z"/>
          <w:rFonts w:ascii="Times New Roman" w:hAnsi="Times New Roman" w:cs="Times New Roman"/>
          <w:sz w:val="24"/>
          <w:szCs w:val="24"/>
        </w:rPr>
      </w:pPr>
    </w:p>
    <w:p w14:paraId="394B3DED" w14:textId="77777777" w:rsidR="00C10FB1" w:rsidRDefault="00C10FB1" w:rsidP="00C10FB1">
      <w:pPr>
        <w:rPr>
          <w:ins w:id="1040" w:author="Yijia Cheng" w:date="2017-03-21T11:00:00Z"/>
          <w:rFonts w:ascii="Times New Roman" w:hAnsi="Times New Roman" w:cs="Times New Roman"/>
          <w:sz w:val="24"/>
          <w:szCs w:val="24"/>
        </w:rPr>
      </w:pPr>
    </w:p>
    <w:p w14:paraId="16937734" w14:textId="77777777" w:rsidR="00C10FB1" w:rsidRDefault="00C10FB1" w:rsidP="00C10FB1">
      <w:pPr>
        <w:rPr>
          <w:ins w:id="1041" w:author="Yijia Cheng" w:date="2017-03-21T11:00:00Z"/>
          <w:rFonts w:ascii="Times New Roman" w:hAnsi="Times New Roman" w:cs="Times New Roman"/>
          <w:sz w:val="24"/>
          <w:szCs w:val="24"/>
        </w:rPr>
      </w:pPr>
    </w:p>
    <w:p w14:paraId="3250D205" w14:textId="77777777" w:rsidR="00C10FB1" w:rsidRDefault="00C10FB1" w:rsidP="00C10FB1">
      <w:pPr>
        <w:rPr>
          <w:ins w:id="1042" w:author="Yijia Cheng" w:date="2017-03-21T11:00:00Z"/>
          <w:rFonts w:ascii="Times New Roman" w:hAnsi="Times New Roman" w:cs="Times New Roman"/>
          <w:sz w:val="24"/>
          <w:szCs w:val="24"/>
        </w:rPr>
      </w:pPr>
    </w:p>
    <w:p w14:paraId="6195D245" w14:textId="77777777" w:rsidR="00C10FB1" w:rsidRDefault="00C10FB1" w:rsidP="00C10FB1">
      <w:pPr>
        <w:rPr>
          <w:ins w:id="1043" w:author="Yijia Cheng" w:date="2017-03-21T11:00:00Z"/>
          <w:rFonts w:ascii="Times New Roman" w:hAnsi="Times New Roman" w:cs="Times New Roman"/>
          <w:sz w:val="24"/>
          <w:szCs w:val="24"/>
        </w:rPr>
      </w:pPr>
    </w:p>
    <w:p w14:paraId="4BB093B5" w14:textId="77777777" w:rsidR="00C10FB1" w:rsidRDefault="00C10FB1" w:rsidP="00C10FB1">
      <w:pPr>
        <w:rPr>
          <w:ins w:id="1044" w:author="Yijia Cheng" w:date="2017-03-21T11:00:00Z"/>
          <w:rFonts w:ascii="Times New Roman" w:hAnsi="Times New Roman" w:cs="Times New Roman"/>
          <w:sz w:val="24"/>
          <w:szCs w:val="24"/>
        </w:rPr>
      </w:pPr>
    </w:p>
    <w:p w14:paraId="501F5D25" w14:textId="77777777" w:rsidR="00C10FB1" w:rsidRDefault="00C10FB1" w:rsidP="00C10FB1">
      <w:pPr>
        <w:rPr>
          <w:ins w:id="1045" w:author="Yijia Cheng" w:date="2017-03-21T11:00:00Z"/>
          <w:rFonts w:ascii="Times New Roman" w:hAnsi="Times New Roman" w:cs="Times New Roman"/>
          <w:sz w:val="24"/>
          <w:szCs w:val="24"/>
        </w:rPr>
      </w:pPr>
    </w:p>
    <w:p w14:paraId="5E453ED7" w14:textId="77777777" w:rsidR="00C10FB1" w:rsidRDefault="00C10FB1" w:rsidP="00C10FB1">
      <w:pPr>
        <w:rPr>
          <w:ins w:id="1046" w:author="Yijia Cheng" w:date="2017-03-21T11:00:00Z"/>
          <w:rFonts w:ascii="Times New Roman" w:hAnsi="Times New Roman" w:cs="Times New Roman"/>
          <w:sz w:val="24"/>
          <w:szCs w:val="24"/>
        </w:rPr>
      </w:pPr>
    </w:p>
    <w:p w14:paraId="21889540" w14:textId="77777777" w:rsidR="00C10FB1" w:rsidRDefault="00C10FB1" w:rsidP="00C10FB1">
      <w:pPr>
        <w:rPr>
          <w:ins w:id="1047" w:author="Yijia Cheng" w:date="2017-03-21T11:00:00Z"/>
          <w:rFonts w:ascii="Times New Roman" w:hAnsi="Times New Roman" w:cs="Times New Roman"/>
          <w:sz w:val="24"/>
          <w:szCs w:val="24"/>
        </w:rPr>
      </w:pPr>
    </w:p>
    <w:p w14:paraId="0FD2753F" w14:textId="77777777" w:rsidR="00C10FB1" w:rsidRDefault="00C10FB1" w:rsidP="00C10FB1">
      <w:pPr>
        <w:rPr>
          <w:ins w:id="1048" w:author="Yijia Cheng" w:date="2017-03-21T11:00:00Z"/>
          <w:rFonts w:ascii="Times New Roman" w:hAnsi="Times New Roman" w:cs="Times New Roman"/>
          <w:sz w:val="24"/>
          <w:szCs w:val="24"/>
        </w:rPr>
      </w:pPr>
    </w:p>
    <w:p w14:paraId="17E89FD2" w14:textId="77777777" w:rsidR="00C10FB1" w:rsidRDefault="00C10FB1" w:rsidP="00C10FB1">
      <w:pPr>
        <w:rPr>
          <w:ins w:id="1049" w:author="Yijia Cheng" w:date="2017-03-21T11:00:00Z"/>
          <w:rFonts w:ascii="Times New Roman" w:hAnsi="Times New Roman" w:cs="Times New Roman"/>
          <w:sz w:val="24"/>
          <w:szCs w:val="24"/>
        </w:rPr>
      </w:pPr>
    </w:p>
    <w:p w14:paraId="5247FC07" w14:textId="77777777" w:rsidR="00C10FB1" w:rsidRDefault="00C10FB1" w:rsidP="00C10FB1">
      <w:pPr>
        <w:rPr>
          <w:ins w:id="1050" w:author="Yijia Cheng" w:date="2017-03-21T11:00:00Z"/>
          <w:rFonts w:ascii="Times New Roman" w:hAnsi="Times New Roman" w:cs="Times New Roman"/>
          <w:sz w:val="24"/>
          <w:szCs w:val="24"/>
        </w:rPr>
      </w:pPr>
    </w:p>
    <w:p w14:paraId="2E9C6FFC" w14:textId="77777777" w:rsidR="00C10FB1" w:rsidRDefault="00C10FB1" w:rsidP="00C10FB1">
      <w:pPr>
        <w:rPr>
          <w:ins w:id="1051" w:author="Yijia Cheng" w:date="2017-03-21T11:00:00Z"/>
          <w:rFonts w:ascii="Times New Roman" w:hAnsi="Times New Roman" w:cs="Times New Roman"/>
          <w:sz w:val="24"/>
          <w:szCs w:val="24"/>
        </w:rPr>
      </w:pPr>
    </w:p>
    <w:p w14:paraId="4280EF69" w14:textId="77777777" w:rsidR="00C10FB1" w:rsidRDefault="00C10FB1" w:rsidP="00C10FB1">
      <w:pPr>
        <w:rPr>
          <w:ins w:id="1052" w:author="Yijia Cheng" w:date="2017-03-21T11:00:00Z"/>
          <w:rFonts w:ascii="Times New Roman" w:hAnsi="Times New Roman" w:cs="Times New Roman"/>
          <w:sz w:val="24"/>
          <w:szCs w:val="24"/>
        </w:rPr>
      </w:pPr>
    </w:p>
    <w:p w14:paraId="676D7951" w14:textId="77777777" w:rsidR="00C10FB1" w:rsidRDefault="00C10FB1" w:rsidP="00C10FB1">
      <w:pPr>
        <w:rPr>
          <w:ins w:id="1053" w:author="Yijia Cheng" w:date="2017-03-21T11:00:00Z"/>
          <w:rFonts w:ascii="Times New Roman" w:hAnsi="Times New Roman" w:cs="Times New Roman"/>
          <w:sz w:val="24"/>
          <w:szCs w:val="24"/>
        </w:rPr>
      </w:pPr>
    </w:p>
    <w:p w14:paraId="6DD40106" w14:textId="77777777" w:rsidR="00C10FB1" w:rsidRDefault="00C10FB1" w:rsidP="00C10FB1">
      <w:pPr>
        <w:rPr>
          <w:ins w:id="1054" w:author="Yijia Cheng" w:date="2017-03-21T11:00:00Z"/>
          <w:rFonts w:ascii="Times New Roman" w:hAnsi="Times New Roman" w:cs="Times New Roman"/>
          <w:sz w:val="24"/>
          <w:szCs w:val="24"/>
        </w:rPr>
      </w:pPr>
    </w:p>
    <w:p w14:paraId="793832E5" w14:textId="77777777" w:rsidR="00C10FB1" w:rsidRDefault="00C10FB1" w:rsidP="00C10FB1">
      <w:pPr>
        <w:rPr>
          <w:ins w:id="1055" w:author="Yijia Cheng" w:date="2017-03-21T11:00:00Z"/>
          <w:rFonts w:ascii="Times New Roman" w:hAnsi="Times New Roman" w:cs="Times New Roman"/>
          <w:sz w:val="24"/>
          <w:szCs w:val="24"/>
        </w:rPr>
      </w:pPr>
    </w:p>
    <w:p w14:paraId="7C0574CC" w14:textId="77777777" w:rsidR="00C10FB1" w:rsidRDefault="00C10FB1" w:rsidP="00C10FB1">
      <w:pPr>
        <w:rPr>
          <w:ins w:id="1056" w:author="Yijia Cheng" w:date="2017-03-21T11:00:00Z"/>
          <w:rFonts w:ascii="Times New Roman" w:hAnsi="Times New Roman" w:cs="Times New Roman"/>
          <w:sz w:val="24"/>
          <w:szCs w:val="24"/>
        </w:rPr>
      </w:pPr>
    </w:p>
    <w:p w14:paraId="785EAED1" w14:textId="77777777" w:rsidR="00C10FB1" w:rsidRDefault="00C10FB1" w:rsidP="00C10FB1">
      <w:pPr>
        <w:rPr>
          <w:ins w:id="1057" w:author="Yijia Cheng" w:date="2017-03-21T11:00:00Z"/>
          <w:rFonts w:ascii="Times New Roman" w:hAnsi="Times New Roman" w:cs="Times New Roman"/>
          <w:sz w:val="24"/>
          <w:szCs w:val="24"/>
        </w:rPr>
      </w:pPr>
    </w:p>
    <w:p w14:paraId="636579BD" w14:textId="77777777" w:rsidR="00C10FB1" w:rsidRDefault="00C10FB1" w:rsidP="00C10FB1">
      <w:pPr>
        <w:rPr>
          <w:ins w:id="1058" w:author="Yijia Cheng" w:date="2017-03-21T11:00:00Z"/>
          <w:rFonts w:ascii="Times New Roman" w:hAnsi="Times New Roman" w:cs="Times New Roman"/>
          <w:sz w:val="24"/>
          <w:szCs w:val="24"/>
        </w:rPr>
      </w:pPr>
      <w:ins w:id="1059" w:author="Yijia Cheng" w:date="2017-03-21T11:00:00Z">
        <w:r>
          <w:rPr>
            <w:rFonts w:ascii="Times New Roman" w:hAnsi="Times New Roman" w:cs="Times New Roman"/>
            <w:sz w:val="24"/>
            <w:szCs w:val="24"/>
          </w:rPr>
          <w:t xml:space="preserve">The homepage which we decided looks simple and easy. It is easy for user to find the information what they want. Each part of our site, for example logo, pictures and text look really </w:t>
        </w:r>
        <w:r w:rsidRPr="00D94801">
          <w:rPr>
            <w:rFonts w:ascii="Times New Roman" w:hAnsi="Times New Roman" w:cs="Times New Roman"/>
            <w:sz w:val="24"/>
            <w:szCs w:val="24"/>
          </w:rPr>
          <w:t>orderly</w:t>
        </w:r>
        <w:r>
          <w:rPr>
            <w:rFonts w:ascii="Times New Roman" w:hAnsi="Times New Roman" w:cs="Times New Roman"/>
            <w:sz w:val="24"/>
            <w:szCs w:val="24"/>
          </w:rPr>
          <w:t>.</w:t>
        </w:r>
      </w:ins>
    </w:p>
    <w:p w14:paraId="46FC4491" w14:textId="77777777" w:rsidR="00C10FB1" w:rsidRDefault="00C10FB1" w:rsidP="00C10FB1">
      <w:pPr>
        <w:rPr>
          <w:ins w:id="1060" w:author="Yijia Cheng" w:date="2017-03-21T11:00:00Z"/>
          <w:rFonts w:ascii="Times New Roman" w:hAnsi="Times New Roman" w:cs="Times New Roman"/>
          <w:sz w:val="24"/>
          <w:szCs w:val="24"/>
        </w:rPr>
      </w:pPr>
    </w:p>
    <w:p w14:paraId="56DF40A5" w14:textId="77777777" w:rsidR="00C10FB1" w:rsidRDefault="00C10FB1" w:rsidP="00C10FB1">
      <w:pPr>
        <w:rPr>
          <w:ins w:id="1061" w:author="Yijia Cheng" w:date="2017-03-21T11:00:00Z"/>
          <w:rFonts w:ascii="Times New Roman" w:hAnsi="Times New Roman" w:cs="Times New Roman"/>
          <w:sz w:val="24"/>
          <w:szCs w:val="24"/>
        </w:rPr>
      </w:pPr>
    </w:p>
    <w:p w14:paraId="4DBFEF34" w14:textId="77777777" w:rsidR="00C10FB1" w:rsidRDefault="00C10FB1" w:rsidP="00C10FB1">
      <w:pPr>
        <w:rPr>
          <w:ins w:id="1062" w:author="Yijia Cheng" w:date="2017-03-21T11:00:00Z"/>
          <w:rFonts w:ascii="Times New Roman" w:hAnsi="Times New Roman" w:cs="Times New Roman"/>
          <w:sz w:val="24"/>
          <w:szCs w:val="24"/>
        </w:rPr>
      </w:pPr>
    </w:p>
    <w:p w14:paraId="574881FE" w14:textId="77777777" w:rsidR="00C10FB1" w:rsidRDefault="00C10FB1" w:rsidP="00C10FB1">
      <w:pPr>
        <w:rPr>
          <w:ins w:id="1063" w:author="Yijia Cheng" w:date="2017-03-21T11:00:00Z"/>
          <w:rFonts w:ascii="Times New Roman" w:hAnsi="Times New Roman" w:cs="Times New Roman"/>
          <w:sz w:val="24"/>
          <w:szCs w:val="24"/>
        </w:rPr>
      </w:pPr>
    </w:p>
    <w:p w14:paraId="13AFE0E4" w14:textId="77777777" w:rsidR="00C10FB1" w:rsidRDefault="00C10FB1" w:rsidP="00C10FB1">
      <w:pPr>
        <w:rPr>
          <w:ins w:id="1064" w:author="Yijia Cheng" w:date="2017-03-21T11:00:00Z"/>
          <w:rFonts w:ascii="Times New Roman" w:hAnsi="Times New Roman" w:cs="Times New Roman"/>
          <w:sz w:val="24"/>
          <w:szCs w:val="24"/>
        </w:rPr>
      </w:pPr>
    </w:p>
    <w:p w14:paraId="5D5348B8" w14:textId="77777777" w:rsidR="00C10FB1" w:rsidRDefault="00C10FB1" w:rsidP="00C10FB1">
      <w:pPr>
        <w:rPr>
          <w:ins w:id="1065" w:author="Yijia Cheng" w:date="2017-03-21T11:00:00Z"/>
          <w:rFonts w:ascii="Times New Roman" w:hAnsi="Times New Roman" w:cs="Times New Roman"/>
          <w:sz w:val="24"/>
          <w:szCs w:val="24"/>
        </w:rPr>
      </w:pPr>
    </w:p>
    <w:p w14:paraId="5F199608" w14:textId="77777777" w:rsidR="00C10FB1" w:rsidRDefault="00C10FB1" w:rsidP="00C10FB1">
      <w:pPr>
        <w:rPr>
          <w:ins w:id="1066" w:author="Yijia Cheng" w:date="2017-03-21T11:00:00Z"/>
          <w:rFonts w:ascii="Times New Roman" w:hAnsi="Times New Roman" w:cs="Times New Roman"/>
          <w:sz w:val="24"/>
          <w:szCs w:val="24"/>
        </w:rPr>
      </w:pPr>
    </w:p>
    <w:p w14:paraId="739D8CEA" w14:textId="77777777" w:rsidR="00C10FB1" w:rsidRDefault="00C10FB1" w:rsidP="00C10FB1">
      <w:pPr>
        <w:rPr>
          <w:ins w:id="1067" w:author="Yijia Cheng" w:date="2017-03-21T11:00:00Z"/>
          <w:rFonts w:ascii="Times New Roman" w:hAnsi="Times New Roman" w:cs="Times New Roman"/>
          <w:sz w:val="24"/>
          <w:szCs w:val="24"/>
        </w:rPr>
      </w:pPr>
    </w:p>
    <w:p w14:paraId="7E33EF4E" w14:textId="77777777" w:rsidR="00C10FB1" w:rsidRDefault="00C10FB1" w:rsidP="00C10FB1">
      <w:pPr>
        <w:rPr>
          <w:ins w:id="1068" w:author="Yijia Cheng" w:date="2017-03-21T11:00:00Z"/>
          <w:rFonts w:ascii="Times New Roman" w:hAnsi="Times New Roman" w:cs="Times New Roman"/>
          <w:sz w:val="24"/>
          <w:szCs w:val="24"/>
        </w:rPr>
      </w:pPr>
    </w:p>
    <w:p w14:paraId="29707EBF" w14:textId="78424EF4" w:rsidR="00C10FB1" w:rsidRPr="00836778" w:rsidRDefault="00C10FB1">
      <w:pPr>
        <w:pStyle w:val="Heading4"/>
        <w:rPr>
          <w:ins w:id="1069" w:author="Yijia Cheng" w:date="2017-03-21T11:00:00Z"/>
          <w:rStyle w:val="SubtleEmphasis"/>
          <w:color w:val="auto"/>
          <w:sz w:val="28"/>
          <w:rPrChange w:id="1070" w:author="Yijia Cheng" w:date="2017-03-21T13:05:00Z">
            <w:rPr>
              <w:ins w:id="1071" w:author="Yijia Cheng" w:date="2017-03-21T11:00:00Z"/>
              <w:rFonts w:ascii="Times New Roman" w:hAnsi="Times New Roman" w:cs="Times New Roman"/>
              <w:b/>
              <w:sz w:val="24"/>
              <w:szCs w:val="24"/>
              <w:u w:val="single"/>
            </w:rPr>
          </w:rPrChange>
        </w:rPr>
        <w:pPrChange w:id="1072" w:author="Yijia Cheng" w:date="2017-03-21T13:05:00Z">
          <w:pPr/>
        </w:pPrChange>
      </w:pPr>
      <w:ins w:id="1073" w:author="Yijia Cheng" w:date="2017-03-21T11:00:00Z">
        <w:r w:rsidRPr="00836778">
          <w:rPr>
            <w:rStyle w:val="SubtleEmphasis"/>
            <w:color w:val="auto"/>
            <w:sz w:val="28"/>
            <w:rPrChange w:id="1074" w:author="Yijia Cheng" w:date="2017-03-21T13:05:00Z">
              <w:rPr>
                <w:rFonts w:cs="Times New Roman"/>
                <w:b/>
                <w:sz w:val="24"/>
                <w:u w:val="single"/>
              </w:rPr>
            </w:rPrChange>
          </w:rPr>
          <w:t>Five Flav</w:t>
        </w:r>
        <w:r w:rsidR="008521EE" w:rsidRPr="00836778">
          <w:rPr>
            <w:rStyle w:val="SubtleEmphasis"/>
            <w:iCs/>
            <w:color w:val="auto"/>
            <w:sz w:val="28"/>
            <w:rPrChange w:id="1075" w:author="Yijia Cheng" w:date="2017-03-21T13:05:00Z">
              <w:rPr>
                <w:rStyle w:val="SubtleEmphasis"/>
                <w:rFonts w:cs="Times New Roman"/>
                <w:i/>
                <w:szCs w:val="32"/>
              </w:rPr>
            </w:rPrChange>
          </w:rPr>
          <w:t>ors</w:t>
        </w:r>
      </w:ins>
    </w:p>
    <w:tbl>
      <w:tblPr>
        <w:tblpPr w:leftFromText="180" w:rightFromText="180" w:vertAnchor="text" w:horzAnchor="margin" w:tblpY="235"/>
        <w:tblW w:w="9320" w:type="dxa"/>
        <w:tblCellMar>
          <w:top w:w="15" w:type="dxa"/>
          <w:left w:w="15" w:type="dxa"/>
          <w:bottom w:w="15" w:type="dxa"/>
          <w:right w:w="15" w:type="dxa"/>
        </w:tblCellMar>
        <w:tblLook w:val="04A0" w:firstRow="1" w:lastRow="0" w:firstColumn="1" w:lastColumn="0" w:noHBand="0" w:noVBand="1"/>
      </w:tblPr>
      <w:tblGrid>
        <w:gridCol w:w="1610"/>
        <w:gridCol w:w="1855"/>
        <w:gridCol w:w="1754"/>
        <w:gridCol w:w="1807"/>
        <w:gridCol w:w="2294"/>
      </w:tblGrid>
      <w:tr w:rsidR="00C10FB1" w:rsidRPr="00E81DB3" w14:paraId="34A71D18" w14:textId="77777777" w:rsidTr="0020364C">
        <w:trPr>
          <w:trHeight w:val="1432"/>
          <w:ins w:id="1076" w:author="Yijia Cheng" w:date="2017-03-21T11:00:00Z"/>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BB1F28" w14:textId="77777777" w:rsidR="00C10FB1" w:rsidRPr="005E40C2" w:rsidRDefault="00C10FB1" w:rsidP="0020364C">
            <w:pPr>
              <w:spacing w:before="240"/>
              <w:jc w:val="center"/>
              <w:rPr>
                <w:ins w:id="1077" w:author="Yijia Cheng" w:date="2017-03-21T11:00:00Z"/>
                <w:rFonts w:ascii="AR CENA" w:eastAsia="Times New Roman" w:hAnsi="AR CENA" w:cs="Times New Roman"/>
                <w:sz w:val="52"/>
                <w:szCs w:val="52"/>
              </w:rPr>
            </w:pPr>
            <w:ins w:id="1078" w:author="Yijia Cheng" w:date="2017-03-21T11:00:00Z">
              <w:r w:rsidRPr="005E40C2">
                <w:rPr>
                  <w:rFonts w:ascii="AR CENA" w:hAnsi="AR CENA" w:cs="Calibri"/>
                  <w:noProof/>
                  <w:sz w:val="52"/>
                  <w:szCs w:val="52"/>
                </w:rPr>
                <mc:AlternateContent>
                  <mc:Choice Requires="wps">
                    <w:drawing>
                      <wp:anchor distT="0" distB="0" distL="114300" distR="114300" simplePos="0" relativeHeight="251788288" behindDoc="0" locked="0" layoutInCell="1" allowOverlap="1" wp14:anchorId="416A7DFC" wp14:editId="2D700D35">
                        <wp:simplePos x="0" y="0"/>
                        <wp:positionH relativeFrom="column">
                          <wp:posOffset>136870</wp:posOffset>
                        </wp:positionH>
                        <wp:positionV relativeFrom="paragraph">
                          <wp:posOffset>76261</wp:posOffset>
                        </wp:positionV>
                        <wp:extent cx="611747" cy="598868"/>
                        <wp:effectExtent l="0" t="0" r="17145" b="10795"/>
                        <wp:wrapNone/>
                        <wp:docPr id="15" name="Oval 15"/>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0ED9C7D"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A7DFC" id="Oval 15" o:spid="_x0000_s1049" style="position:absolute;left:0;text-align:left;margin-left:10.8pt;margin-top:6pt;width:48.15pt;height:47.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" fillcolor="white [3201]" strokecolor="black [3200]" strokeweight="1pt">
                        <v:stroke joinstyle="miter"/>
                        <v:textbox>
                          <w:txbxContent>
                            <w:p w14:paraId="60ED9C7D"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sidRPr="005E40C2">
                <w:rPr>
                  <w:rFonts w:ascii="AR CENA" w:eastAsia="Times New Roman" w:hAnsi="AR CENA" w:cs="Calibri"/>
                  <w:color w:val="000000"/>
                  <w:sz w:val="52"/>
                  <w:szCs w:val="52"/>
                </w:rPr>
                <w:t>Site Name</w:t>
              </w:r>
            </w:ins>
          </w:p>
        </w:tc>
      </w:tr>
      <w:tr w:rsidR="00C10FB1" w:rsidRPr="00E81DB3" w14:paraId="119A2827" w14:textId="77777777" w:rsidTr="0020364C">
        <w:trPr>
          <w:trHeight w:val="398"/>
          <w:ins w:id="1079" w:author="Yijia Cheng" w:date="2017-03-21T11:00:00Z"/>
        </w:trPr>
        <w:tc>
          <w:tcPr>
            <w:tcW w:w="1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13FA36" w14:textId="77777777" w:rsidR="00C10FB1" w:rsidRPr="005E40C2" w:rsidRDefault="00C10FB1" w:rsidP="0020364C">
            <w:pPr>
              <w:rPr>
                <w:ins w:id="1080" w:author="Yijia Cheng" w:date="2017-03-21T11:00:00Z"/>
                <w:rFonts w:ascii="Arial Black" w:eastAsia="Times New Roman" w:hAnsi="Arial Black" w:cs="Times New Roman"/>
                <w:sz w:val="20"/>
                <w:szCs w:val="20"/>
              </w:rPr>
            </w:pPr>
            <w:ins w:id="1081" w:author="Yijia Cheng" w:date="2017-03-21T11:00:00Z">
              <w:r w:rsidRPr="005E40C2">
                <w:rPr>
                  <w:rFonts w:ascii="Arial Black" w:eastAsia="Times New Roman" w:hAnsi="Arial Black" w:cs="Calibri"/>
                  <w:color w:val="000000"/>
                  <w:sz w:val="20"/>
                  <w:szCs w:val="20"/>
                </w:rPr>
                <w:t>home</w:t>
              </w:r>
            </w:ins>
          </w:p>
        </w:tc>
        <w:tc>
          <w:tcPr>
            <w:tcW w:w="1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72B0F3" w14:textId="77777777" w:rsidR="00C10FB1" w:rsidRPr="005E40C2" w:rsidRDefault="00C10FB1" w:rsidP="0020364C">
            <w:pPr>
              <w:rPr>
                <w:ins w:id="1082" w:author="Yijia Cheng" w:date="2017-03-21T11:00:00Z"/>
                <w:rFonts w:ascii="Arial Black" w:eastAsia="Times New Roman" w:hAnsi="Arial Black" w:cs="Times New Roman"/>
                <w:sz w:val="20"/>
                <w:szCs w:val="20"/>
              </w:rPr>
            </w:pPr>
            <w:ins w:id="1083" w:author="Yijia Cheng" w:date="2017-03-21T11:00:00Z">
              <w:r w:rsidRPr="005E40C2">
                <w:rPr>
                  <w:rFonts w:ascii="Arial Black" w:eastAsia="Times New Roman" w:hAnsi="Arial Black" w:cs="Calibri"/>
                  <w:color w:val="000000"/>
                  <w:sz w:val="20"/>
                  <w:szCs w:val="20"/>
                </w:rPr>
                <w:t>Five Flavors</w:t>
              </w:r>
            </w:ins>
          </w:p>
        </w:tc>
        <w:tc>
          <w:tcPr>
            <w:tcW w:w="17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B311F" w14:textId="77777777" w:rsidR="00C10FB1" w:rsidRPr="005E40C2" w:rsidRDefault="00C10FB1" w:rsidP="0020364C">
            <w:pPr>
              <w:rPr>
                <w:ins w:id="1084" w:author="Yijia Cheng" w:date="2017-03-21T11:00:00Z"/>
                <w:rFonts w:ascii="Arial Black" w:eastAsia="Times New Roman" w:hAnsi="Arial Black" w:cs="Times New Roman"/>
                <w:sz w:val="20"/>
                <w:szCs w:val="20"/>
              </w:rPr>
            </w:pPr>
            <w:ins w:id="1085" w:author="Yijia Cheng" w:date="2017-03-21T11:00:00Z">
              <w:r>
                <w:rPr>
                  <w:rFonts w:ascii="Arial Black" w:eastAsia="Times New Roman" w:hAnsi="Arial Black" w:cs="Calibri"/>
                  <w:color w:val="000000"/>
                  <w:sz w:val="20"/>
                  <w:szCs w:val="20"/>
                </w:rPr>
                <w:t>F</w:t>
              </w:r>
              <w:r w:rsidRPr="005E40C2">
                <w:rPr>
                  <w:rFonts w:ascii="Arial Black" w:eastAsia="Times New Roman" w:hAnsi="Arial Black" w:cs="Calibri"/>
                  <w:color w:val="000000"/>
                  <w:sz w:val="20"/>
                  <w:szCs w:val="20"/>
                </w:rPr>
                <w:t>orum</w:t>
              </w:r>
            </w:ins>
          </w:p>
        </w:tc>
        <w:tc>
          <w:tcPr>
            <w:tcW w:w="1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9839BE" w14:textId="77777777" w:rsidR="00C10FB1" w:rsidRPr="005E40C2" w:rsidRDefault="00C10FB1" w:rsidP="0020364C">
            <w:pPr>
              <w:rPr>
                <w:ins w:id="1086" w:author="Yijia Cheng" w:date="2017-03-21T11:00:00Z"/>
                <w:rFonts w:ascii="Arial Black" w:eastAsia="Times New Roman" w:hAnsi="Arial Black" w:cs="Times New Roman"/>
                <w:sz w:val="20"/>
                <w:szCs w:val="20"/>
              </w:rPr>
            </w:pPr>
            <w:ins w:id="1087" w:author="Yijia Cheng" w:date="2017-03-21T11:00:00Z">
              <w:r w:rsidRPr="005E40C2">
                <w:rPr>
                  <w:rFonts w:ascii="Arial Black" w:eastAsia="Times New Roman" w:hAnsi="Arial Black" w:cs="Calibri"/>
                  <w:color w:val="000000"/>
                  <w:sz w:val="20"/>
                  <w:szCs w:val="20"/>
                </w:rPr>
                <w:t>About us</w:t>
              </w:r>
            </w:ins>
          </w:p>
        </w:tc>
        <w:tc>
          <w:tcPr>
            <w:tcW w:w="22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EC12CE" w14:textId="77777777" w:rsidR="00C10FB1" w:rsidRPr="005E40C2" w:rsidRDefault="00C10FB1" w:rsidP="0020364C">
            <w:pPr>
              <w:rPr>
                <w:ins w:id="1088" w:author="Yijia Cheng" w:date="2017-03-21T11:00:00Z"/>
                <w:rFonts w:ascii="Arial Black" w:eastAsia="Times New Roman" w:hAnsi="Arial Black" w:cs="Times New Roman"/>
                <w:sz w:val="20"/>
                <w:szCs w:val="20"/>
              </w:rPr>
            </w:pPr>
            <w:ins w:id="1089" w:author="Yijia Cheng" w:date="2017-03-21T11:00:00Z">
              <w:r w:rsidRPr="005E40C2">
                <w:rPr>
                  <w:rFonts w:ascii="Arial Black" w:eastAsia="Times New Roman" w:hAnsi="Arial Black" w:cs="Calibri"/>
                  <w:color w:val="000000"/>
                  <w:sz w:val="20"/>
                  <w:szCs w:val="20"/>
                </w:rPr>
                <w:t>Contact us</w:t>
              </w:r>
            </w:ins>
          </w:p>
        </w:tc>
      </w:tr>
      <w:tr w:rsidR="00C10FB1" w:rsidRPr="00E81DB3" w14:paraId="18FFE6CC" w14:textId="77777777" w:rsidTr="0020364C">
        <w:trPr>
          <w:trHeight w:val="7202"/>
          <w:ins w:id="1090" w:author="Yijia Cheng" w:date="2017-03-21T11:00:00Z"/>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03264D" w14:textId="77777777" w:rsidR="00C10FB1" w:rsidRDefault="00C10FB1" w:rsidP="0020364C">
            <w:pPr>
              <w:rPr>
                <w:ins w:id="1091" w:author="Yijia Cheng" w:date="2017-03-21T11:00:00Z"/>
                <w:rFonts w:ascii="Calibri" w:eastAsia="Times New Roman" w:hAnsi="Calibri" w:cs="Calibri"/>
                <w:color w:val="000000"/>
                <w:sz w:val="16"/>
                <w:szCs w:val="16"/>
              </w:rPr>
            </w:pPr>
          </w:p>
          <w:p w14:paraId="2DE1326A" w14:textId="77777777" w:rsidR="00C10FB1" w:rsidRDefault="00C10FB1" w:rsidP="0020364C">
            <w:pPr>
              <w:rPr>
                <w:ins w:id="1092" w:author="Yijia Cheng" w:date="2017-03-21T11:00:00Z"/>
                <w:rFonts w:ascii="Calibri" w:eastAsia="Times New Roman" w:hAnsi="Calibri" w:cs="Calibri"/>
                <w:color w:val="000000"/>
                <w:sz w:val="16"/>
                <w:szCs w:val="16"/>
              </w:rPr>
            </w:pPr>
          </w:p>
          <w:p w14:paraId="3357C933" w14:textId="77777777" w:rsidR="00C10FB1" w:rsidRDefault="00C10FB1" w:rsidP="0020364C">
            <w:pPr>
              <w:rPr>
                <w:ins w:id="1093" w:author="Yijia Cheng" w:date="2017-03-21T11:00:00Z"/>
                <w:rFonts w:ascii="Calibri" w:eastAsia="Times New Roman" w:hAnsi="Calibri" w:cs="Calibri"/>
                <w:color w:val="000000"/>
                <w:sz w:val="16"/>
                <w:szCs w:val="16"/>
              </w:rPr>
            </w:pPr>
            <w:ins w:id="1094" w:author="Yijia Cheng" w:date="2017-03-21T11:00:00Z">
              <w:r>
                <w:rPr>
                  <w:rFonts w:ascii="Calibri" w:eastAsia="Times New Roman" w:hAnsi="Calibri" w:cs="Calibri"/>
                  <w:noProof/>
                  <w:color w:val="000000"/>
                  <w:sz w:val="16"/>
                  <w:szCs w:val="16"/>
                </w:rPr>
                <w:drawing>
                  <wp:inline distT="0" distB="0" distL="0" distR="0" wp14:anchorId="3EB769DE" wp14:editId="1D654BA8">
                    <wp:extent cx="5753100" cy="2468880"/>
                    <wp:effectExtent l="0" t="0" r="19050" b="2667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ins>
          </w:p>
          <w:p w14:paraId="49CE8850" w14:textId="77777777" w:rsidR="00C10FB1" w:rsidRDefault="00C10FB1" w:rsidP="0020364C">
            <w:pPr>
              <w:rPr>
                <w:ins w:id="1095" w:author="Yijia Cheng" w:date="2017-03-21T11:00:00Z"/>
                <w:rFonts w:ascii="Calibri" w:eastAsia="Times New Roman" w:hAnsi="Calibri" w:cs="Calibri"/>
                <w:color w:val="000000"/>
                <w:sz w:val="16"/>
                <w:szCs w:val="16"/>
              </w:rPr>
            </w:pPr>
          </w:p>
          <w:p w14:paraId="1350364A" w14:textId="77777777" w:rsidR="00C10FB1" w:rsidRDefault="00C10FB1" w:rsidP="0020364C">
            <w:pPr>
              <w:rPr>
                <w:ins w:id="1096" w:author="Yijia Cheng" w:date="2017-03-21T11:00:00Z"/>
                <w:rFonts w:ascii="Calibri" w:eastAsia="Times New Roman" w:hAnsi="Calibri" w:cs="Calibri"/>
                <w:color w:val="000000"/>
                <w:sz w:val="16"/>
                <w:szCs w:val="16"/>
              </w:rPr>
            </w:pPr>
          </w:p>
          <w:p w14:paraId="073F6477" w14:textId="77777777" w:rsidR="00C10FB1" w:rsidRDefault="00C10FB1" w:rsidP="0020364C">
            <w:pPr>
              <w:rPr>
                <w:ins w:id="1097" w:author="Yijia Cheng" w:date="2017-03-21T11:00:00Z"/>
                <w:rFonts w:ascii="Calibri" w:eastAsia="Times New Roman" w:hAnsi="Calibri" w:cs="Calibri"/>
                <w:color w:val="000000"/>
                <w:sz w:val="16"/>
                <w:szCs w:val="16"/>
              </w:rPr>
            </w:pPr>
          </w:p>
          <w:p w14:paraId="25FDE9D2" w14:textId="77777777" w:rsidR="00C10FB1" w:rsidRPr="00E81DB3" w:rsidRDefault="00C10FB1" w:rsidP="0020364C">
            <w:pPr>
              <w:rPr>
                <w:ins w:id="1098" w:author="Yijia Cheng" w:date="2017-03-21T11:00:00Z"/>
                <w:rFonts w:ascii="Calibri" w:eastAsia="Times New Roman" w:hAnsi="Calibri" w:cs="Calibri"/>
                <w:color w:val="000000"/>
                <w:sz w:val="16"/>
                <w:szCs w:val="16"/>
              </w:rPr>
            </w:pPr>
            <w:ins w:id="1099" w:author="Yijia Cheng" w:date="2017-03-21T11:00:00Z">
              <w:r w:rsidRPr="000404C7">
                <w:rPr>
                  <w:rFonts w:ascii="Calibri" w:eastAsia="Times New Roman" w:hAnsi="Calibri" w:cs="Calibri"/>
                  <w:noProof/>
                  <w:color w:val="000000"/>
                  <w:sz w:val="16"/>
                  <w:szCs w:val="16"/>
                </w:rPr>
                <mc:AlternateContent>
                  <mc:Choice Requires="wps">
                    <w:drawing>
                      <wp:anchor distT="91440" distB="91440" distL="114300" distR="114300" simplePos="0" relativeHeight="251782144" behindDoc="0" locked="0" layoutInCell="1" allowOverlap="1" wp14:anchorId="521435FC" wp14:editId="6C67E919">
                        <wp:simplePos x="0" y="0"/>
                        <wp:positionH relativeFrom="page">
                          <wp:align>center</wp:align>
                        </wp:positionH>
                        <wp:positionV relativeFrom="paragraph">
                          <wp:posOffset>274320</wp:posOffset>
                        </wp:positionV>
                        <wp:extent cx="3474720" cy="1403985"/>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14EFB94" w14:textId="77777777" w:rsidR="00CE6BD9" w:rsidRDefault="00CE6BD9" w:rsidP="00C10FB1">
                                    <w:pPr>
                                      <w:pBdr>
                                        <w:top w:val="single" w:sz="24" w:space="8" w:color="5B9BD5" w:themeColor="accent1"/>
                                        <w:bottom w:val="single" w:sz="24" w:space="8" w:color="5B9BD5" w:themeColor="accent1"/>
                                      </w:pBdr>
                                      <w:rPr>
                                        <w:i/>
                                        <w:iCs/>
                                        <w:color w:val="5B9BD5" w:themeColor="accent1"/>
                                        <w:sz w:val="24"/>
                                        <w:szCs w:val="24"/>
                                      </w:rPr>
                                    </w:pPr>
                                    <w:r>
                                      <w:rPr>
                                        <w:i/>
                                        <w:iCs/>
                                        <w:color w:val="5B9BD5" w:themeColor="accent1"/>
                                        <w:sz w:val="24"/>
                                        <w:szCs w:val="24"/>
                                      </w:rPr>
                                      <w:t>Introduce the cuisine style of the flavor which the mouse hovers on</w:t>
                                    </w:r>
                                  </w:p>
                                  <w:p w14:paraId="1E161F61" w14:textId="77777777" w:rsidR="00CE6BD9" w:rsidRDefault="00CE6BD9" w:rsidP="00C10FB1">
                                    <w:pPr>
                                      <w:pBdr>
                                        <w:top w:val="single" w:sz="24" w:space="8" w:color="5B9BD5" w:themeColor="accent1"/>
                                        <w:bottom w:val="single" w:sz="24" w:space="8" w:color="5B9BD5" w:themeColor="accent1"/>
                                      </w:pBdr>
                                      <w:rPr>
                                        <w:i/>
                                        <w:iCs/>
                                        <w:color w:val="5B9BD5" w:themeColor="accent1"/>
                                        <w:sz w:val="24"/>
                                        <w:szCs w:val="24"/>
                                      </w:rPr>
                                    </w:pPr>
                                  </w:p>
                                  <w:p w14:paraId="51BE9212" w14:textId="77777777" w:rsidR="00CE6BD9" w:rsidRDefault="00CE6BD9" w:rsidP="00C10FB1">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szCs w:val="24"/>
                                      </w:rPr>
                                      <w:t>xxxxxxxxxxxxxxxxxxxxxxxxxxxxxxxxxxxxxxxxxxxxxxxxxxxxxxxxxxxxxxxxxxxxxxxxxxxxxxxxxxxxxxxxxxxxxxxxxx</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21435FC" id="_x0000_s1050" type="#_x0000_t202" style="position:absolute;left:0;text-align:left;margin-left:0;margin-top:21.6pt;width:273.6pt;height:110.55pt;z-index:25178214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" filled="f" stroked="f">
                        <v:textbox style="mso-fit-shape-to-text:t">
                          <w:txbxContent>
                            <w:p w14:paraId="114EFB94" w14:textId="77777777" w:rsidR="00CE6BD9" w:rsidRDefault="00CE6BD9" w:rsidP="00C10FB1">
                              <w:pPr>
                                <w:pBdr>
                                  <w:top w:val="single" w:sz="24" w:space="8" w:color="5B9BD5" w:themeColor="accent1"/>
                                  <w:bottom w:val="single" w:sz="24" w:space="8" w:color="5B9BD5" w:themeColor="accent1"/>
                                </w:pBdr>
                                <w:rPr>
                                  <w:i/>
                                  <w:iCs/>
                                  <w:color w:val="5B9BD5" w:themeColor="accent1"/>
                                  <w:sz w:val="24"/>
                                  <w:szCs w:val="24"/>
                                </w:rPr>
                              </w:pPr>
                              <w:r>
                                <w:rPr>
                                  <w:i/>
                                  <w:iCs/>
                                  <w:color w:val="5B9BD5" w:themeColor="accent1"/>
                                  <w:sz w:val="24"/>
                                  <w:szCs w:val="24"/>
                                </w:rPr>
                                <w:t>Introduce the cuisine style of the flavor which the mouse hovers on</w:t>
                              </w:r>
                            </w:p>
                            <w:p w14:paraId="1E161F61" w14:textId="77777777" w:rsidR="00CE6BD9" w:rsidRDefault="00CE6BD9" w:rsidP="00C10FB1">
                              <w:pPr>
                                <w:pBdr>
                                  <w:top w:val="single" w:sz="24" w:space="8" w:color="5B9BD5" w:themeColor="accent1"/>
                                  <w:bottom w:val="single" w:sz="24" w:space="8" w:color="5B9BD5" w:themeColor="accent1"/>
                                </w:pBdr>
                                <w:rPr>
                                  <w:i/>
                                  <w:iCs/>
                                  <w:color w:val="5B9BD5" w:themeColor="accent1"/>
                                  <w:sz w:val="24"/>
                                  <w:szCs w:val="24"/>
                                </w:rPr>
                              </w:pPr>
                            </w:p>
                            <w:p w14:paraId="51BE9212" w14:textId="77777777" w:rsidR="00CE6BD9" w:rsidRDefault="00CE6BD9" w:rsidP="00C10FB1">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szCs w:val="24"/>
                                </w:rPr>
                                <w:t>xxxxxxxxxxxxxxxxxxxxxxxxxxxxxxxxxxxxxxxxxxxxxxxxxxxxxxxxxxxxxxxxxxxxxxxxxxxxxxxxxxxxxxxxxxxxxxxxxx</w:t>
                              </w:r>
                            </w:p>
                          </w:txbxContent>
                        </v:textbox>
                        <w10:wrap type="topAndBottom" anchorx="page"/>
                      </v:shape>
                    </w:pict>
                  </mc:Fallback>
                </mc:AlternateContent>
              </w:r>
              <w:r>
                <w:rPr>
                  <w:rStyle w:val="CommentReference"/>
                </w:rPr>
                <w:commentReference w:id="1100"/>
              </w:r>
            </w:ins>
          </w:p>
        </w:tc>
      </w:tr>
      <w:tr w:rsidR="00C10FB1" w:rsidRPr="00E81DB3" w14:paraId="0EE9C69F" w14:textId="77777777" w:rsidTr="0020364C">
        <w:trPr>
          <w:trHeight w:val="225"/>
          <w:ins w:id="1101" w:author="Yijia Cheng" w:date="2017-03-21T11:00:00Z"/>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45DADB" w14:textId="77777777" w:rsidR="00C10FB1" w:rsidRPr="00E81DB3" w:rsidRDefault="00C10FB1" w:rsidP="0020364C">
            <w:pPr>
              <w:tabs>
                <w:tab w:val="left" w:pos="7548"/>
              </w:tabs>
              <w:jc w:val="center"/>
              <w:rPr>
                <w:ins w:id="1102" w:author="Yijia Cheng" w:date="2017-03-21T11:00:00Z"/>
                <w:rFonts w:ascii="Calibri" w:eastAsia="Times New Roman" w:hAnsi="Calibri" w:cs="Calibri"/>
                <w:color w:val="000000"/>
                <w:sz w:val="16"/>
                <w:szCs w:val="16"/>
              </w:rPr>
            </w:pPr>
            <w:ins w:id="1103" w:author="Yijia Cheng" w:date="2017-03-21T11:00:00Z">
              <w:r>
                <w:rPr>
                  <w:rFonts w:ascii="Calibri" w:eastAsia="Times New Roman" w:hAnsi="Calibri" w:cs="Calibri"/>
                  <w:color w:val="000000"/>
                  <w:sz w:val="16"/>
                  <w:szCs w:val="16"/>
                </w:rPr>
                <w:t>Footer</w:t>
              </w:r>
            </w:ins>
          </w:p>
        </w:tc>
      </w:tr>
    </w:tbl>
    <w:p w14:paraId="39758B0B" w14:textId="77777777" w:rsidR="00C10FB1" w:rsidRDefault="00C10FB1" w:rsidP="00C10FB1">
      <w:pPr>
        <w:rPr>
          <w:ins w:id="1104" w:author="Yijia Cheng" w:date="2017-03-21T11:00:00Z"/>
          <w:rFonts w:ascii="Times New Roman" w:hAnsi="Times New Roman" w:cs="Times New Roman"/>
          <w:sz w:val="24"/>
          <w:szCs w:val="24"/>
        </w:rPr>
      </w:pPr>
    </w:p>
    <w:p w14:paraId="6D63F132" w14:textId="77777777" w:rsidR="00C10FB1" w:rsidRPr="007F100B" w:rsidRDefault="00C10FB1" w:rsidP="00C10FB1">
      <w:pPr>
        <w:widowControl/>
        <w:jc w:val="left"/>
        <w:rPr>
          <w:ins w:id="1105" w:author="Yijia Cheng" w:date="2017-03-21T11:00:00Z"/>
          <w:rFonts w:ascii="Times New Roman" w:hAnsi="Times New Roman" w:cs="Times New Roman"/>
          <w:sz w:val="24"/>
          <w:szCs w:val="24"/>
        </w:rPr>
      </w:pPr>
      <w:ins w:id="1106" w:author="Yijia Cheng" w:date="2017-03-21T11:00:00Z">
        <w:r>
          <w:rPr>
            <w:rFonts w:ascii="Times New Roman" w:hAnsi="Times New Roman" w:cs="Times New Roman"/>
            <w:sz w:val="24"/>
            <w:szCs w:val="24"/>
          </w:rPr>
          <w:br w:type="page"/>
        </w:r>
        <w:r>
          <w:rPr>
            <w:rFonts w:ascii="Times New Roman" w:hAnsi="Times New Roman" w:cs="Times New Roman"/>
            <w:sz w:val="24"/>
            <w:szCs w:val="24"/>
          </w:rPr>
          <w:lastRenderedPageBreak/>
          <w:tab/>
        </w:r>
      </w:ins>
    </w:p>
    <w:p w14:paraId="2E2900F4" w14:textId="434F59F9" w:rsidR="00C10FB1" w:rsidRPr="000D2290" w:rsidRDefault="00C10FB1">
      <w:pPr>
        <w:pStyle w:val="Heading4"/>
        <w:rPr>
          <w:ins w:id="1107" w:author="Yijia Cheng" w:date="2017-03-21T11:00:00Z"/>
          <w:rStyle w:val="SubtleEmphasis"/>
          <w:color w:val="auto"/>
          <w:sz w:val="28"/>
          <w:rPrChange w:id="1108" w:author="Yijia Cheng" w:date="2017-03-21T12:10:00Z">
            <w:rPr>
              <w:ins w:id="1109" w:author="Yijia Cheng" w:date="2017-03-21T11:00:00Z"/>
              <w:b/>
              <w:sz w:val="28"/>
              <w:szCs w:val="28"/>
              <w:u w:val="single"/>
            </w:rPr>
          </w:rPrChange>
        </w:rPr>
        <w:pPrChange w:id="1110" w:author="Yijia Cheng" w:date="2017-03-21T13:05:00Z">
          <w:pPr/>
        </w:pPrChange>
      </w:pPr>
      <w:ins w:id="1111" w:author="Yijia Cheng" w:date="2017-03-21T11:00:00Z">
        <w:r w:rsidRPr="000D2290">
          <w:rPr>
            <w:rStyle w:val="SubtleEmphasis"/>
            <w:color w:val="auto"/>
            <w:sz w:val="28"/>
            <w:rPrChange w:id="1112" w:author="Yijia Cheng" w:date="2017-03-21T12:10:00Z">
              <w:rPr>
                <w:b/>
                <w:szCs w:val="28"/>
                <w:u w:val="single"/>
              </w:rPr>
            </w:rPrChange>
          </w:rPr>
          <w:t>Flavor 1</w:t>
        </w:r>
        <w:r w:rsidR="00E51568" w:rsidRPr="000D2290">
          <w:rPr>
            <w:rStyle w:val="SubtleEmphasis"/>
            <w:color w:val="auto"/>
            <w:sz w:val="28"/>
            <w:rPrChange w:id="1113" w:author="Yijia Cheng" w:date="2017-03-21T12:10:00Z">
              <w:rPr>
                <w:rFonts w:cs="Times New Roman"/>
                <w:b/>
                <w:szCs w:val="28"/>
                <w:u w:val="single"/>
              </w:rPr>
            </w:rPrChange>
          </w:rPr>
          <w:t>- Sour</w:t>
        </w:r>
      </w:ins>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C10FB1" w14:paraId="525960E0" w14:textId="77777777" w:rsidTr="0020364C">
        <w:trPr>
          <w:trHeight w:val="1698"/>
          <w:ins w:id="1114" w:author="Yijia Cheng" w:date="2017-03-21T11:00:00Z"/>
        </w:trPr>
        <w:tc>
          <w:tcPr>
            <w:tcW w:w="7848" w:type="dxa"/>
            <w:gridSpan w:val="5"/>
            <w:shd w:val="clear" w:color="auto" w:fill="auto"/>
          </w:tcPr>
          <w:p w14:paraId="761658CB" w14:textId="77777777" w:rsidR="00C10FB1" w:rsidRPr="00515B74" w:rsidRDefault="00C10FB1" w:rsidP="0020364C">
            <w:pPr>
              <w:tabs>
                <w:tab w:val="left" w:pos="696"/>
                <w:tab w:val="left" w:pos="1788"/>
                <w:tab w:val="center" w:pos="3154"/>
              </w:tabs>
              <w:spacing w:before="240"/>
              <w:jc w:val="center"/>
              <w:rPr>
                <w:ins w:id="1115" w:author="Yijia Cheng" w:date="2017-03-21T11:00:00Z"/>
                <w:rFonts w:ascii="AR CENA" w:hAnsi="AR CENA" w:cs="Calibri"/>
                <w:color w:val="FFFFFF" w:themeColor="background1"/>
                <w:sz w:val="72"/>
                <w:szCs w:val="72"/>
              </w:rPr>
            </w:pPr>
            <w:ins w:id="1116" w:author="Yijia Cheng" w:date="2017-03-21T11:00:00Z">
              <w:r>
                <w:rPr>
                  <w:rFonts w:ascii="AR CENA" w:hAnsi="AR CENA" w:cs="Calibri"/>
                  <w:noProof/>
                  <w:sz w:val="72"/>
                  <w:szCs w:val="72"/>
                </w:rPr>
                <mc:AlternateContent>
                  <mc:Choice Requires="wps">
                    <w:drawing>
                      <wp:anchor distT="0" distB="0" distL="114300" distR="114300" simplePos="0" relativeHeight="251789312" behindDoc="0" locked="0" layoutInCell="1" allowOverlap="1" wp14:anchorId="69665B24" wp14:editId="16C3660C">
                        <wp:simplePos x="0" y="0"/>
                        <wp:positionH relativeFrom="column">
                          <wp:posOffset>142102</wp:posOffset>
                        </wp:positionH>
                        <wp:positionV relativeFrom="paragraph">
                          <wp:posOffset>87095</wp:posOffset>
                        </wp:positionV>
                        <wp:extent cx="611747" cy="598868"/>
                        <wp:effectExtent l="0" t="0" r="17145" b="10795"/>
                        <wp:wrapNone/>
                        <wp:docPr id="17" name="Oval 17"/>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0E9D45C6"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65B24" id="Oval 17" o:spid="_x0000_s1051" style="position:absolute;left:0;text-align:left;margin-left:11.2pt;margin-top:6.85pt;width:48.15pt;height:47.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" fillcolor="white [3201]" strokecolor="black [3200]" strokeweight="1pt">
                        <v:stroke joinstyle="miter"/>
                        <v:textbox>
                          <w:txbxContent>
                            <w:p w14:paraId="0E9D45C6"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Pr>
                  <w:rFonts w:ascii="AR CENA" w:hAnsi="AR CENA" w:cs="Calibri"/>
                  <w:sz w:val="72"/>
                  <w:szCs w:val="72"/>
                </w:rPr>
                <w:t>Sour</w:t>
              </w:r>
            </w:ins>
          </w:p>
        </w:tc>
      </w:tr>
      <w:tr w:rsidR="00C10FB1" w14:paraId="437BFA75" w14:textId="77777777" w:rsidTr="0020364C">
        <w:trPr>
          <w:trHeight w:val="357"/>
          <w:ins w:id="1117" w:author="Yijia Cheng" w:date="2017-03-21T11:00:00Z"/>
        </w:trPr>
        <w:tc>
          <w:tcPr>
            <w:tcW w:w="1392" w:type="dxa"/>
            <w:shd w:val="clear" w:color="auto" w:fill="auto"/>
          </w:tcPr>
          <w:p w14:paraId="49E65867" w14:textId="77777777" w:rsidR="00C10FB1" w:rsidRPr="0098281F" w:rsidRDefault="00C10FB1" w:rsidP="0020364C">
            <w:pPr>
              <w:pStyle w:val="ListParagraph"/>
              <w:ind w:firstLineChars="0" w:firstLine="0"/>
              <w:jc w:val="center"/>
              <w:rPr>
                <w:ins w:id="1118" w:author="Yijia Cheng" w:date="2017-03-21T11:00:00Z"/>
                <w:rFonts w:ascii="Arial Black" w:hAnsi="Arial Black" w:cs="Calibri"/>
                <w:sz w:val="16"/>
                <w:szCs w:val="16"/>
              </w:rPr>
            </w:pPr>
            <w:ins w:id="1119" w:author="Yijia Cheng" w:date="2017-03-21T11:00:00Z">
              <w:r w:rsidRPr="0098281F">
                <w:rPr>
                  <w:rFonts w:ascii="Arial Black" w:hAnsi="Arial Black" w:cs="Calibri"/>
                  <w:sz w:val="16"/>
                  <w:szCs w:val="16"/>
                </w:rPr>
                <w:t>Home</w:t>
              </w:r>
            </w:ins>
          </w:p>
        </w:tc>
        <w:tc>
          <w:tcPr>
            <w:tcW w:w="1535" w:type="dxa"/>
            <w:shd w:val="clear" w:color="auto" w:fill="auto"/>
          </w:tcPr>
          <w:p w14:paraId="24DA37E5" w14:textId="77777777" w:rsidR="00C10FB1" w:rsidRPr="0098281F" w:rsidRDefault="00C10FB1" w:rsidP="0020364C">
            <w:pPr>
              <w:pStyle w:val="ListParagraph"/>
              <w:ind w:firstLineChars="0" w:firstLine="0"/>
              <w:jc w:val="center"/>
              <w:rPr>
                <w:ins w:id="1120" w:author="Yijia Cheng" w:date="2017-03-21T11:00:00Z"/>
                <w:rFonts w:ascii="Arial Black" w:hAnsi="Arial Black" w:cs="Calibri"/>
                <w:sz w:val="16"/>
                <w:szCs w:val="16"/>
              </w:rPr>
            </w:pPr>
            <w:ins w:id="1121" w:author="Yijia Cheng" w:date="2017-03-21T11:00:00Z">
              <w:r w:rsidRPr="0098281F">
                <w:rPr>
                  <w:rFonts w:ascii="Arial Black" w:hAnsi="Arial Black" w:cs="Calibri"/>
                  <w:sz w:val="16"/>
                  <w:szCs w:val="16"/>
                </w:rPr>
                <w:t>Five Flavors</w:t>
              </w:r>
            </w:ins>
          </w:p>
        </w:tc>
        <w:tc>
          <w:tcPr>
            <w:tcW w:w="1401" w:type="dxa"/>
            <w:shd w:val="clear" w:color="auto" w:fill="auto"/>
          </w:tcPr>
          <w:p w14:paraId="629F02D0" w14:textId="77777777" w:rsidR="00C10FB1" w:rsidRPr="0098281F" w:rsidRDefault="00C10FB1" w:rsidP="0020364C">
            <w:pPr>
              <w:pStyle w:val="ListParagraph"/>
              <w:ind w:firstLineChars="0" w:firstLine="0"/>
              <w:jc w:val="center"/>
              <w:rPr>
                <w:ins w:id="1122" w:author="Yijia Cheng" w:date="2017-03-21T11:00:00Z"/>
                <w:rFonts w:ascii="Arial Black" w:hAnsi="Arial Black" w:cs="Calibri"/>
                <w:sz w:val="16"/>
                <w:szCs w:val="16"/>
              </w:rPr>
            </w:pPr>
            <w:ins w:id="1123" w:author="Yijia Cheng" w:date="2017-03-21T11:00:00Z">
              <w:r w:rsidRPr="0098281F">
                <w:rPr>
                  <w:rFonts w:ascii="Arial Black" w:hAnsi="Arial Black" w:cs="Calibri"/>
                  <w:sz w:val="16"/>
                  <w:szCs w:val="16"/>
                </w:rPr>
                <w:t>Forum</w:t>
              </w:r>
            </w:ins>
          </w:p>
        </w:tc>
        <w:tc>
          <w:tcPr>
            <w:tcW w:w="1733" w:type="dxa"/>
            <w:shd w:val="clear" w:color="auto" w:fill="auto"/>
          </w:tcPr>
          <w:p w14:paraId="093BCF5D" w14:textId="77777777" w:rsidR="00C10FB1" w:rsidRPr="0098281F" w:rsidRDefault="00C10FB1" w:rsidP="0020364C">
            <w:pPr>
              <w:pStyle w:val="ListParagraph"/>
              <w:ind w:firstLineChars="0" w:firstLine="0"/>
              <w:jc w:val="center"/>
              <w:rPr>
                <w:ins w:id="1124" w:author="Yijia Cheng" w:date="2017-03-21T11:00:00Z"/>
                <w:rFonts w:ascii="Arial Black" w:hAnsi="Arial Black" w:cs="Calibri"/>
                <w:sz w:val="16"/>
                <w:szCs w:val="16"/>
              </w:rPr>
            </w:pPr>
            <w:ins w:id="1125" w:author="Yijia Cheng" w:date="2017-03-21T11:00:00Z">
              <w:r w:rsidRPr="0098281F">
                <w:rPr>
                  <w:rFonts w:ascii="Arial Black" w:hAnsi="Arial Black" w:cs="Calibri"/>
                  <w:sz w:val="16"/>
                  <w:szCs w:val="16"/>
                </w:rPr>
                <w:t>About Us</w:t>
              </w:r>
            </w:ins>
          </w:p>
        </w:tc>
        <w:tc>
          <w:tcPr>
            <w:tcW w:w="1785" w:type="dxa"/>
            <w:shd w:val="clear" w:color="auto" w:fill="auto"/>
          </w:tcPr>
          <w:p w14:paraId="568EE88B" w14:textId="77777777" w:rsidR="00C10FB1" w:rsidRPr="0098281F" w:rsidRDefault="00C10FB1" w:rsidP="0020364C">
            <w:pPr>
              <w:pStyle w:val="ListParagraph"/>
              <w:tabs>
                <w:tab w:val="left" w:pos="226"/>
                <w:tab w:val="center" w:pos="785"/>
              </w:tabs>
              <w:ind w:firstLineChars="0" w:firstLine="0"/>
              <w:jc w:val="left"/>
              <w:rPr>
                <w:ins w:id="1126" w:author="Yijia Cheng" w:date="2017-03-21T11:00:00Z"/>
                <w:rFonts w:ascii="Arial Black" w:hAnsi="Arial Black" w:cs="Calibri"/>
                <w:sz w:val="16"/>
                <w:szCs w:val="16"/>
              </w:rPr>
            </w:pPr>
            <w:ins w:id="1127" w:author="Yijia Cheng" w:date="2017-03-21T11:00:00Z">
              <w:r>
                <w:rPr>
                  <w:rFonts w:ascii="Arial Black" w:hAnsi="Arial Black" w:cs="Calibri"/>
                  <w:sz w:val="16"/>
                  <w:szCs w:val="16"/>
                </w:rPr>
                <w:tab/>
              </w:r>
              <w:r>
                <w:rPr>
                  <w:rFonts w:ascii="Arial Black" w:hAnsi="Arial Black" w:cs="Calibri"/>
                  <w:sz w:val="16"/>
                  <w:szCs w:val="16"/>
                </w:rPr>
                <w:tab/>
              </w:r>
              <w:r w:rsidRPr="0098281F">
                <w:rPr>
                  <w:rFonts w:ascii="Arial Black" w:hAnsi="Arial Black" w:cs="Calibri"/>
                  <w:sz w:val="16"/>
                  <w:szCs w:val="16"/>
                </w:rPr>
                <w:t>Contact Us</w:t>
              </w:r>
            </w:ins>
          </w:p>
        </w:tc>
      </w:tr>
      <w:tr w:rsidR="00C10FB1" w14:paraId="2A2E3131" w14:textId="77777777" w:rsidTr="0020364C">
        <w:trPr>
          <w:trHeight w:val="5568"/>
          <w:ins w:id="1128" w:author="Yijia Cheng" w:date="2017-03-21T11:00:00Z"/>
        </w:trPr>
        <w:tc>
          <w:tcPr>
            <w:tcW w:w="7848" w:type="dxa"/>
            <w:gridSpan w:val="5"/>
          </w:tcPr>
          <w:p w14:paraId="06442BCE" w14:textId="77777777" w:rsidR="00C10FB1" w:rsidRPr="00C17CBC" w:rsidRDefault="00C10FB1" w:rsidP="0020364C">
            <w:pPr>
              <w:jc w:val="left"/>
              <w:rPr>
                <w:ins w:id="1129" w:author="Yijia Cheng" w:date="2017-03-21T11:00:00Z"/>
                <w:sz w:val="16"/>
                <w:szCs w:val="16"/>
              </w:rPr>
            </w:pPr>
            <w:ins w:id="1130" w:author="Yijia Cheng" w:date="2017-03-21T11:00:00Z">
              <w:r w:rsidRPr="00C17CBC">
                <w:rPr>
                  <w:rFonts w:ascii="Times New Roman" w:hAnsi="Times New Roman" w:cs="Times New Roman"/>
                  <w:sz w:val="20"/>
                  <w:szCs w:val="20"/>
                </w:rPr>
                <w:t>Representative:</w:t>
              </w:r>
              <w:r w:rsidRPr="00C17CBC">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xxxxxx</w:t>
              </w:r>
              <w:r w:rsidRPr="00C17CBC">
                <w:rPr>
                  <w:rFonts w:ascii="Times New Roman" w:hAnsi="Times New Roman" w:cs="Times New Roman"/>
                  <w:sz w:val="20"/>
                  <w:szCs w:val="20"/>
                  <w:shd w:val="clear" w:color="auto" w:fill="FFFFFF"/>
                </w:rPr>
                <w:t>Cuisine</w:t>
              </w:r>
            </w:ins>
          </w:p>
          <w:p w14:paraId="00513463" w14:textId="77777777" w:rsidR="00C10FB1" w:rsidRPr="00C17CBC" w:rsidRDefault="00C10FB1" w:rsidP="0020364C">
            <w:pPr>
              <w:pStyle w:val="ListParagraph"/>
              <w:numPr>
                <w:ilvl w:val="0"/>
                <w:numId w:val="16"/>
              </w:numPr>
              <w:tabs>
                <w:tab w:val="left" w:pos="3002"/>
              </w:tabs>
              <w:ind w:firstLineChars="0"/>
              <w:rPr>
                <w:ins w:id="1131" w:author="Yijia Cheng" w:date="2017-03-21T11:00:00Z"/>
                <w:rFonts w:ascii="Times New Roman" w:hAnsi="Times New Roman" w:cs="Times New Roman"/>
                <w:b/>
                <w:sz w:val="24"/>
                <w:szCs w:val="24"/>
              </w:rPr>
            </w:pPr>
            <w:ins w:id="1132" w:author="Yijia Cheng" w:date="2017-03-21T11:00:00Z">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ins>
          </w:p>
          <w:p w14:paraId="4653766F" w14:textId="77777777" w:rsidR="00C10FB1" w:rsidRDefault="00C10FB1" w:rsidP="0020364C">
            <w:pPr>
              <w:pStyle w:val="ListParagraph"/>
              <w:numPr>
                <w:ilvl w:val="0"/>
                <w:numId w:val="17"/>
              </w:numPr>
              <w:tabs>
                <w:tab w:val="left" w:pos="3002"/>
              </w:tabs>
              <w:ind w:firstLineChars="0"/>
              <w:rPr>
                <w:ins w:id="1133" w:author="Yijia Cheng" w:date="2017-03-21T11:00:00Z"/>
                <w:rFonts w:ascii="Times New Roman" w:hAnsi="Times New Roman" w:cs="Times New Roman"/>
                <w:sz w:val="18"/>
                <w:szCs w:val="18"/>
              </w:rPr>
            </w:pPr>
            <w:ins w:id="1134" w:author="Yijia Cheng" w:date="2017-03-21T11:00:00Z">
              <w:r>
                <w:rPr>
                  <w:rFonts w:ascii="Times New Roman" w:hAnsi="Times New Roman" w:cs="Times New Roman"/>
                  <w:sz w:val="18"/>
                  <w:szCs w:val="18"/>
                </w:rPr>
                <w:t>A</w:t>
              </w:r>
              <w:r w:rsidRPr="00C17CBC">
                <w:rPr>
                  <w:rFonts w:ascii="Times New Roman" w:hAnsi="Times New Roman" w:cs="Times New Roman"/>
                  <w:sz w:val="18"/>
                  <w:szCs w:val="18"/>
                </w:rPr>
                <w:t>rea</w:t>
              </w:r>
            </w:ins>
          </w:p>
          <w:p w14:paraId="0AF34A35" w14:textId="77777777" w:rsidR="00C10FB1" w:rsidRDefault="00C10FB1" w:rsidP="0020364C">
            <w:pPr>
              <w:pStyle w:val="ListParagraph"/>
              <w:numPr>
                <w:ilvl w:val="0"/>
                <w:numId w:val="17"/>
              </w:numPr>
              <w:tabs>
                <w:tab w:val="left" w:pos="3002"/>
              </w:tabs>
              <w:ind w:firstLineChars="0"/>
              <w:rPr>
                <w:ins w:id="1135" w:author="Yijia Cheng" w:date="2017-03-21T11:00:00Z"/>
                <w:rFonts w:ascii="Times New Roman" w:hAnsi="Times New Roman" w:cs="Times New Roman"/>
                <w:sz w:val="18"/>
                <w:szCs w:val="18"/>
              </w:rPr>
            </w:pPr>
            <w:ins w:id="1136" w:author="Yijia Cheng" w:date="2017-03-21T11:00:00Z">
              <w:r>
                <w:rPr>
                  <w:noProof/>
                  <w:sz w:val="16"/>
                  <w:szCs w:val="16"/>
                </w:rPr>
                <mc:AlternateContent>
                  <mc:Choice Requires="wps">
                    <w:drawing>
                      <wp:anchor distT="0" distB="0" distL="114300" distR="114300" simplePos="0" relativeHeight="251786240" behindDoc="0" locked="0" layoutInCell="1" allowOverlap="1" wp14:anchorId="612E9866" wp14:editId="53996A2E">
                        <wp:simplePos x="0" y="0"/>
                        <wp:positionH relativeFrom="column">
                          <wp:posOffset>2610279</wp:posOffset>
                        </wp:positionH>
                        <wp:positionV relativeFrom="paragraph">
                          <wp:posOffset>14022</wp:posOffset>
                        </wp:positionV>
                        <wp:extent cx="1435359" cy="1751518"/>
                        <wp:effectExtent l="0" t="0" r="12700" b="20320"/>
                        <wp:wrapNone/>
                        <wp:docPr id="20" name="Rounded Rectangle 292"/>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548B5181"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E9866" id="_x0000_s1052" style="position:absolute;left:0;text-align:left;margin-left:205.55pt;margin-top:1.1pt;width:113pt;height:137.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" fillcolor="white [3201]" strokecolor="black [3200]" strokeweight="1pt">
                        <v:stroke joinstyle="miter"/>
                        <v:textbox>
                          <w:txbxContent>
                            <w:p w14:paraId="548B5181"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ins>
          </w:p>
          <w:p w14:paraId="327298DD" w14:textId="77777777" w:rsidR="00C10FB1" w:rsidRDefault="00C10FB1" w:rsidP="0020364C">
            <w:pPr>
              <w:pStyle w:val="ListParagraph"/>
              <w:numPr>
                <w:ilvl w:val="0"/>
                <w:numId w:val="17"/>
              </w:numPr>
              <w:tabs>
                <w:tab w:val="left" w:pos="3002"/>
              </w:tabs>
              <w:ind w:firstLineChars="0"/>
              <w:rPr>
                <w:ins w:id="1137" w:author="Yijia Cheng" w:date="2017-03-21T11:00:00Z"/>
                <w:rFonts w:ascii="Times New Roman" w:hAnsi="Times New Roman" w:cs="Times New Roman"/>
                <w:sz w:val="18"/>
                <w:szCs w:val="18"/>
              </w:rPr>
            </w:pPr>
            <w:ins w:id="1138" w:author="Yijia Cheng" w:date="2017-03-21T11:00:00Z">
              <w:r w:rsidRPr="00C17CBC">
                <w:rPr>
                  <w:rFonts w:ascii="Times New Roman" w:hAnsi="Times New Roman" w:cs="Times New Roman"/>
                  <w:sz w:val="18"/>
                  <w:szCs w:val="18"/>
                </w:rPr>
                <w:t>Category</w:t>
              </w:r>
            </w:ins>
          </w:p>
          <w:p w14:paraId="715F264E" w14:textId="77777777" w:rsidR="00C10FB1" w:rsidRDefault="00C10FB1" w:rsidP="0020364C">
            <w:pPr>
              <w:pStyle w:val="ListParagraph"/>
              <w:numPr>
                <w:ilvl w:val="0"/>
                <w:numId w:val="17"/>
              </w:numPr>
              <w:tabs>
                <w:tab w:val="left" w:pos="3002"/>
              </w:tabs>
              <w:ind w:firstLineChars="0"/>
              <w:rPr>
                <w:ins w:id="1139" w:author="Yijia Cheng" w:date="2017-03-21T11:00:00Z"/>
                <w:rFonts w:ascii="Times New Roman" w:hAnsi="Times New Roman" w:cs="Times New Roman"/>
                <w:sz w:val="18"/>
                <w:szCs w:val="18"/>
              </w:rPr>
            </w:pPr>
            <w:ins w:id="1140" w:author="Yijia Cheng" w:date="2017-03-21T11:00:00Z">
              <w:r>
                <w:rPr>
                  <w:rFonts w:ascii="Times New Roman" w:hAnsi="Times New Roman" w:cs="Times New Roman"/>
                  <w:sz w:val="18"/>
                  <w:szCs w:val="18"/>
                </w:rPr>
                <w:t>S</w:t>
              </w:r>
              <w:r w:rsidRPr="00C17CBC">
                <w:rPr>
                  <w:rFonts w:ascii="Times New Roman" w:hAnsi="Times New Roman" w:cs="Times New Roman"/>
                  <w:sz w:val="18"/>
                  <w:szCs w:val="18"/>
                </w:rPr>
                <w:t>pecialty</w:t>
              </w:r>
            </w:ins>
          </w:p>
          <w:p w14:paraId="6A4D7E3C" w14:textId="77777777" w:rsidR="00C10FB1" w:rsidRPr="00C17CBC" w:rsidRDefault="00C10FB1" w:rsidP="0020364C">
            <w:pPr>
              <w:pStyle w:val="ListParagraph"/>
              <w:tabs>
                <w:tab w:val="left" w:pos="3002"/>
              </w:tabs>
              <w:ind w:left="840" w:firstLineChars="0" w:firstLine="0"/>
              <w:rPr>
                <w:ins w:id="1141" w:author="Yijia Cheng" w:date="2017-03-21T11:00:00Z"/>
                <w:rFonts w:ascii="Times New Roman" w:hAnsi="Times New Roman" w:cs="Times New Roman"/>
                <w:sz w:val="18"/>
                <w:szCs w:val="18"/>
              </w:rPr>
            </w:pPr>
            <w:ins w:id="1142" w:author="Yijia Cheng" w:date="2017-03-21T11:00:00Z">
              <w:r w:rsidRPr="00C17CBC">
                <w:rPr>
                  <w:rFonts w:ascii="Times New Roman" w:hAnsi="Times New Roman" w:cs="Times New Roman"/>
                  <w:sz w:val="18"/>
                  <w:szCs w:val="18"/>
                </w:rPr>
                <w:tab/>
              </w:r>
            </w:ins>
          </w:p>
          <w:p w14:paraId="39F0C666" w14:textId="77777777" w:rsidR="00C10FB1" w:rsidRDefault="00C10FB1" w:rsidP="0020364C">
            <w:pPr>
              <w:pStyle w:val="ListParagraph"/>
              <w:numPr>
                <w:ilvl w:val="0"/>
                <w:numId w:val="16"/>
              </w:numPr>
              <w:tabs>
                <w:tab w:val="left" w:pos="3002"/>
              </w:tabs>
              <w:ind w:firstLineChars="0"/>
              <w:rPr>
                <w:ins w:id="1143" w:author="Yijia Cheng" w:date="2017-03-21T11:00:00Z"/>
                <w:rFonts w:ascii="Times New Roman" w:hAnsi="Times New Roman" w:cs="Times New Roman"/>
                <w:b/>
                <w:sz w:val="24"/>
                <w:szCs w:val="24"/>
              </w:rPr>
            </w:pPr>
            <w:ins w:id="1144" w:author="Yijia Cheng" w:date="2017-03-21T11:00:00Z">
              <w:r w:rsidRPr="00C17CBC">
                <w:rPr>
                  <w:rFonts w:ascii="Times New Roman" w:hAnsi="Times New Roman" w:cs="Times New Roman"/>
                  <w:b/>
                  <w:sz w:val="24"/>
                  <w:szCs w:val="24"/>
                </w:rPr>
                <w:t xml:space="preserve">Cultural Heritage: </w:t>
              </w:r>
            </w:ins>
          </w:p>
          <w:p w14:paraId="64F80188" w14:textId="77777777" w:rsidR="00C10FB1" w:rsidRDefault="00C10FB1" w:rsidP="0020364C">
            <w:pPr>
              <w:pStyle w:val="ListParagraph"/>
              <w:numPr>
                <w:ilvl w:val="0"/>
                <w:numId w:val="18"/>
              </w:numPr>
              <w:tabs>
                <w:tab w:val="left" w:pos="3002"/>
              </w:tabs>
              <w:ind w:firstLineChars="0"/>
              <w:rPr>
                <w:ins w:id="1145" w:author="Yijia Cheng" w:date="2017-03-21T11:00:00Z"/>
                <w:rFonts w:ascii="Times New Roman" w:hAnsi="Times New Roman" w:cs="Times New Roman"/>
                <w:sz w:val="18"/>
                <w:szCs w:val="18"/>
              </w:rPr>
            </w:pPr>
            <w:ins w:id="1146" w:author="Yijia Cheng" w:date="2017-03-21T11:00:00Z">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ins>
          </w:p>
          <w:p w14:paraId="195FAD61" w14:textId="77777777" w:rsidR="00C10FB1" w:rsidRDefault="00C10FB1" w:rsidP="0020364C">
            <w:pPr>
              <w:pStyle w:val="ListParagraph"/>
              <w:numPr>
                <w:ilvl w:val="0"/>
                <w:numId w:val="18"/>
              </w:numPr>
              <w:tabs>
                <w:tab w:val="left" w:pos="3002"/>
              </w:tabs>
              <w:ind w:firstLineChars="0"/>
              <w:rPr>
                <w:ins w:id="1147" w:author="Yijia Cheng" w:date="2017-03-21T11:00:00Z"/>
                <w:rFonts w:ascii="Times New Roman" w:hAnsi="Times New Roman" w:cs="Times New Roman"/>
                <w:sz w:val="18"/>
                <w:szCs w:val="18"/>
              </w:rPr>
            </w:pPr>
            <w:ins w:id="1148" w:author="Yijia Cheng" w:date="2017-03-21T11:00:00Z">
              <w:r>
                <w:rPr>
                  <w:rFonts w:ascii="Times New Roman" w:hAnsi="Times New Roman" w:cs="Times New Roman"/>
                  <w:sz w:val="18"/>
                  <w:szCs w:val="18"/>
                </w:rPr>
                <w:t>Activates</w:t>
              </w:r>
            </w:ins>
          </w:p>
          <w:p w14:paraId="068B1618" w14:textId="77777777" w:rsidR="00C10FB1" w:rsidRPr="008422AE" w:rsidRDefault="00C10FB1" w:rsidP="0020364C">
            <w:pPr>
              <w:tabs>
                <w:tab w:val="left" w:pos="3002"/>
              </w:tabs>
              <w:rPr>
                <w:ins w:id="1149" w:author="Yijia Cheng" w:date="2017-03-21T11:00:00Z"/>
                <w:rFonts w:ascii="Times New Roman" w:hAnsi="Times New Roman" w:cs="Times New Roman"/>
                <w:sz w:val="18"/>
                <w:szCs w:val="18"/>
              </w:rPr>
            </w:pPr>
          </w:p>
          <w:p w14:paraId="20DB3E82" w14:textId="77777777" w:rsidR="00C10FB1" w:rsidRDefault="00C10FB1" w:rsidP="0020364C">
            <w:pPr>
              <w:pStyle w:val="ListParagraph"/>
              <w:numPr>
                <w:ilvl w:val="0"/>
                <w:numId w:val="19"/>
              </w:numPr>
              <w:tabs>
                <w:tab w:val="left" w:pos="3002"/>
              </w:tabs>
              <w:ind w:firstLineChars="0"/>
              <w:rPr>
                <w:ins w:id="1150" w:author="Yijia Cheng" w:date="2017-03-21T11:00:00Z"/>
                <w:rFonts w:ascii="Times New Roman" w:hAnsi="Times New Roman" w:cs="Times New Roman"/>
                <w:b/>
                <w:sz w:val="24"/>
                <w:szCs w:val="24"/>
              </w:rPr>
            </w:pPr>
            <w:ins w:id="1151" w:author="Yijia Cheng" w:date="2017-03-21T11:00:00Z">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ins>
          </w:p>
          <w:p w14:paraId="15F9C603" w14:textId="77777777" w:rsidR="00C10FB1" w:rsidRPr="008422AE" w:rsidRDefault="00C10FB1" w:rsidP="0020364C">
            <w:pPr>
              <w:pStyle w:val="ListParagraph"/>
              <w:tabs>
                <w:tab w:val="left" w:pos="3002"/>
              </w:tabs>
              <w:ind w:left="420" w:firstLineChars="0" w:firstLine="0"/>
              <w:rPr>
                <w:ins w:id="1152" w:author="Yijia Cheng" w:date="2017-03-21T11:00:00Z"/>
                <w:rFonts w:ascii="Times New Roman" w:hAnsi="Times New Roman" w:cs="Times New Roman"/>
                <w:b/>
                <w:sz w:val="24"/>
                <w:szCs w:val="24"/>
              </w:rPr>
            </w:pPr>
          </w:p>
        </w:tc>
      </w:tr>
      <w:tr w:rsidR="00C10FB1" w14:paraId="3372C1F5" w14:textId="77777777" w:rsidTr="0020364C">
        <w:trPr>
          <w:trHeight w:val="590"/>
          <w:ins w:id="1153" w:author="Yijia Cheng" w:date="2017-03-21T11:00:00Z"/>
        </w:trPr>
        <w:tc>
          <w:tcPr>
            <w:tcW w:w="7848" w:type="dxa"/>
            <w:gridSpan w:val="5"/>
          </w:tcPr>
          <w:p w14:paraId="4921DEF2" w14:textId="77777777" w:rsidR="00C10FB1" w:rsidRPr="005102AE" w:rsidRDefault="00C10FB1" w:rsidP="0020364C">
            <w:pPr>
              <w:pStyle w:val="ListParagraph"/>
              <w:ind w:firstLineChars="0" w:firstLine="0"/>
              <w:jc w:val="center"/>
              <w:rPr>
                <w:ins w:id="1154" w:author="Yijia Cheng" w:date="2017-03-21T11:00:00Z"/>
                <w:rFonts w:ascii="Times New Roman" w:hAnsi="Times New Roman" w:cs="Times New Roman"/>
                <w:sz w:val="16"/>
                <w:szCs w:val="16"/>
              </w:rPr>
            </w:pPr>
            <w:ins w:id="1155" w:author="Yijia Cheng" w:date="2017-03-21T11:00:00Z">
              <w:r w:rsidRPr="005102AE">
                <w:rPr>
                  <w:rFonts w:ascii="Times New Roman" w:hAnsi="Times New Roman" w:cs="Times New Roman" w:hint="eastAsia"/>
                  <w:sz w:val="16"/>
                  <w:szCs w:val="16"/>
                </w:rPr>
                <w:t>footer</w:t>
              </w:r>
            </w:ins>
          </w:p>
        </w:tc>
      </w:tr>
    </w:tbl>
    <w:p w14:paraId="548797E3" w14:textId="77777777" w:rsidR="00C10FB1" w:rsidRDefault="00C10FB1" w:rsidP="00C10FB1">
      <w:pPr>
        <w:rPr>
          <w:ins w:id="1156" w:author="Yijia Cheng" w:date="2017-03-21T11:00:00Z"/>
        </w:rPr>
      </w:pPr>
    </w:p>
    <w:p w14:paraId="70DACF08" w14:textId="77777777" w:rsidR="00C10FB1" w:rsidRPr="00FC44D6" w:rsidRDefault="00C10FB1" w:rsidP="00C10FB1">
      <w:pPr>
        <w:rPr>
          <w:ins w:id="1157" w:author="Yijia Cheng" w:date="2017-03-21T11:00:00Z"/>
          <w:sz w:val="28"/>
          <w:szCs w:val="28"/>
        </w:rPr>
      </w:pPr>
    </w:p>
    <w:p w14:paraId="15455182" w14:textId="77777777" w:rsidR="00C10FB1" w:rsidRDefault="00C10FB1" w:rsidP="00C10FB1">
      <w:pPr>
        <w:rPr>
          <w:ins w:id="1158" w:author="Yijia Cheng" w:date="2017-03-21T11:00:00Z"/>
        </w:rPr>
      </w:pPr>
    </w:p>
    <w:p w14:paraId="1F549569" w14:textId="77777777" w:rsidR="00C10FB1" w:rsidRPr="00470018" w:rsidRDefault="00C10FB1" w:rsidP="00C10FB1">
      <w:pPr>
        <w:rPr>
          <w:ins w:id="1159" w:author="Yijia Cheng" w:date="2017-03-21T11:00:00Z"/>
          <w:rFonts w:ascii="Times New Roman" w:hAnsi="Times New Roman" w:cs="Times New Roman"/>
          <w:sz w:val="24"/>
          <w:szCs w:val="24"/>
          <w:rPrChange w:id="1160" w:author="Yijia Cheng" w:date="2017-03-21T11:38:00Z">
            <w:rPr>
              <w:ins w:id="1161" w:author="Yijia Cheng" w:date="2017-03-21T11:00:00Z"/>
            </w:rPr>
          </w:rPrChange>
        </w:rPr>
      </w:pPr>
      <w:ins w:id="1162" w:author="Yijia Cheng" w:date="2017-03-21T11:00:00Z">
        <w:r w:rsidRPr="00470018">
          <w:rPr>
            <w:rFonts w:ascii="Times New Roman" w:hAnsi="Times New Roman" w:cs="Times New Roman"/>
            <w:sz w:val="24"/>
            <w:szCs w:val="24"/>
            <w:rPrChange w:id="1163" w:author="Yijia Cheng" w:date="2017-03-21T11:38:00Z">
              <w:rPr/>
            </w:rPrChange>
          </w:rPr>
          <w:t>This page shows the specific information of sour, such as introduction and cultural heritage. Also the cooking process and the reflect video is quite interesting.</w:t>
        </w:r>
      </w:ins>
    </w:p>
    <w:p w14:paraId="0AF4A4EE" w14:textId="77777777" w:rsidR="00C10FB1" w:rsidRPr="00C25CB8" w:rsidRDefault="00C10FB1" w:rsidP="00C10FB1">
      <w:pPr>
        <w:rPr>
          <w:ins w:id="1164" w:author="Yijia Cheng" w:date="2017-03-21T11:00:00Z"/>
          <w:rFonts w:ascii="Times New Roman" w:hAnsi="Times New Roman" w:cs="Times New Roman"/>
          <w:rPrChange w:id="1165" w:author="Yijia Cheng" w:date="2017-03-21T11:17:00Z">
            <w:rPr>
              <w:ins w:id="1166" w:author="Yijia Cheng" w:date="2017-03-21T11:00:00Z"/>
            </w:rPr>
          </w:rPrChange>
        </w:rPr>
      </w:pPr>
    </w:p>
    <w:p w14:paraId="6667F262" w14:textId="77777777" w:rsidR="00C10FB1" w:rsidRDefault="00C10FB1" w:rsidP="00C10FB1">
      <w:pPr>
        <w:rPr>
          <w:ins w:id="1167" w:author="Yijia Cheng" w:date="2017-03-21T11:00:00Z"/>
        </w:rPr>
      </w:pPr>
    </w:p>
    <w:p w14:paraId="3CCA9515" w14:textId="77777777" w:rsidR="00C10FB1" w:rsidRDefault="00C10FB1" w:rsidP="00C10FB1">
      <w:pPr>
        <w:rPr>
          <w:ins w:id="1168" w:author="Yijia Cheng" w:date="2017-03-21T11:00:00Z"/>
        </w:rPr>
      </w:pPr>
    </w:p>
    <w:p w14:paraId="42C62DA8" w14:textId="77777777" w:rsidR="00C10FB1" w:rsidRDefault="00C10FB1" w:rsidP="00C10FB1">
      <w:pPr>
        <w:rPr>
          <w:ins w:id="1169" w:author="Yijia Cheng" w:date="2017-03-21T11:00:00Z"/>
        </w:rPr>
      </w:pP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C10FB1" w14:paraId="6B4D6FD9" w14:textId="77777777" w:rsidTr="0020364C">
        <w:trPr>
          <w:trHeight w:val="1698"/>
          <w:ins w:id="1170" w:author="Yijia Cheng" w:date="2017-03-21T11:00:00Z"/>
        </w:trPr>
        <w:tc>
          <w:tcPr>
            <w:tcW w:w="7848" w:type="dxa"/>
            <w:gridSpan w:val="5"/>
            <w:shd w:val="clear" w:color="auto" w:fill="auto"/>
          </w:tcPr>
          <w:p w14:paraId="47D25681" w14:textId="77777777" w:rsidR="00C10FB1" w:rsidRPr="0098281F" w:rsidRDefault="00C10FB1" w:rsidP="0020364C">
            <w:pPr>
              <w:tabs>
                <w:tab w:val="left" w:pos="696"/>
                <w:tab w:val="left" w:pos="1788"/>
                <w:tab w:val="center" w:pos="3154"/>
              </w:tabs>
              <w:spacing w:before="240"/>
              <w:jc w:val="center"/>
              <w:rPr>
                <w:ins w:id="1171" w:author="Yijia Cheng" w:date="2017-03-21T11:00:00Z"/>
                <w:rFonts w:ascii="AR CENA" w:hAnsi="AR CENA" w:cs="Calibri"/>
                <w:sz w:val="72"/>
                <w:szCs w:val="72"/>
              </w:rPr>
            </w:pPr>
            <w:ins w:id="1172" w:author="Yijia Cheng" w:date="2017-03-21T11:00:00Z">
              <w:r>
                <w:rPr>
                  <w:rFonts w:ascii="AR CENA" w:hAnsi="AR CENA" w:cs="Calibri"/>
                  <w:noProof/>
                  <w:sz w:val="72"/>
                  <w:szCs w:val="72"/>
                </w:rPr>
                <w:lastRenderedPageBreak/>
                <mc:AlternateContent>
                  <mc:Choice Requires="wps">
                    <w:drawing>
                      <wp:anchor distT="0" distB="0" distL="114300" distR="114300" simplePos="0" relativeHeight="251790336" behindDoc="0" locked="0" layoutInCell="1" allowOverlap="1" wp14:anchorId="3F8B3A7B" wp14:editId="5B4F5D5E">
                        <wp:simplePos x="0" y="0"/>
                        <wp:positionH relativeFrom="column">
                          <wp:posOffset>180936</wp:posOffset>
                        </wp:positionH>
                        <wp:positionV relativeFrom="paragraph">
                          <wp:posOffset>153379</wp:posOffset>
                        </wp:positionV>
                        <wp:extent cx="611747" cy="598868"/>
                        <wp:effectExtent l="0" t="0" r="17145" b="10795"/>
                        <wp:wrapNone/>
                        <wp:docPr id="21" name="Oval 21"/>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82116F5"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B3A7B" id="Oval 21" o:spid="_x0000_s1053" style="position:absolute;left:0;text-align:left;margin-left:14.25pt;margin-top:12.1pt;width:48.15pt;height:47.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" fillcolor="white [3201]" strokecolor="black [3200]" strokeweight="1pt">
                        <v:stroke joinstyle="miter"/>
                        <v:textbox>
                          <w:txbxContent>
                            <w:p w14:paraId="682116F5"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Pr>
                  <w:rFonts w:ascii="AR CENA" w:hAnsi="AR CENA" w:cs="Calibri"/>
                  <w:sz w:val="72"/>
                  <w:szCs w:val="72"/>
                </w:rPr>
                <w:t>Sweet</w:t>
              </w:r>
            </w:ins>
          </w:p>
        </w:tc>
      </w:tr>
      <w:tr w:rsidR="00C10FB1" w14:paraId="06301FF7" w14:textId="77777777" w:rsidTr="0020364C">
        <w:trPr>
          <w:trHeight w:val="357"/>
          <w:ins w:id="1173" w:author="Yijia Cheng" w:date="2017-03-21T11:00:00Z"/>
        </w:trPr>
        <w:tc>
          <w:tcPr>
            <w:tcW w:w="1392" w:type="dxa"/>
            <w:shd w:val="clear" w:color="auto" w:fill="auto"/>
          </w:tcPr>
          <w:p w14:paraId="14C8C1A2" w14:textId="77777777" w:rsidR="00C10FB1" w:rsidRPr="0098281F" w:rsidRDefault="00C10FB1" w:rsidP="0020364C">
            <w:pPr>
              <w:pStyle w:val="ListParagraph"/>
              <w:ind w:firstLineChars="0" w:firstLine="0"/>
              <w:jc w:val="center"/>
              <w:rPr>
                <w:ins w:id="1174" w:author="Yijia Cheng" w:date="2017-03-21T11:00:00Z"/>
                <w:rFonts w:ascii="Arial Black" w:hAnsi="Arial Black" w:cs="Calibri"/>
                <w:sz w:val="16"/>
                <w:szCs w:val="16"/>
              </w:rPr>
            </w:pPr>
            <w:ins w:id="1175" w:author="Yijia Cheng" w:date="2017-03-21T11:00:00Z">
              <w:r w:rsidRPr="0098281F">
                <w:rPr>
                  <w:rFonts w:ascii="Arial Black" w:hAnsi="Arial Black" w:cs="Calibri"/>
                  <w:sz w:val="16"/>
                  <w:szCs w:val="16"/>
                </w:rPr>
                <w:t>Home</w:t>
              </w:r>
            </w:ins>
          </w:p>
        </w:tc>
        <w:tc>
          <w:tcPr>
            <w:tcW w:w="1535" w:type="dxa"/>
            <w:shd w:val="clear" w:color="auto" w:fill="auto"/>
          </w:tcPr>
          <w:p w14:paraId="74B9299B" w14:textId="77777777" w:rsidR="00C10FB1" w:rsidRPr="0098281F" w:rsidRDefault="00C10FB1" w:rsidP="0020364C">
            <w:pPr>
              <w:pStyle w:val="ListParagraph"/>
              <w:ind w:firstLineChars="0" w:firstLine="0"/>
              <w:jc w:val="center"/>
              <w:rPr>
                <w:ins w:id="1176" w:author="Yijia Cheng" w:date="2017-03-21T11:00:00Z"/>
                <w:rFonts w:ascii="Arial Black" w:hAnsi="Arial Black" w:cs="Calibri"/>
                <w:sz w:val="16"/>
                <w:szCs w:val="16"/>
              </w:rPr>
            </w:pPr>
            <w:ins w:id="1177" w:author="Yijia Cheng" w:date="2017-03-21T11:00:00Z">
              <w:r w:rsidRPr="0098281F">
                <w:rPr>
                  <w:rFonts w:ascii="Arial Black" w:hAnsi="Arial Black" w:cs="Calibri"/>
                  <w:sz w:val="16"/>
                  <w:szCs w:val="16"/>
                </w:rPr>
                <w:t>Five Flavors</w:t>
              </w:r>
            </w:ins>
          </w:p>
        </w:tc>
        <w:tc>
          <w:tcPr>
            <w:tcW w:w="1401" w:type="dxa"/>
            <w:shd w:val="clear" w:color="auto" w:fill="auto"/>
          </w:tcPr>
          <w:p w14:paraId="7E7E23A1" w14:textId="77777777" w:rsidR="00C10FB1" w:rsidRPr="0098281F" w:rsidRDefault="00C10FB1" w:rsidP="0020364C">
            <w:pPr>
              <w:pStyle w:val="ListParagraph"/>
              <w:ind w:firstLineChars="0" w:firstLine="0"/>
              <w:jc w:val="center"/>
              <w:rPr>
                <w:ins w:id="1178" w:author="Yijia Cheng" w:date="2017-03-21T11:00:00Z"/>
                <w:rFonts w:ascii="Arial Black" w:hAnsi="Arial Black" w:cs="Calibri"/>
                <w:sz w:val="16"/>
                <w:szCs w:val="16"/>
              </w:rPr>
            </w:pPr>
            <w:ins w:id="1179" w:author="Yijia Cheng" w:date="2017-03-21T11:00:00Z">
              <w:r w:rsidRPr="0098281F">
                <w:rPr>
                  <w:rFonts w:ascii="Arial Black" w:hAnsi="Arial Black" w:cs="Calibri"/>
                  <w:sz w:val="16"/>
                  <w:szCs w:val="16"/>
                </w:rPr>
                <w:t>Forum</w:t>
              </w:r>
            </w:ins>
          </w:p>
        </w:tc>
        <w:tc>
          <w:tcPr>
            <w:tcW w:w="1733" w:type="dxa"/>
            <w:shd w:val="clear" w:color="auto" w:fill="auto"/>
          </w:tcPr>
          <w:p w14:paraId="4829CF4C" w14:textId="77777777" w:rsidR="00C10FB1" w:rsidRPr="0098281F" w:rsidRDefault="00C10FB1" w:rsidP="0020364C">
            <w:pPr>
              <w:pStyle w:val="ListParagraph"/>
              <w:ind w:firstLineChars="0" w:firstLine="0"/>
              <w:jc w:val="center"/>
              <w:rPr>
                <w:ins w:id="1180" w:author="Yijia Cheng" w:date="2017-03-21T11:00:00Z"/>
                <w:rFonts w:ascii="Arial Black" w:hAnsi="Arial Black" w:cs="Calibri"/>
                <w:sz w:val="16"/>
                <w:szCs w:val="16"/>
              </w:rPr>
            </w:pPr>
            <w:ins w:id="1181" w:author="Yijia Cheng" w:date="2017-03-21T11:00:00Z">
              <w:r w:rsidRPr="0098281F">
                <w:rPr>
                  <w:rFonts w:ascii="Arial Black" w:hAnsi="Arial Black" w:cs="Calibri"/>
                  <w:sz w:val="16"/>
                  <w:szCs w:val="16"/>
                </w:rPr>
                <w:t>About Us</w:t>
              </w:r>
            </w:ins>
          </w:p>
        </w:tc>
        <w:tc>
          <w:tcPr>
            <w:tcW w:w="1785" w:type="dxa"/>
            <w:shd w:val="clear" w:color="auto" w:fill="auto"/>
          </w:tcPr>
          <w:p w14:paraId="07028189" w14:textId="77777777" w:rsidR="00C10FB1" w:rsidRPr="0098281F" w:rsidRDefault="00C10FB1" w:rsidP="0020364C">
            <w:pPr>
              <w:pStyle w:val="ListParagraph"/>
              <w:ind w:firstLineChars="0" w:firstLine="0"/>
              <w:jc w:val="center"/>
              <w:rPr>
                <w:ins w:id="1182" w:author="Yijia Cheng" w:date="2017-03-21T11:00:00Z"/>
                <w:rFonts w:ascii="Arial Black" w:hAnsi="Arial Black" w:cs="Calibri"/>
                <w:sz w:val="16"/>
                <w:szCs w:val="16"/>
              </w:rPr>
            </w:pPr>
            <w:ins w:id="1183" w:author="Yijia Cheng" w:date="2017-03-21T11:00:00Z">
              <w:r w:rsidRPr="0098281F">
                <w:rPr>
                  <w:rFonts w:ascii="Arial Black" w:hAnsi="Arial Black" w:cs="Calibri"/>
                  <w:sz w:val="16"/>
                  <w:szCs w:val="16"/>
                </w:rPr>
                <w:t>Contact Us</w:t>
              </w:r>
            </w:ins>
          </w:p>
        </w:tc>
      </w:tr>
      <w:tr w:rsidR="00C10FB1" w14:paraId="1BE2B11B" w14:textId="77777777" w:rsidTr="0020364C">
        <w:trPr>
          <w:trHeight w:val="5568"/>
          <w:ins w:id="1184" w:author="Yijia Cheng" w:date="2017-03-21T11:00:00Z"/>
        </w:trPr>
        <w:tc>
          <w:tcPr>
            <w:tcW w:w="7848" w:type="dxa"/>
            <w:gridSpan w:val="5"/>
          </w:tcPr>
          <w:p w14:paraId="7F470D3C" w14:textId="77777777" w:rsidR="00C10FB1" w:rsidRPr="00C17CBC" w:rsidRDefault="00C10FB1" w:rsidP="0020364C">
            <w:pPr>
              <w:jc w:val="left"/>
              <w:rPr>
                <w:ins w:id="1185" w:author="Yijia Cheng" w:date="2017-03-21T11:00:00Z"/>
                <w:sz w:val="16"/>
                <w:szCs w:val="16"/>
              </w:rPr>
            </w:pPr>
            <w:ins w:id="1186" w:author="Yijia Cheng" w:date="2017-03-21T11:00:00Z">
              <w:r w:rsidRPr="00C17CBC">
                <w:rPr>
                  <w:rFonts w:ascii="Times New Roman" w:hAnsi="Times New Roman" w:cs="Times New Roman"/>
                  <w:sz w:val="20"/>
                  <w:szCs w:val="20"/>
                </w:rPr>
                <w:t>Representative:</w:t>
              </w:r>
              <w:r>
                <w:rPr>
                  <w:rFonts w:ascii="Times New Roman" w:hAnsi="Times New Roman" w:cs="Times New Roman"/>
                  <w:sz w:val="20"/>
                  <w:szCs w:val="20"/>
                  <w:shd w:val="clear" w:color="auto" w:fill="FFFFFF"/>
                </w:rPr>
                <w:t>xxxxxx</w:t>
              </w:r>
              <w:r w:rsidRPr="00C17CBC">
                <w:rPr>
                  <w:rFonts w:ascii="Times New Roman" w:hAnsi="Times New Roman" w:cs="Times New Roman"/>
                  <w:sz w:val="20"/>
                  <w:szCs w:val="20"/>
                  <w:shd w:val="clear" w:color="auto" w:fill="FFFFFF"/>
                </w:rPr>
                <w:t xml:space="preserve"> Cuisine</w:t>
              </w:r>
            </w:ins>
          </w:p>
          <w:p w14:paraId="63D3B413" w14:textId="77777777" w:rsidR="00C10FB1" w:rsidRPr="00C17CBC" w:rsidRDefault="00C10FB1" w:rsidP="0020364C">
            <w:pPr>
              <w:pStyle w:val="ListParagraph"/>
              <w:numPr>
                <w:ilvl w:val="0"/>
                <w:numId w:val="16"/>
              </w:numPr>
              <w:tabs>
                <w:tab w:val="left" w:pos="3002"/>
              </w:tabs>
              <w:ind w:firstLineChars="0"/>
              <w:rPr>
                <w:ins w:id="1187" w:author="Yijia Cheng" w:date="2017-03-21T11:00:00Z"/>
                <w:rFonts w:ascii="Times New Roman" w:hAnsi="Times New Roman" w:cs="Times New Roman"/>
                <w:b/>
                <w:sz w:val="24"/>
                <w:szCs w:val="24"/>
              </w:rPr>
            </w:pPr>
            <w:ins w:id="1188" w:author="Yijia Cheng" w:date="2017-03-21T11:00:00Z">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ins>
          </w:p>
          <w:p w14:paraId="4BB031B7" w14:textId="77777777" w:rsidR="00C10FB1" w:rsidRDefault="00C10FB1" w:rsidP="0020364C">
            <w:pPr>
              <w:pStyle w:val="ListParagraph"/>
              <w:numPr>
                <w:ilvl w:val="0"/>
                <w:numId w:val="17"/>
              </w:numPr>
              <w:tabs>
                <w:tab w:val="left" w:pos="3002"/>
              </w:tabs>
              <w:ind w:firstLineChars="0"/>
              <w:rPr>
                <w:ins w:id="1189" w:author="Yijia Cheng" w:date="2017-03-21T11:00:00Z"/>
                <w:rFonts w:ascii="Times New Roman" w:hAnsi="Times New Roman" w:cs="Times New Roman"/>
                <w:sz w:val="18"/>
                <w:szCs w:val="18"/>
              </w:rPr>
            </w:pPr>
            <w:ins w:id="1190" w:author="Yijia Cheng" w:date="2017-03-21T11:00:00Z">
              <w:r>
                <w:rPr>
                  <w:rFonts w:ascii="Times New Roman" w:hAnsi="Times New Roman" w:cs="Times New Roman"/>
                  <w:sz w:val="18"/>
                  <w:szCs w:val="18"/>
                </w:rPr>
                <w:t>A</w:t>
              </w:r>
              <w:r w:rsidRPr="00C17CBC">
                <w:rPr>
                  <w:rFonts w:ascii="Times New Roman" w:hAnsi="Times New Roman" w:cs="Times New Roman"/>
                  <w:sz w:val="18"/>
                  <w:szCs w:val="18"/>
                </w:rPr>
                <w:t>rea</w:t>
              </w:r>
            </w:ins>
          </w:p>
          <w:p w14:paraId="41701A23" w14:textId="77777777" w:rsidR="00C10FB1" w:rsidRDefault="00C10FB1" w:rsidP="0020364C">
            <w:pPr>
              <w:pStyle w:val="ListParagraph"/>
              <w:numPr>
                <w:ilvl w:val="0"/>
                <w:numId w:val="17"/>
              </w:numPr>
              <w:tabs>
                <w:tab w:val="left" w:pos="3002"/>
              </w:tabs>
              <w:ind w:firstLineChars="0"/>
              <w:rPr>
                <w:ins w:id="1191" w:author="Yijia Cheng" w:date="2017-03-21T11:00:00Z"/>
                <w:rFonts w:ascii="Times New Roman" w:hAnsi="Times New Roman" w:cs="Times New Roman"/>
                <w:sz w:val="18"/>
                <w:szCs w:val="18"/>
              </w:rPr>
            </w:pPr>
            <w:ins w:id="1192" w:author="Yijia Cheng" w:date="2017-03-21T11:00:00Z">
              <w:r>
                <w:rPr>
                  <w:noProof/>
                  <w:sz w:val="16"/>
                  <w:szCs w:val="16"/>
                </w:rPr>
                <mc:AlternateContent>
                  <mc:Choice Requires="wps">
                    <w:drawing>
                      <wp:anchor distT="0" distB="0" distL="114300" distR="114300" simplePos="0" relativeHeight="251785216" behindDoc="0" locked="0" layoutInCell="1" allowOverlap="1" wp14:anchorId="0EBDD371" wp14:editId="236545EF">
                        <wp:simplePos x="0" y="0"/>
                        <wp:positionH relativeFrom="column">
                          <wp:posOffset>2610279</wp:posOffset>
                        </wp:positionH>
                        <wp:positionV relativeFrom="paragraph">
                          <wp:posOffset>14022</wp:posOffset>
                        </wp:positionV>
                        <wp:extent cx="1435359" cy="1751518"/>
                        <wp:effectExtent l="0" t="0" r="12700" b="20320"/>
                        <wp:wrapNone/>
                        <wp:docPr id="25" name="Rounded Rectangle 30"/>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73282AB9"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DD371" id="_x0000_s1054" style="position:absolute;left:0;text-align:left;margin-left:205.55pt;margin-top:1.1pt;width:113pt;height:137.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" fillcolor="white [3201]" strokecolor="black [3200]" strokeweight="1pt">
                        <v:stroke joinstyle="miter"/>
                        <v:textbox>
                          <w:txbxContent>
                            <w:p w14:paraId="73282AB9"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ins>
          </w:p>
          <w:p w14:paraId="04A796B2" w14:textId="77777777" w:rsidR="00C10FB1" w:rsidRDefault="00C10FB1" w:rsidP="0020364C">
            <w:pPr>
              <w:pStyle w:val="ListParagraph"/>
              <w:numPr>
                <w:ilvl w:val="0"/>
                <w:numId w:val="17"/>
              </w:numPr>
              <w:tabs>
                <w:tab w:val="left" w:pos="3002"/>
              </w:tabs>
              <w:ind w:firstLineChars="0"/>
              <w:rPr>
                <w:ins w:id="1193" w:author="Yijia Cheng" w:date="2017-03-21T11:00:00Z"/>
                <w:rFonts w:ascii="Times New Roman" w:hAnsi="Times New Roman" w:cs="Times New Roman"/>
                <w:sz w:val="18"/>
                <w:szCs w:val="18"/>
              </w:rPr>
            </w:pPr>
            <w:ins w:id="1194" w:author="Yijia Cheng" w:date="2017-03-21T11:00:00Z">
              <w:r w:rsidRPr="00C17CBC">
                <w:rPr>
                  <w:rFonts w:ascii="Times New Roman" w:hAnsi="Times New Roman" w:cs="Times New Roman"/>
                  <w:sz w:val="18"/>
                  <w:szCs w:val="18"/>
                </w:rPr>
                <w:t>Category</w:t>
              </w:r>
            </w:ins>
          </w:p>
          <w:p w14:paraId="2C4CE64F" w14:textId="77777777" w:rsidR="00C10FB1" w:rsidRDefault="00C10FB1" w:rsidP="0020364C">
            <w:pPr>
              <w:pStyle w:val="ListParagraph"/>
              <w:numPr>
                <w:ilvl w:val="0"/>
                <w:numId w:val="17"/>
              </w:numPr>
              <w:tabs>
                <w:tab w:val="left" w:pos="3002"/>
              </w:tabs>
              <w:ind w:firstLineChars="0"/>
              <w:rPr>
                <w:ins w:id="1195" w:author="Yijia Cheng" w:date="2017-03-21T11:00:00Z"/>
                <w:rFonts w:ascii="Times New Roman" w:hAnsi="Times New Roman" w:cs="Times New Roman"/>
                <w:sz w:val="18"/>
                <w:szCs w:val="18"/>
              </w:rPr>
            </w:pPr>
            <w:ins w:id="1196" w:author="Yijia Cheng" w:date="2017-03-21T11:00:00Z">
              <w:r>
                <w:rPr>
                  <w:rFonts w:ascii="Times New Roman" w:hAnsi="Times New Roman" w:cs="Times New Roman"/>
                  <w:sz w:val="18"/>
                  <w:szCs w:val="18"/>
                </w:rPr>
                <w:t>S</w:t>
              </w:r>
              <w:r w:rsidRPr="00C17CBC">
                <w:rPr>
                  <w:rFonts w:ascii="Times New Roman" w:hAnsi="Times New Roman" w:cs="Times New Roman"/>
                  <w:sz w:val="18"/>
                  <w:szCs w:val="18"/>
                </w:rPr>
                <w:t>pecialty</w:t>
              </w:r>
            </w:ins>
          </w:p>
          <w:p w14:paraId="1D2C2EA8" w14:textId="77777777" w:rsidR="00C10FB1" w:rsidRPr="00C17CBC" w:rsidRDefault="00C10FB1" w:rsidP="0020364C">
            <w:pPr>
              <w:pStyle w:val="ListParagraph"/>
              <w:tabs>
                <w:tab w:val="left" w:pos="3002"/>
              </w:tabs>
              <w:ind w:left="840" w:firstLineChars="0" w:firstLine="0"/>
              <w:rPr>
                <w:ins w:id="1197" w:author="Yijia Cheng" w:date="2017-03-21T11:00:00Z"/>
                <w:rFonts w:ascii="Times New Roman" w:hAnsi="Times New Roman" w:cs="Times New Roman"/>
                <w:sz w:val="18"/>
                <w:szCs w:val="18"/>
              </w:rPr>
            </w:pPr>
            <w:ins w:id="1198" w:author="Yijia Cheng" w:date="2017-03-21T11:00:00Z">
              <w:r w:rsidRPr="00C17CBC">
                <w:rPr>
                  <w:rFonts w:ascii="Times New Roman" w:hAnsi="Times New Roman" w:cs="Times New Roman"/>
                  <w:sz w:val="18"/>
                  <w:szCs w:val="18"/>
                </w:rPr>
                <w:tab/>
              </w:r>
            </w:ins>
          </w:p>
          <w:p w14:paraId="4306A139" w14:textId="77777777" w:rsidR="00C10FB1" w:rsidRDefault="00C10FB1" w:rsidP="0020364C">
            <w:pPr>
              <w:pStyle w:val="ListParagraph"/>
              <w:numPr>
                <w:ilvl w:val="0"/>
                <w:numId w:val="16"/>
              </w:numPr>
              <w:tabs>
                <w:tab w:val="left" w:pos="3002"/>
              </w:tabs>
              <w:ind w:firstLineChars="0"/>
              <w:rPr>
                <w:ins w:id="1199" w:author="Yijia Cheng" w:date="2017-03-21T11:00:00Z"/>
                <w:rFonts w:ascii="Times New Roman" w:hAnsi="Times New Roman" w:cs="Times New Roman"/>
                <w:b/>
                <w:sz w:val="24"/>
                <w:szCs w:val="24"/>
              </w:rPr>
            </w:pPr>
            <w:ins w:id="1200" w:author="Yijia Cheng" w:date="2017-03-21T11:00:00Z">
              <w:r w:rsidRPr="00C17CBC">
                <w:rPr>
                  <w:rFonts w:ascii="Times New Roman" w:hAnsi="Times New Roman" w:cs="Times New Roman"/>
                  <w:b/>
                  <w:sz w:val="24"/>
                  <w:szCs w:val="24"/>
                </w:rPr>
                <w:t xml:space="preserve">Cultural Heritage: </w:t>
              </w:r>
            </w:ins>
          </w:p>
          <w:p w14:paraId="7063D867" w14:textId="77777777" w:rsidR="00C10FB1" w:rsidRDefault="00C10FB1" w:rsidP="0020364C">
            <w:pPr>
              <w:pStyle w:val="ListParagraph"/>
              <w:numPr>
                <w:ilvl w:val="0"/>
                <w:numId w:val="18"/>
              </w:numPr>
              <w:tabs>
                <w:tab w:val="left" w:pos="3002"/>
              </w:tabs>
              <w:ind w:firstLineChars="0"/>
              <w:rPr>
                <w:ins w:id="1201" w:author="Yijia Cheng" w:date="2017-03-21T11:00:00Z"/>
                <w:rFonts w:ascii="Times New Roman" w:hAnsi="Times New Roman" w:cs="Times New Roman"/>
                <w:sz w:val="18"/>
                <w:szCs w:val="18"/>
              </w:rPr>
            </w:pPr>
            <w:ins w:id="1202" w:author="Yijia Cheng" w:date="2017-03-21T11:00:00Z">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ins>
          </w:p>
          <w:p w14:paraId="4171D94F" w14:textId="77777777" w:rsidR="00C10FB1" w:rsidRDefault="00C10FB1" w:rsidP="0020364C">
            <w:pPr>
              <w:pStyle w:val="ListParagraph"/>
              <w:numPr>
                <w:ilvl w:val="0"/>
                <w:numId w:val="18"/>
              </w:numPr>
              <w:tabs>
                <w:tab w:val="left" w:pos="3002"/>
              </w:tabs>
              <w:ind w:firstLineChars="0"/>
              <w:rPr>
                <w:ins w:id="1203" w:author="Yijia Cheng" w:date="2017-03-21T11:00:00Z"/>
                <w:rFonts w:ascii="Times New Roman" w:hAnsi="Times New Roman" w:cs="Times New Roman"/>
                <w:sz w:val="18"/>
                <w:szCs w:val="18"/>
              </w:rPr>
            </w:pPr>
            <w:ins w:id="1204" w:author="Yijia Cheng" w:date="2017-03-21T11:00:00Z">
              <w:r>
                <w:rPr>
                  <w:rFonts w:ascii="Times New Roman" w:hAnsi="Times New Roman" w:cs="Times New Roman"/>
                  <w:sz w:val="18"/>
                  <w:szCs w:val="18"/>
                </w:rPr>
                <w:t>Activates</w:t>
              </w:r>
            </w:ins>
          </w:p>
          <w:p w14:paraId="47AA8922" w14:textId="77777777" w:rsidR="00C10FB1" w:rsidRPr="008422AE" w:rsidRDefault="00C10FB1" w:rsidP="0020364C">
            <w:pPr>
              <w:tabs>
                <w:tab w:val="left" w:pos="3002"/>
              </w:tabs>
              <w:rPr>
                <w:ins w:id="1205" w:author="Yijia Cheng" w:date="2017-03-21T11:00:00Z"/>
                <w:rFonts w:ascii="Times New Roman" w:hAnsi="Times New Roman" w:cs="Times New Roman"/>
                <w:sz w:val="18"/>
                <w:szCs w:val="18"/>
              </w:rPr>
            </w:pPr>
          </w:p>
          <w:p w14:paraId="745BCA98" w14:textId="77777777" w:rsidR="00C10FB1" w:rsidRDefault="00C10FB1" w:rsidP="0020364C">
            <w:pPr>
              <w:pStyle w:val="ListParagraph"/>
              <w:numPr>
                <w:ilvl w:val="0"/>
                <w:numId w:val="19"/>
              </w:numPr>
              <w:tabs>
                <w:tab w:val="left" w:pos="3002"/>
              </w:tabs>
              <w:ind w:firstLineChars="0"/>
              <w:rPr>
                <w:ins w:id="1206" w:author="Yijia Cheng" w:date="2017-03-21T11:00:00Z"/>
                <w:rFonts w:ascii="Times New Roman" w:hAnsi="Times New Roman" w:cs="Times New Roman"/>
                <w:b/>
                <w:sz w:val="24"/>
                <w:szCs w:val="24"/>
              </w:rPr>
            </w:pPr>
            <w:ins w:id="1207" w:author="Yijia Cheng" w:date="2017-03-21T11:00:00Z">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ins>
          </w:p>
          <w:p w14:paraId="007822FB" w14:textId="77777777" w:rsidR="00C10FB1" w:rsidRPr="008422AE" w:rsidRDefault="00C10FB1" w:rsidP="0020364C">
            <w:pPr>
              <w:pStyle w:val="ListParagraph"/>
              <w:tabs>
                <w:tab w:val="left" w:pos="3002"/>
              </w:tabs>
              <w:ind w:left="420" w:firstLineChars="0" w:firstLine="0"/>
              <w:rPr>
                <w:ins w:id="1208" w:author="Yijia Cheng" w:date="2017-03-21T11:00:00Z"/>
                <w:rFonts w:ascii="Times New Roman" w:hAnsi="Times New Roman" w:cs="Times New Roman"/>
                <w:b/>
                <w:sz w:val="24"/>
                <w:szCs w:val="24"/>
              </w:rPr>
            </w:pPr>
          </w:p>
        </w:tc>
      </w:tr>
      <w:tr w:rsidR="00C10FB1" w14:paraId="3F89EEAA" w14:textId="77777777" w:rsidTr="0020364C">
        <w:trPr>
          <w:trHeight w:val="590"/>
          <w:ins w:id="1209" w:author="Yijia Cheng" w:date="2017-03-21T11:00:00Z"/>
        </w:trPr>
        <w:tc>
          <w:tcPr>
            <w:tcW w:w="7848" w:type="dxa"/>
            <w:gridSpan w:val="5"/>
          </w:tcPr>
          <w:p w14:paraId="62B11BF2" w14:textId="77777777" w:rsidR="00C10FB1" w:rsidRPr="005102AE" w:rsidRDefault="00C10FB1" w:rsidP="0020364C">
            <w:pPr>
              <w:pStyle w:val="ListParagraph"/>
              <w:ind w:firstLineChars="0" w:firstLine="0"/>
              <w:jc w:val="center"/>
              <w:rPr>
                <w:ins w:id="1210" w:author="Yijia Cheng" w:date="2017-03-21T11:00:00Z"/>
                <w:rFonts w:ascii="Times New Roman" w:hAnsi="Times New Roman" w:cs="Times New Roman"/>
                <w:sz w:val="16"/>
                <w:szCs w:val="16"/>
              </w:rPr>
            </w:pPr>
            <w:ins w:id="1211" w:author="Yijia Cheng" w:date="2017-03-21T11:00:00Z">
              <w:r w:rsidRPr="005102AE">
                <w:rPr>
                  <w:rFonts w:ascii="Times New Roman" w:hAnsi="Times New Roman" w:cs="Times New Roman" w:hint="eastAsia"/>
                  <w:sz w:val="16"/>
                  <w:szCs w:val="16"/>
                </w:rPr>
                <w:t>footer</w:t>
              </w:r>
            </w:ins>
          </w:p>
        </w:tc>
      </w:tr>
    </w:tbl>
    <w:p w14:paraId="2995C687" w14:textId="77777777" w:rsidR="00C10FB1" w:rsidRDefault="00C10FB1" w:rsidP="00C10FB1">
      <w:pPr>
        <w:rPr>
          <w:ins w:id="1212" w:author="Yijia Cheng" w:date="2017-03-21T11:00:00Z"/>
        </w:rPr>
      </w:pPr>
    </w:p>
    <w:p w14:paraId="71EDE98E" w14:textId="77777777" w:rsidR="00C10FB1" w:rsidRDefault="00C10FB1" w:rsidP="00C10FB1">
      <w:pPr>
        <w:rPr>
          <w:ins w:id="1213" w:author="Yijia Cheng" w:date="2017-03-21T11:00:00Z"/>
        </w:rPr>
      </w:pPr>
    </w:p>
    <w:p w14:paraId="4F25D57C" w14:textId="25075D66" w:rsidR="00C10FB1" w:rsidRPr="00D4013F" w:rsidRDefault="00C10FB1">
      <w:pPr>
        <w:pStyle w:val="Heading4"/>
        <w:rPr>
          <w:ins w:id="1214" w:author="Yijia Cheng" w:date="2017-03-21T11:00:00Z"/>
          <w:rStyle w:val="SubtleEmphasis"/>
          <w:color w:val="auto"/>
          <w:sz w:val="28"/>
          <w:rPrChange w:id="1215" w:author="Yijia Cheng" w:date="2017-03-21T13:05:00Z">
            <w:rPr>
              <w:ins w:id="1216" w:author="Yijia Cheng" w:date="2017-03-21T11:00:00Z"/>
              <w:b/>
              <w:sz w:val="28"/>
              <w:szCs w:val="28"/>
              <w:u w:val="single"/>
            </w:rPr>
          </w:rPrChange>
        </w:rPr>
        <w:pPrChange w:id="1217" w:author="Yijia Cheng" w:date="2017-03-21T13:05:00Z">
          <w:pPr/>
        </w:pPrChange>
      </w:pPr>
      <w:ins w:id="1218" w:author="Yijia Cheng" w:date="2017-03-21T11:00:00Z">
        <w:r w:rsidRPr="00D4013F">
          <w:rPr>
            <w:rStyle w:val="SubtleEmphasis"/>
            <w:color w:val="auto"/>
            <w:sz w:val="28"/>
            <w:rPrChange w:id="1219" w:author="Yijia Cheng" w:date="2017-03-21T13:05:00Z">
              <w:rPr>
                <w:b/>
                <w:szCs w:val="28"/>
                <w:u w:val="single"/>
              </w:rPr>
            </w:rPrChange>
          </w:rPr>
          <w:t>Flavor</w:t>
        </w:r>
        <w:r w:rsidR="00B07D65" w:rsidRPr="00D4013F">
          <w:rPr>
            <w:rStyle w:val="SubtleEmphasis"/>
            <w:iCs/>
            <w:color w:val="auto"/>
            <w:sz w:val="28"/>
            <w:rPrChange w:id="1220" w:author="Yijia Cheng" w:date="2017-03-21T13:05:00Z">
              <w:rPr>
                <w:rStyle w:val="SubtleEmphasis"/>
                <w:rFonts w:cs="Times New Roman"/>
                <w:i/>
                <w:szCs w:val="32"/>
              </w:rPr>
            </w:rPrChange>
          </w:rPr>
          <w:t xml:space="preserve"> 2-Sweet</w:t>
        </w:r>
      </w:ins>
    </w:p>
    <w:p w14:paraId="797BDB46" w14:textId="77777777" w:rsidR="00C10FB1" w:rsidRDefault="00C10FB1" w:rsidP="00C10FB1">
      <w:pPr>
        <w:rPr>
          <w:ins w:id="1221" w:author="Yijia Cheng" w:date="2017-03-21T11:00:00Z"/>
        </w:rPr>
      </w:pPr>
    </w:p>
    <w:p w14:paraId="1F97F57B" w14:textId="77777777" w:rsidR="00C10FB1" w:rsidRDefault="00C10FB1" w:rsidP="00C10FB1">
      <w:pPr>
        <w:rPr>
          <w:ins w:id="1222" w:author="Yijia Cheng" w:date="2017-03-21T11:00:00Z"/>
        </w:rPr>
      </w:pPr>
    </w:p>
    <w:p w14:paraId="23B13CA3" w14:textId="77777777" w:rsidR="00C10FB1" w:rsidRPr="00D84EA4" w:rsidRDefault="00C10FB1" w:rsidP="00C10FB1">
      <w:pPr>
        <w:rPr>
          <w:ins w:id="1223" w:author="Yijia Cheng" w:date="2017-03-21T11:00:00Z"/>
          <w:rFonts w:ascii="Times New Roman" w:hAnsi="Times New Roman" w:cs="Times New Roman"/>
          <w:rPrChange w:id="1224" w:author="Yijia Cheng" w:date="2017-03-21T11:18:00Z">
            <w:rPr>
              <w:ins w:id="1225" w:author="Yijia Cheng" w:date="2017-03-21T11:00:00Z"/>
            </w:rPr>
          </w:rPrChange>
        </w:rPr>
      </w:pPr>
    </w:p>
    <w:p w14:paraId="61700198" w14:textId="77777777" w:rsidR="00C10FB1" w:rsidRPr="00A26049" w:rsidRDefault="00C10FB1" w:rsidP="00C10FB1">
      <w:pPr>
        <w:rPr>
          <w:ins w:id="1226" w:author="Yijia Cheng" w:date="2017-03-21T11:00:00Z"/>
          <w:rFonts w:ascii="Times New Roman" w:hAnsi="Times New Roman" w:cs="Times New Roman"/>
          <w:sz w:val="24"/>
          <w:szCs w:val="24"/>
          <w:rPrChange w:id="1227" w:author="Yijia Cheng" w:date="2017-03-21T11:37:00Z">
            <w:rPr>
              <w:ins w:id="1228" w:author="Yijia Cheng" w:date="2017-03-21T11:00:00Z"/>
            </w:rPr>
          </w:rPrChange>
        </w:rPr>
      </w:pPr>
      <w:ins w:id="1229" w:author="Yijia Cheng" w:date="2017-03-21T11:00:00Z">
        <w:r w:rsidRPr="00A26049">
          <w:rPr>
            <w:rFonts w:ascii="Times New Roman" w:hAnsi="Times New Roman" w:cs="Times New Roman"/>
            <w:sz w:val="24"/>
            <w:szCs w:val="24"/>
            <w:rPrChange w:id="1230" w:author="Yijia Cheng" w:date="2017-03-21T11:37:00Z">
              <w:rPr/>
            </w:rPrChange>
          </w:rPr>
          <w:t>This page shows the specific information of sweet as introduction and cultural heritage. Also the cooking process and the reflect video is quite interesting.</w:t>
        </w:r>
      </w:ins>
    </w:p>
    <w:p w14:paraId="20FA0FE5" w14:textId="77777777" w:rsidR="00C10FB1" w:rsidRPr="00D94801" w:rsidRDefault="00C10FB1" w:rsidP="00C10FB1">
      <w:pPr>
        <w:rPr>
          <w:ins w:id="1231" w:author="Yijia Cheng" w:date="2017-03-21T11:00:00Z"/>
        </w:rPr>
      </w:pPr>
    </w:p>
    <w:p w14:paraId="34407858" w14:textId="77777777" w:rsidR="00C10FB1" w:rsidRDefault="00C10FB1" w:rsidP="00C10FB1">
      <w:pPr>
        <w:rPr>
          <w:ins w:id="1232" w:author="Yijia Cheng" w:date="2017-03-21T11:00:00Z"/>
        </w:rPr>
      </w:pPr>
    </w:p>
    <w:p w14:paraId="28558BA1" w14:textId="77777777" w:rsidR="00C10FB1" w:rsidRDefault="00C10FB1" w:rsidP="00C10FB1">
      <w:pPr>
        <w:rPr>
          <w:ins w:id="1233" w:author="Yijia Cheng" w:date="2017-03-21T11:00:00Z"/>
        </w:rPr>
      </w:pPr>
    </w:p>
    <w:p w14:paraId="74DA7A26" w14:textId="77777777" w:rsidR="00C10FB1" w:rsidRDefault="00C10FB1" w:rsidP="00C10FB1">
      <w:pPr>
        <w:rPr>
          <w:ins w:id="1234" w:author="Yijia Cheng" w:date="2017-03-21T11:00:00Z"/>
        </w:rPr>
      </w:pPr>
    </w:p>
    <w:p w14:paraId="7C8CFBC3" w14:textId="77777777" w:rsidR="00C10FB1" w:rsidRDefault="00C10FB1" w:rsidP="00C10FB1">
      <w:pPr>
        <w:rPr>
          <w:ins w:id="1235" w:author="Yijia Cheng" w:date="2017-03-21T11:00:00Z"/>
        </w:rPr>
      </w:pPr>
    </w:p>
    <w:p w14:paraId="47A360B3" w14:textId="77777777" w:rsidR="00C10FB1" w:rsidRDefault="00C10FB1" w:rsidP="00C10FB1">
      <w:pPr>
        <w:rPr>
          <w:ins w:id="1236" w:author="Yijia Cheng" w:date="2017-03-21T11:00:00Z"/>
        </w:rPr>
      </w:pPr>
    </w:p>
    <w:p w14:paraId="61C18C6A" w14:textId="77777777" w:rsidR="00C10FB1" w:rsidRDefault="00C10FB1" w:rsidP="00C10FB1">
      <w:pPr>
        <w:rPr>
          <w:ins w:id="1237" w:author="Yijia Cheng" w:date="2017-03-21T11:00:00Z"/>
        </w:rPr>
      </w:pPr>
    </w:p>
    <w:p w14:paraId="5934B318" w14:textId="77777777" w:rsidR="00C10FB1" w:rsidRDefault="00C10FB1" w:rsidP="00C10FB1">
      <w:pPr>
        <w:rPr>
          <w:ins w:id="1238" w:author="Yijia Cheng" w:date="2017-03-21T11:00:00Z"/>
        </w:rPr>
      </w:pPr>
    </w:p>
    <w:p w14:paraId="55C791D5" w14:textId="77777777" w:rsidR="00C10FB1" w:rsidRDefault="00C10FB1" w:rsidP="00C10FB1">
      <w:pPr>
        <w:rPr>
          <w:ins w:id="1239" w:author="Yijia Cheng" w:date="2017-03-21T11:00:00Z"/>
        </w:rPr>
      </w:pPr>
    </w:p>
    <w:p w14:paraId="64328AB8" w14:textId="77777777" w:rsidR="00C10FB1" w:rsidRDefault="00C10FB1" w:rsidP="00C10FB1">
      <w:pPr>
        <w:rPr>
          <w:ins w:id="1240" w:author="Yijia Cheng" w:date="2017-03-21T11:00:00Z"/>
        </w:rPr>
      </w:pPr>
    </w:p>
    <w:p w14:paraId="020095BB" w14:textId="52EF8297" w:rsidR="00C10FB1" w:rsidRPr="009512B5" w:rsidRDefault="00C10FB1">
      <w:pPr>
        <w:pStyle w:val="Heading4"/>
        <w:rPr>
          <w:ins w:id="1241" w:author="Yijia Cheng" w:date="2017-03-21T11:00:00Z"/>
          <w:rStyle w:val="SubtleEmphasis"/>
          <w:color w:val="auto"/>
          <w:sz w:val="28"/>
          <w:rPrChange w:id="1242" w:author="Yijia Cheng" w:date="2017-03-21T13:05:00Z">
            <w:rPr>
              <w:ins w:id="1243" w:author="Yijia Cheng" w:date="2017-03-21T11:00:00Z"/>
              <w:b/>
              <w:sz w:val="28"/>
              <w:szCs w:val="28"/>
              <w:u w:val="single"/>
            </w:rPr>
          </w:rPrChange>
        </w:rPr>
        <w:pPrChange w:id="1244" w:author="Yijia Cheng" w:date="2017-03-21T13:05:00Z">
          <w:pPr/>
        </w:pPrChange>
      </w:pPr>
      <w:ins w:id="1245" w:author="Yijia Cheng" w:date="2017-03-21T11:00:00Z">
        <w:r w:rsidRPr="009512B5">
          <w:rPr>
            <w:rStyle w:val="SubtleEmphasis"/>
            <w:color w:val="auto"/>
            <w:sz w:val="28"/>
            <w:rPrChange w:id="1246" w:author="Yijia Cheng" w:date="2017-03-21T13:05:00Z">
              <w:rPr>
                <w:b/>
                <w:szCs w:val="28"/>
                <w:u w:val="single"/>
              </w:rPr>
            </w:rPrChange>
          </w:rPr>
          <w:t>Flavor</w:t>
        </w:r>
        <w:r w:rsidR="00B07D65" w:rsidRPr="009512B5">
          <w:rPr>
            <w:rStyle w:val="SubtleEmphasis"/>
            <w:iCs/>
            <w:color w:val="auto"/>
            <w:sz w:val="28"/>
            <w:rPrChange w:id="1247" w:author="Yijia Cheng" w:date="2017-03-21T13:05:00Z">
              <w:rPr>
                <w:rStyle w:val="SubtleEmphasis"/>
                <w:rFonts w:cs="Times New Roman"/>
                <w:i/>
                <w:szCs w:val="32"/>
              </w:rPr>
            </w:rPrChange>
          </w:rPr>
          <w:t xml:space="preserve"> 3- Bitter</w:t>
        </w:r>
      </w:ins>
    </w:p>
    <w:p w14:paraId="6B7CD516" w14:textId="77777777" w:rsidR="00C10FB1" w:rsidRDefault="00C10FB1" w:rsidP="00C10FB1">
      <w:pPr>
        <w:rPr>
          <w:ins w:id="1248" w:author="Yijia Cheng" w:date="2017-03-21T11:00:00Z"/>
        </w:rPr>
      </w:pPr>
    </w:p>
    <w:p w14:paraId="2F07A901" w14:textId="77777777" w:rsidR="00C10FB1" w:rsidRDefault="00C10FB1" w:rsidP="00C10FB1">
      <w:pPr>
        <w:rPr>
          <w:ins w:id="1249" w:author="Yijia Cheng" w:date="2017-03-21T11:00:00Z"/>
        </w:rPr>
      </w:pPr>
    </w:p>
    <w:p w14:paraId="53EB4715" w14:textId="77777777" w:rsidR="00C10FB1" w:rsidRDefault="00C10FB1" w:rsidP="00C10FB1">
      <w:pPr>
        <w:rPr>
          <w:ins w:id="1250" w:author="Yijia Cheng" w:date="2017-03-21T11:00:00Z"/>
        </w:rPr>
      </w:pPr>
    </w:p>
    <w:p w14:paraId="0412C18E" w14:textId="77777777" w:rsidR="00C10FB1" w:rsidRDefault="00C10FB1" w:rsidP="00C10FB1">
      <w:pPr>
        <w:rPr>
          <w:ins w:id="1251" w:author="Yijia Cheng" w:date="2017-03-21T11:00:00Z"/>
        </w:rPr>
      </w:pPr>
    </w:p>
    <w:p w14:paraId="5E981EA7" w14:textId="77777777" w:rsidR="00C10FB1" w:rsidRPr="008C79E0" w:rsidRDefault="00C10FB1" w:rsidP="00C10FB1">
      <w:pPr>
        <w:rPr>
          <w:ins w:id="1252" w:author="Yijia Cheng" w:date="2017-03-21T11:00:00Z"/>
          <w:rFonts w:ascii="Times New Roman" w:hAnsi="Times New Roman" w:cs="Times New Roman"/>
          <w:rPrChange w:id="1253" w:author="Yijia Cheng" w:date="2017-03-21T11:18:00Z">
            <w:rPr>
              <w:ins w:id="1254" w:author="Yijia Cheng" w:date="2017-03-21T11:00:00Z"/>
            </w:rPr>
          </w:rPrChange>
        </w:rPr>
      </w:pPr>
    </w:p>
    <w:p w14:paraId="0CDCE41B" w14:textId="77777777" w:rsidR="00C10FB1" w:rsidRPr="00592270" w:rsidRDefault="00C10FB1" w:rsidP="00C10FB1">
      <w:pPr>
        <w:rPr>
          <w:ins w:id="1255" w:author="Yijia Cheng" w:date="2017-03-21T11:00:00Z"/>
          <w:rFonts w:ascii="Times New Roman" w:hAnsi="Times New Roman" w:cs="Times New Roman"/>
          <w:sz w:val="24"/>
          <w:szCs w:val="24"/>
          <w:rPrChange w:id="1256" w:author="Yijia Cheng" w:date="2017-03-21T11:37:00Z">
            <w:rPr>
              <w:ins w:id="1257" w:author="Yijia Cheng" w:date="2017-03-21T11:00:00Z"/>
            </w:rPr>
          </w:rPrChange>
        </w:rPr>
      </w:pPr>
      <w:ins w:id="1258" w:author="Yijia Cheng" w:date="2017-03-21T11:00:00Z">
        <w:r w:rsidRPr="00592270">
          <w:rPr>
            <w:rFonts w:ascii="Times New Roman" w:hAnsi="Times New Roman" w:cs="Times New Roman"/>
            <w:sz w:val="24"/>
            <w:szCs w:val="24"/>
            <w:rPrChange w:id="1259" w:author="Yijia Cheng" w:date="2017-03-21T11:37:00Z">
              <w:rPr/>
            </w:rPrChange>
          </w:rPr>
          <w:t>This page shows the specific information of bitter as introduction and cultural heritage. Also the cooking process and the reflect video is quite interesting.</w:t>
        </w:r>
      </w:ins>
    </w:p>
    <w:p w14:paraId="1127A7D1" w14:textId="77777777" w:rsidR="00C10FB1" w:rsidRPr="00D94801" w:rsidRDefault="00C10FB1" w:rsidP="00C10FB1">
      <w:pPr>
        <w:rPr>
          <w:ins w:id="1260" w:author="Yijia Cheng" w:date="2017-03-21T11:00:00Z"/>
        </w:rPr>
      </w:pPr>
    </w:p>
    <w:p w14:paraId="395DC5C2" w14:textId="77777777" w:rsidR="00C10FB1" w:rsidRDefault="00C10FB1" w:rsidP="00C10FB1">
      <w:pPr>
        <w:rPr>
          <w:ins w:id="1261" w:author="Yijia Cheng" w:date="2017-03-21T11:00:00Z"/>
        </w:rPr>
      </w:pPr>
    </w:p>
    <w:p w14:paraId="5D786C3B" w14:textId="77777777" w:rsidR="00C10FB1" w:rsidRDefault="00C10FB1" w:rsidP="00C10FB1">
      <w:pPr>
        <w:rPr>
          <w:ins w:id="1262" w:author="Yijia Cheng" w:date="2017-03-21T11:00:00Z"/>
        </w:rPr>
      </w:pPr>
    </w:p>
    <w:p w14:paraId="6FDCFB95" w14:textId="77777777" w:rsidR="00C10FB1" w:rsidRDefault="00C10FB1" w:rsidP="00C10FB1">
      <w:pPr>
        <w:rPr>
          <w:ins w:id="1263" w:author="Yijia Cheng" w:date="2017-03-21T11:00:00Z"/>
        </w:rPr>
      </w:pP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C10FB1" w14:paraId="713A8806" w14:textId="77777777" w:rsidTr="0020364C">
        <w:trPr>
          <w:trHeight w:val="1698"/>
          <w:ins w:id="1264" w:author="Yijia Cheng" w:date="2017-03-21T11:00:00Z"/>
        </w:trPr>
        <w:tc>
          <w:tcPr>
            <w:tcW w:w="7848" w:type="dxa"/>
            <w:gridSpan w:val="5"/>
            <w:shd w:val="clear" w:color="auto" w:fill="auto"/>
          </w:tcPr>
          <w:p w14:paraId="0BAC6F67" w14:textId="77777777" w:rsidR="00C10FB1" w:rsidRPr="0098281F" w:rsidRDefault="00C10FB1" w:rsidP="0020364C">
            <w:pPr>
              <w:tabs>
                <w:tab w:val="left" w:pos="696"/>
                <w:tab w:val="left" w:pos="1788"/>
                <w:tab w:val="center" w:pos="3154"/>
              </w:tabs>
              <w:spacing w:before="240"/>
              <w:jc w:val="center"/>
              <w:rPr>
                <w:ins w:id="1265" w:author="Yijia Cheng" w:date="2017-03-21T11:00:00Z"/>
                <w:rFonts w:ascii="AR CENA" w:hAnsi="AR CENA" w:cs="Calibri"/>
                <w:sz w:val="72"/>
                <w:szCs w:val="72"/>
              </w:rPr>
            </w:pPr>
            <w:ins w:id="1266" w:author="Yijia Cheng" w:date="2017-03-21T11:00:00Z">
              <w:r>
                <w:rPr>
                  <w:rFonts w:ascii="AR CENA" w:hAnsi="AR CENA" w:cs="Calibri"/>
                  <w:noProof/>
                  <w:sz w:val="72"/>
                  <w:szCs w:val="72"/>
                </w:rPr>
                <mc:AlternateContent>
                  <mc:Choice Requires="wps">
                    <w:drawing>
                      <wp:anchor distT="0" distB="0" distL="114300" distR="114300" simplePos="0" relativeHeight="251791360" behindDoc="0" locked="0" layoutInCell="1" allowOverlap="1" wp14:anchorId="7F3897EB" wp14:editId="3929181E">
                        <wp:simplePos x="0" y="0"/>
                        <wp:positionH relativeFrom="column">
                          <wp:posOffset>313139</wp:posOffset>
                        </wp:positionH>
                        <wp:positionV relativeFrom="paragraph">
                          <wp:posOffset>87279</wp:posOffset>
                        </wp:positionV>
                        <wp:extent cx="611747" cy="598868"/>
                        <wp:effectExtent l="0" t="0" r="17145" b="10795"/>
                        <wp:wrapNone/>
                        <wp:docPr id="26" name="Oval 26"/>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76530E1"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897EB" id="Oval 26" o:spid="_x0000_s1055" style="position:absolute;left:0;text-align:left;margin-left:24.65pt;margin-top:6.85pt;width:48.15pt;height:4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" fillcolor="white [3201]" strokecolor="black [3200]" strokeweight="1pt">
                        <v:stroke joinstyle="miter"/>
                        <v:textbox>
                          <w:txbxContent>
                            <w:p w14:paraId="676530E1"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Pr>
                  <w:rFonts w:ascii="AR CENA" w:hAnsi="AR CENA" w:cs="Calibri" w:hint="eastAsia"/>
                  <w:sz w:val="72"/>
                  <w:szCs w:val="72"/>
                </w:rPr>
                <w:t>Bitter</w:t>
              </w:r>
            </w:ins>
          </w:p>
        </w:tc>
      </w:tr>
      <w:tr w:rsidR="00C10FB1" w14:paraId="53359131" w14:textId="77777777" w:rsidTr="0020364C">
        <w:trPr>
          <w:trHeight w:val="357"/>
          <w:ins w:id="1267" w:author="Yijia Cheng" w:date="2017-03-21T11:00:00Z"/>
        </w:trPr>
        <w:tc>
          <w:tcPr>
            <w:tcW w:w="1392" w:type="dxa"/>
            <w:shd w:val="clear" w:color="auto" w:fill="auto"/>
          </w:tcPr>
          <w:p w14:paraId="6D814490" w14:textId="77777777" w:rsidR="00C10FB1" w:rsidRPr="0098281F" w:rsidRDefault="00C10FB1" w:rsidP="0020364C">
            <w:pPr>
              <w:pStyle w:val="ListParagraph"/>
              <w:ind w:firstLineChars="0" w:firstLine="0"/>
              <w:jc w:val="center"/>
              <w:rPr>
                <w:ins w:id="1268" w:author="Yijia Cheng" w:date="2017-03-21T11:00:00Z"/>
                <w:rFonts w:ascii="Arial Black" w:hAnsi="Arial Black" w:cs="Calibri"/>
                <w:sz w:val="16"/>
                <w:szCs w:val="16"/>
              </w:rPr>
            </w:pPr>
            <w:ins w:id="1269" w:author="Yijia Cheng" w:date="2017-03-21T11:00:00Z">
              <w:r w:rsidRPr="0098281F">
                <w:rPr>
                  <w:rFonts w:ascii="Arial Black" w:hAnsi="Arial Black" w:cs="Calibri"/>
                  <w:sz w:val="16"/>
                  <w:szCs w:val="16"/>
                </w:rPr>
                <w:t>Home</w:t>
              </w:r>
            </w:ins>
          </w:p>
        </w:tc>
        <w:tc>
          <w:tcPr>
            <w:tcW w:w="1535" w:type="dxa"/>
            <w:shd w:val="clear" w:color="auto" w:fill="auto"/>
          </w:tcPr>
          <w:p w14:paraId="13304838" w14:textId="77777777" w:rsidR="00C10FB1" w:rsidRPr="0098281F" w:rsidRDefault="00C10FB1" w:rsidP="0020364C">
            <w:pPr>
              <w:pStyle w:val="ListParagraph"/>
              <w:ind w:firstLineChars="0" w:firstLine="0"/>
              <w:jc w:val="center"/>
              <w:rPr>
                <w:ins w:id="1270" w:author="Yijia Cheng" w:date="2017-03-21T11:00:00Z"/>
                <w:rFonts w:ascii="Arial Black" w:hAnsi="Arial Black" w:cs="Calibri"/>
                <w:sz w:val="16"/>
                <w:szCs w:val="16"/>
              </w:rPr>
            </w:pPr>
            <w:ins w:id="1271" w:author="Yijia Cheng" w:date="2017-03-21T11:00:00Z">
              <w:r w:rsidRPr="0098281F">
                <w:rPr>
                  <w:rFonts w:ascii="Arial Black" w:hAnsi="Arial Black" w:cs="Calibri"/>
                  <w:sz w:val="16"/>
                  <w:szCs w:val="16"/>
                </w:rPr>
                <w:t>Five Flavors</w:t>
              </w:r>
            </w:ins>
          </w:p>
        </w:tc>
        <w:tc>
          <w:tcPr>
            <w:tcW w:w="1401" w:type="dxa"/>
            <w:shd w:val="clear" w:color="auto" w:fill="auto"/>
          </w:tcPr>
          <w:p w14:paraId="3E4F4238" w14:textId="77777777" w:rsidR="00C10FB1" w:rsidRPr="0098281F" w:rsidRDefault="00C10FB1" w:rsidP="0020364C">
            <w:pPr>
              <w:pStyle w:val="ListParagraph"/>
              <w:ind w:firstLineChars="0" w:firstLine="0"/>
              <w:jc w:val="center"/>
              <w:rPr>
                <w:ins w:id="1272" w:author="Yijia Cheng" w:date="2017-03-21T11:00:00Z"/>
                <w:rFonts w:ascii="Arial Black" w:hAnsi="Arial Black" w:cs="Calibri"/>
                <w:sz w:val="16"/>
                <w:szCs w:val="16"/>
              </w:rPr>
            </w:pPr>
            <w:ins w:id="1273" w:author="Yijia Cheng" w:date="2017-03-21T11:00:00Z">
              <w:r w:rsidRPr="0098281F">
                <w:rPr>
                  <w:rFonts w:ascii="Arial Black" w:hAnsi="Arial Black" w:cs="Calibri"/>
                  <w:sz w:val="16"/>
                  <w:szCs w:val="16"/>
                </w:rPr>
                <w:t>Forum</w:t>
              </w:r>
            </w:ins>
          </w:p>
        </w:tc>
        <w:tc>
          <w:tcPr>
            <w:tcW w:w="1733" w:type="dxa"/>
            <w:shd w:val="clear" w:color="auto" w:fill="auto"/>
          </w:tcPr>
          <w:p w14:paraId="01AC28D4" w14:textId="77777777" w:rsidR="00C10FB1" w:rsidRPr="0098281F" w:rsidRDefault="00C10FB1" w:rsidP="0020364C">
            <w:pPr>
              <w:pStyle w:val="ListParagraph"/>
              <w:ind w:firstLineChars="0" w:firstLine="0"/>
              <w:jc w:val="center"/>
              <w:rPr>
                <w:ins w:id="1274" w:author="Yijia Cheng" w:date="2017-03-21T11:00:00Z"/>
                <w:rFonts w:ascii="Arial Black" w:hAnsi="Arial Black" w:cs="Calibri"/>
                <w:sz w:val="16"/>
                <w:szCs w:val="16"/>
              </w:rPr>
            </w:pPr>
            <w:ins w:id="1275" w:author="Yijia Cheng" w:date="2017-03-21T11:00:00Z">
              <w:r w:rsidRPr="0098281F">
                <w:rPr>
                  <w:rFonts w:ascii="Arial Black" w:hAnsi="Arial Black" w:cs="Calibri"/>
                  <w:sz w:val="16"/>
                  <w:szCs w:val="16"/>
                </w:rPr>
                <w:t>About Us</w:t>
              </w:r>
            </w:ins>
          </w:p>
        </w:tc>
        <w:tc>
          <w:tcPr>
            <w:tcW w:w="1785" w:type="dxa"/>
            <w:shd w:val="clear" w:color="auto" w:fill="auto"/>
          </w:tcPr>
          <w:p w14:paraId="44A6EF42" w14:textId="77777777" w:rsidR="00C10FB1" w:rsidRPr="0098281F" w:rsidRDefault="00C10FB1" w:rsidP="0020364C">
            <w:pPr>
              <w:pStyle w:val="ListParagraph"/>
              <w:ind w:firstLineChars="0" w:firstLine="0"/>
              <w:jc w:val="center"/>
              <w:rPr>
                <w:ins w:id="1276" w:author="Yijia Cheng" w:date="2017-03-21T11:00:00Z"/>
                <w:rFonts w:ascii="Arial Black" w:hAnsi="Arial Black" w:cs="Calibri"/>
                <w:sz w:val="16"/>
                <w:szCs w:val="16"/>
              </w:rPr>
            </w:pPr>
            <w:ins w:id="1277" w:author="Yijia Cheng" w:date="2017-03-21T11:00:00Z">
              <w:r w:rsidRPr="0098281F">
                <w:rPr>
                  <w:rFonts w:ascii="Arial Black" w:hAnsi="Arial Black" w:cs="Calibri"/>
                  <w:sz w:val="16"/>
                  <w:szCs w:val="16"/>
                </w:rPr>
                <w:t>Contact Us</w:t>
              </w:r>
            </w:ins>
          </w:p>
        </w:tc>
      </w:tr>
      <w:tr w:rsidR="00C10FB1" w14:paraId="7DB80847" w14:textId="77777777" w:rsidTr="0020364C">
        <w:trPr>
          <w:trHeight w:val="5568"/>
          <w:ins w:id="1278" w:author="Yijia Cheng" w:date="2017-03-21T11:00:00Z"/>
        </w:trPr>
        <w:tc>
          <w:tcPr>
            <w:tcW w:w="7848" w:type="dxa"/>
            <w:gridSpan w:val="5"/>
          </w:tcPr>
          <w:p w14:paraId="490FE9F4" w14:textId="77777777" w:rsidR="00C10FB1" w:rsidRPr="00C17CBC" w:rsidRDefault="00C10FB1" w:rsidP="0020364C">
            <w:pPr>
              <w:jc w:val="left"/>
              <w:rPr>
                <w:ins w:id="1279" w:author="Yijia Cheng" w:date="2017-03-21T11:00:00Z"/>
                <w:sz w:val="16"/>
                <w:szCs w:val="16"/>
              </w:rPr>
            </w:pPr>
            <w:ins w:id="1280" w:author="Yijia Cheng" w:date="2017-03-21T11:00:00Z">
              <w:r w:rsidRPr="00C17CBC">
                <w:rPr>
                  <w:rFonts w:ascii="Times New Roman" w:hAnsi="Times New Roman" w:cs="Times New Roman"/>
                  <w:sz w:val="20"/>
                  <w:szCs w:val="20"/>
                </w:rPr>
                <w:t>Representative:</w:t>
              </w:r>
              <w:r w:rsidRPr="00C17CBC">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xxxxxx</w:t>
              </w:r>
              <w:r w:rsidRPr="00C17CBC">
                <w:rPr>
                  <w:rFonts w:ascii="Times New Roman" w:hAnsi="Times New Roman" w:cs="Times New Roman"/>
                  <w:sz w:val="20"/>
                  <w:szCs w:val="20"/>
                  <w:shd w:val="clear" w:color="auto" w:fill="FFFFFF"/>
                </w:rPr>
                <w:t xml:space="preserve"> Cuisine</w:t>
              </w:r>
            </w:ins>
          </w:p>
          <w:p w14:paraId="028F17BA" w14:textId="77777777" w:rsidR="00C10FB1" w:rsidRPr="00C17CBC" w:rsidRDefault="00C10FB1" w:rsidP="0020364C">
            <w:pPr>
              <w:pStyle w:val="ListParagraph"/>
              <w:numPr>
                <w:ilvl w:val="0"/>
                <w:numId w:val="16"/>
              </w:numPr>
              <w:tabs>
                <w:tab w:val="left" w:pos="3002"/>
              </w:tabs>
              <w:ind w:firstLineChars="0"/>
              <w:rPr>
                <w:ins w:id="1281" w:author="Yijia Cheng" w:date="2017-03-21T11:00:00Z"/>
                <w:rFonts w:ascii="Times New Roman" w:hAnsi="Times New Roman" w:cs="Times New Roman"/>
                <w:b/>
                <w:sz w:val="24"/>
                <w:szCs w:val="24"/>
              </w:rPr>
            </w:pPr>
            <w:ins w:id="1282" w:author="Yijia Cheng" w:date="2017-03-21T11:00:00Z">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ins>
          </w:p>
          <w:p w14:paraId="468DE521" w14:textId="77777777" w:rsidR="00C10FB1" w:rsidRDefault="00C10FB1" w:rsidP="0020364C">
            <w:pPr>
              <w:pStyle w:val="ListParagraph"/>
              <w:numPr>
                <w:ilvl w:val="0"/>
                <w:numId w:val="17"/>
              </w:numPr>
              <w:tabs>
                <w:tab w:val="left" w:pos="3002"/>
              </w:tabs>
              <w:ind w:firstLineChars="0"/>
              <w:rPr>
                <w:ins w:id="1283" w:author="Yijia Cheng" w:date="2017-03-21T11:00:00Z"/>
                <w:rFonts w:ascii="Times New Roman" w:hAnsi="Times New Roman" w:cs="Times New Roman"/>
                <w:sz w:val="18"/>
                <w:szCs w:val="18"/>
              </w:rPr>
            </w:pPr>
            <w:ins w:id="1284" w:author="Yijia Cheng" w:date="2017-03-21T11:00:00Z">
              <w:r>
                <w:rPr>
                  <w:rFonts w:ascii="Times New Roman" w:hAnsi="Times New Roman" w:cs="Times New Roman"/>
                  <w:sz w:val="18"/>
                  <w:szCs w:val="18"/>
                </w:rPr>
                <w:t>A</w:t>
              </w:r>
              <w:r w:rsidRPr="00C17CBC">
                <w:rPr>
                  <w:rFonts w:ascii="Times New Roman" w:hAnsi="Times New Roman" w:cs="Times New Roman"/>
                  <w:sz w:val="18"/>
                  <w:szCs w:val="18"/>
                </w:rPr>
                <w:t>rea</w:t>
              </w:r>
            </w:ins>
          </w:p>
          <w:p w14:paraId="4C9C036C" w14:textId="77777777" w:rsidR="00C10FB1" w:rsidRDefault="00C10FB1" w:rsidP="0020364C">
            <w:pPr>
              <w:pStyle w:val="ListParagraph"/>
              <w:numPr>
                <w:ilvl w:val="0"/>
                <w:numId w:val="17"/>
              </w:numPr>
              <w:tabs>
                <w:tab w:val="left" w:pos="3002"/>
              </w:tabs>
              <w:ind w:firstLineChars="0"/>
              <w:rPr>
                <w:ins w:id="1285" w:author="Yijia Cheng" w:date="2017-03-21T11:00:00Z"/>
                <w:rFonts w:ascii="Times New Roman" w:hAnsi="Times New Roman" w:cs="Times New Roman"/>
                <w:sz w:val="18"/>
                <w:szCs w:val="18"/>
              </w:rPr>
            </w:pPr>
            <w:ins w:id="1286" w:author="Yijia Cheng" w:date="2017-03-21T11:00:00Z">
              <w:r>
                <w:rPr>
                  <w:noProof/>
                  <w:sz w:val="16"/>
                  <w:szCs w:val="16"/>
                </w:rPr>
                <mc:AlternateContent>
                  <mc:Choice Requires="wps">
                    <w:drawing>
                      <wp:anchor distT="0" distB="0" distL="114300" distR="114300" simplePos="0" relativeHeight="251784192" behindDoc="0" locked="0" layoutInCell="1" allowOverlap="1" wp14:anchorId="788F1993" wp14:editId="24D52513">
                        <wp:simplePos x="0" y="0"/>
                        <wp:positionH relativeFrom="column">
                          <wp:posOffset>2610279</wp:posOffset>
                        </wp:positionH>
                        <wp:positionV relativeFrom="paragraph">
                          <wp:posOffset>14022</wp:posOffset>
                        </wp:positionV>
                        <wp:extent cx="1435359" cy="1751518"/>
                        <wp:effectExtent l="0" t="0" r="12700" b="20320"/>
                        <wp:wrapNone/>
                        <wp:docPr id="27" name="Rounded Rectangle 23"/>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197EA508"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F1993" id="_x0000_s1056" style="position:absolute;left:0;text-align:left;margin-left:205.55pt;margin-top:1.1pt;width:113pt;height:137.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" fillcolor="white [3201]" strokecolor="black [3200]" strokeweight="1pt">
                        <v:stroke joinstyle="miter"/>
                        <v:textbox>
                          <w:txbxContent>
                            <w:p w14:paraId="197EA508"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ins>
          </w:p>
          <w:p w14:paraId="183C2E50" w14:textId="77777777" w:rsidR="00C10FB1" w:rsidRDefault="00C10FB1" w:rsidP="0020364C">
            <w:pPr>
              <w:pStyle w:val="ListParagraph"/>
              <w:numPr>
                <w:ilvl w:val="0"/>
                <w:numId w:val="17"/>
              </w:numPr>
              <w:tabs>
                <w:tab w:val="left" w:pos="3002"/>
              </w:tabs>
              <w:ind w:firstLineChars="0"/>
              <w:rPr>
                <w:ins w:id="1287" w:author="Yijia Cheng" w:date="2017-03-21T11:00:00Z"/>
                <w:rFonts w:ascii="Times New Roman" w:hAnsi="Times New Roman" w:cs="Times New Roman"/>
                <w:sz w:val="18"/>
                <w:szCs w:val="18"/>
              </w:rPr>
            </w:pPr>
            <w:ins w:id="1288" w:author="Yijia Cheng" w:date="2017-03-21T11:00:00Z">
              <w:r w:rsidRPr="00C17CBC">
                <w:rPr>
                  <w:rFonts w:ascii="Times New Roman" w:hAnsi="Times New Roman" w:cs="Times New Roman"/>
                  <w:sz w:val="18"/>
                  <w:szCs w:val="18"/>
                </w:rPr>
                <w:t>Category</w:t>
              </w:r>
            </w:ins>
          </w:p>
          <w:p w14:paraId="57C97200" w14:textId="77777777" w:rsidR="00C10FB1" w:rsidRDefault="00C10FB1" w:rsidP="0020364C">
            <w:pPr>
              <w:pStyle w:val="ListParagraph"/>
              <w:numPr>
                <w:ilvl w:val="0"/>
                <w:numId w:val="17"/>
              </w:numPr>
              <w:tabs>
                <w:tab w:val="left" w:pos="3002"/>
              </w:tabs>
              <w:ind w:firstLineChars="0"/>
              <w:rPr>
                <w:ins w:id="1289" w:author="Yijia Cheng" w:date="2017-03-21T11:00:00Z"/>
                <w:rFonts w:ascii="Times New Roman" w:hAnsi="Times New Roman" w:cs="Times New Roman"/>
                <w:sz w:val="18"/>
                <w:szCs w:val="18"/>
              </w:rPr>
            </w:pPr>
            <w:ins w:id="1290" w:author="Yijia Cheng" w:date="2017-03-21T11:00:00Z">
              <w:r>
                <w:rPr>
                  <w:rFonts w:ascii="Times New Roman" w:hAnsi="Times New Roman" w:cs="Times New Roman"/>
                  <w:sz w:val="18"/>
                  <w:szCs w:val="18"/>
                </w:rPr>
                <w:t>S</w:t>
              </w:r>
              <w:r w:rsidRPr="00C17CBC">
                <w:rPr>
                  <w:rFonts w:ascii="Times New Roman" w:hAnsi="Times New Roman" w:cs="Times New Roman"/>
                  <w:sz w:val="18"/>
                  <w:szCs w:val="18"/>
                </w:rPr>
                <w:t>pecialty</w:t>
              </w:r>
            </w:ins>
          </w:p>
          <w:p w14:paraId="66275A04" w14:textId="77777777" w:rsidR="00C10FB1" w:rsidRPr="00C17CBC" w:rsidRDefault="00C10FB1" w:rsidP="0020364C">
            <w:pPr>
              <w:pStyle w:val="ListParagraph"/>
              <w:tabs>
                <w:tab w:val="left" w:pos="3002"/>
              </w:tabs>
              <w:ind w:left="840" w:firstLineChars="0" w:firstLine="0"/>
              <w:rPr>
                <w:ins w:id="1291" w:author="Yijia Cheng" w:date="2017-03-21T11:00:00Z"/>
                <w:rFonts w:ascii="Times New Roman" w:hAnsi="Times New Roman" w:cs="Times New Roman"/>
                <w:sz w:val="18"/>
                <w:szCs w:val="18"/>
              </w:rPr>
            </w:pPr>
            <w:ins w:id="1292" w:author="Yijia Cheng" w:date="2017-03-21T11:00:00Z">
              <w:r w:rsidRPr="00C17CBC">
                <w:rPr>
                  <w:rFonts w:ascii="Times New Roman" w:hAnsi="Times New Roman" w:cs="Times New Roman"/>
                  <w:sz w:val="18"/>
                  <w:szCs w:val="18"/>
                </w:rPr>
                <w:tab/>
              </w:r>
            </w:ins>
          </w:p>
          <w:p w14:paraId="0EB53A80" w14:textId="77777777" w:rsidR="00C10FB1" w:rsidRDefault="00C10FB1" w:rsidP="0020364C">
            <w:pPr>
              <w:pStyle w:val="ListParagraph"/>
              <w:numPr>
                <w:ilvl w:val="0"/>
                <w:numId w:val="16"/>
              </w:numPr>
              <w:tabs>
                <w:tab w:val="left" w:pos="3002"/>
              </w:tabs>
              <w:ind w:firstLineChars="0"/>
              <w:rPr>
                <w:ins w:id="1293" w:author="Yijia Cheng" w:date="2017-03-21T11:00:00Z"/>
                <w:rFonts w:ascii="Times New Roman" w:hAnsi="Times New Roman" w:cs="Times New Roman"/>
                <w:b/>
                <w:sz w:val="24"/>
                <w:szCs w:val="24"/>
              </w:rPr>
            </w:pPr>
            <w:ins w:id="1294" w:author="Yijia Cheng" w:date="2017-03-21T11:00:00Z">
              <w:r w:rsidRPr="00C17CBC">
                <w:rPr>
                  <w:rFonts w:ascii="Times New Roman" w:hAnsi="Times New Roman" w:cs="Times New Roman"/>
                  <w:b/>
                  <w:sz w:val="24"/>
                  <w:szCs w:val="24"/>
                </w:rPr>
                <w:t xml:space="preserve">Cultural Heritage: </w:t>
              </w:r>
            </w:ins>
          </w:p>
          <w:p w14:paraId="5991FB51" w14:textId="77777777" w:rsidR="00C10FB1" w:rsidRDefault="00C10FB1" w:rsidP="0020364C">
            <w:pPr>
              <w:pStyle w:val="ListParagraph"/>
              <w:numPr>
                <w:ilvl w:val="0"/>
                <w:numId w:val="18"/>
              </w:numPr>
              <w:tabs>
                <w:tab w:val="left" w:pos="3002"/>
              </w:tabs>
              <w:ind w:firstLineChars="0"/>
              <w:rPr>
                <w:ins w:id="1295" w:author="Yijia Cheng" w:date="2017-03-21T11:00:00Z"/>
                <w:rFonts w:ascii="Times New Roman" w:hAnsi="Times New Roman" w:cs="Times New Roman"/>
                <w:sz w:val="18"/>
                <w:szCs w:val="18"/>
              </w:rPr>
            </w:pPr>
            <w:ins w:id="1296" w:author="Yijia Cheng" w:date="2017-03-21T11:00:00Z">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ins>
          </w:p>
          <w:p w14:paraId="506342D1" w14:textId="77777777" w:rsidR="00C10FB1" w:rsidRDefault="00C10FB1" w:rsidP="0020364C">
            <w:pPr>
              <w:pStyle w:val="ListParagraph"/>
              <w:numPr>
                <w:ilvl w:val="0"/>
                <w:numId w:val="18"/>
              </w:numPr>
              <w:tabs>
                <w:tab w:val="left" w:pos="3002"/>
              </w:tabs>
              <w:ind w:firstLineChars="0"/>
              <w:rPr>
                <w:ins w:id="1297" w:author="Yijia Cheng" w:date="2017-03-21T11:00:00Z"/>
                <w:rFonts w:ascii="Times New Roman" w:hAnsi="Times New Roman" w:cs="Times New Roman"/>
                <w:sz w:val="18"/>
                <w:szCs w:val="18"/>
              </w:rPr>
            </w:pPr>
            <w:ins w:id="1298" w:author="Yijia Cheng" w:date="2017-03-21T11:00:00Z">
              <w:r>
                <w:rPr>
                  <w:rFonts w:ascii="Times New Roman" w:hAnsi="Times New Roman" w:cs="Times New Roman"/>
                  <w:sz w:val="18"/>
                  <w:szCs w:val="18"/>
                </w:rPr>
                <w:t>Activates</w:t>
              </w:r>
            </w:ins>
          </w:p>
          <w:p w14:paraId="0B073774" w14:textId="77777777" w:rsidR="00C10FB1" w:rsidRPr="008422AE" w:rsidRDefault="00C10FB1" w:rsidP="0020364C">
            <w:pPr>
              <w:tabs>
                <w:tab w:val="left" w:pos="3002"/>
              </w:tabs>
              <w:rPr>
                <w:ins w:id="1299" w:author="Yijia Cheng" w:date="2017-03-21T11:00:00Z"/>
                <w:rFonts w:ascii="Times New Roman" w:hAnsi="Times New Roman" w:cs="Times New Roman"/>
                <w:sz w:val="18"/>
                <w:szCs w:val="18"/>
              </w:rPr>
            </w:pPr>
          </w:p>
          <w:p w14:paraId="2EE7035B" w14:textId="77777777" w:rsidR="00C10FB1" w:rsidRDefault="00C10FB1" w:rsidP="0020364C">
            <w:pPr>
              <w:pStyle w:val="ListParagraph"/>
              <w:numPr>
                <w:ilvl w:val="0"/>
                <w:numId w:val="19"/>
              </w:numPr>
              <w:tabs>
                <w:tab w:val="left" w:pos="3002"/>
              </w:tabs>
              <w:ind w:firstLineChars="0"/>
              <w:rPr>
                <w:ins w:id="1300" w:author="Yijia Cheng" w:date="2017-03-21T11:00:00Z"/>
                <w:rFonts w:ascii="Times New Roman" w:hAnsi="Times New Roman" w:cs="Times New Roman"/>
                <w:b/>
                <w:sz w:val="24"/>
                <w:szCs w:val="24"/>
              </w:rPr>
            </w:pPr>
            <w:ins w:id="1301" w:author="Yijia Cheng" w:date="2017-03-21T11:00:00Z">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ins>
          </w:p>
          <w:p w14:paraId="6F7885F5" w14:textId="77777777" w:rsidR="00C10FB1" w:rsidRPr="008422AE" w:rsidRDefault="00C10FB1" w:rsidP="0020364C">
            <w:pPr>
              <w:pStyle w:val="ListParagraph"/>
              <w:tabs>
                <w:tab w:val="left" w:pos="3002"/>
              </w:tabs>
              <w:ind w:left="420" w:firstLineChars="0" w:firstLine="0"/>
              <w:rPr>
                <w:ins w:id="1302" w:author="Yijia Cheng" w:date="2017-03-21T11:00:00Z"/>
                <w:rFonts w:ascii="Times New Roman" w:hAnsi="Times New Roman" w:cs="Times New Roman"/>
                <w:b/>
                <w:sz w:val="24"/>
                <w:szCs w:val="24"/>
              </w:rPr>
            </w:pPr>
          </w:p>
        </w:tc>
      </w:tr>
      <w:tr w:rsidR="00C10FB1" w14:paraId="00338975" w14:textId="77777777" w:rsidTr="0020364C">
        <w:trPr>
          <w:trHeight w:val="590"/>
          <w:ins w:id="1303" w:author="Yijia Cheng" w:date="2017-03-21T11:00:00Z"/>
        </w:trPr>
        <w:tc>
          <w:tcPr>
            <w:tcW w:w="7848" w:type="dxa"/>
            <w:gridSpan w:val="5"/>
          </w:tcPr>
          <w:p w14:paraId="18228ACD" w14:textId="77777777" w:rsidR="00C10FB1" w:rsidRPr="005102AE" w:rsidRDefault="00C10FB1" w:rsidP="0020364C">
            <w:pPr>
              <w:pStyle w:val="ListParagraph"/>
              <w:ind w:firstLineChars="0" w:firstLine="0"/>
              <w:jc w:val="center"/>
              <w:rPr>
                <w:ins w:id="1304" w:author="Yijia Cheng" w:date="2017-03-21T11:00:00Z"/>
                <w:rFonts w:ascii="Times New Roman" w:hAnsi="Times New Roman" w:cs="Times New Roman"/>
                <w:sz w:val="16"/>
                <w:szCs w:val="16"/>
              </w:rPr>
            </w:pPr>
            <w:ins w:id="1305" w:author="Yijia Cheng" w:date="2017-03-21T11:00:00Z">
              <w:r w:rsidRPr="005102AE">
                <w:rPr>
                  <w:rFonts w:ascii="Times New Roman" w:hAnsi="Times New Roman" w:cs="Times New Roman" w:hint="eastAsia"/>
                  <w:sz w:val="16"/>
                  <w:szCs w:val="16"/>
                </w:rPr>
                <w:t>footer</w:t>
              </w:r>
            </w:ins>
          </w:p>
        </w:tc>
      </w:tr>
    </w:tbl>
    <w:p w14:paraId="542CFCB5" w14:textId="77777777" w:rsidR="00C10FB1" w:rsidRDefault="00C10FB1" w:rsidP="00C10FB1">
      <w:pPr>
        <w:rPr>
          <w:ins w:id="1306" w:author="Yijia Cheng" w:date="2017-03-21T11:00:00Z"/>
        </w:rPr>
      </w:pPr>
    </w:p>
    <w:p w14:paraId="28BECC6F" w14:textId="312AB56F" w:rsidR="00C10FB1" w:rsidRPr="00C759D7" w:rsidRDefault="00C10FB1">
      <w:pPr>
        <w:pStyle w:val="Heading4"/>
        <w:rPr>
          <w:ins w:id="1307" w:author="Yijia Cheng" w:date="2017-03-21T11:00:00Z"/>
          <w:rStyle w:val="SubtleEmphasis"/>
          <w:color w:val="auto"/>
          <w:sz w:val="28"/>
          <w:rPrChange w:id="1308" w:author="Yijia Cheng" w:date="2017-03-21T13:06:00Z">
            <w:rPr>
              <w:ins w:id="1309" w:author="Yijia Cheng" w:date="2017-03-21T11:00:00Z"/>
              <w:b/>
              <w:sz w:val="28"/>
              <w:szCs w:val="28"/>
              <w:u w:val="single"/>
            </w:rPr>
          </w:rPrChange>
        </w:rPr>
        <w:pPrChange w:id="1310" w:author="Yijia Cheng" w:date="2017-03-21T13:06:00Z">
          <w:pPr/>
        </w:pPrChange>
      </w:pPr>
      <w:ins w:id="1311" w:author="Yijia Cheng" w:date="2017-03-21T11:00:00Z">
        <w:r w:rsidRPr="00C759D7">
          <w:rPr>
            <w:rStyle w:val="SubtleEmphasis"/>
            <w:color w:val="auto"/>
            <w:sz w:val="28"/>
            <w:rPrChange w:id="1312" w:author="Yijia Cheng" w:date="2017-03-21T13:06:00Z">
              <w:rPr>
                <w:b/>
                <w:szCs w:val="28"/>
                <w:u w:val="single"/>
              </w:rPr>
            </w:rPrChange>
          </w:rPr>
          <w:lastRenderedPageBreak/>
          <w:t>Flavor</w:t>
        </w:r>
        <w:r w:rsidR="00B07D65" w:rsidRPr="00C759D7">
          <w:rPr>
            <w:rStyle w:val="SubtleEmphasis"/>
            <w:iCs/>
            <w:color w:val="auto"/>
            <w:sz w:val="28"/>
            <w:rPrChange w:id="1313" w:author="Yijia Cheng" w:date="2017-03-21T13:06:00Z">
              <w:rPr>
                <w:rStyle w:val="SubtleEmphasis"/>
                <w:rFonts w:cs="Times New Roman"/>
                <w:i/>
                <w:szCs w:val="32"/>
              </w:rPr>
            </w:rPrChange>
          </w:rPr>
          <w:t xml:space="preserve"> 4-Spicy</w:t>
        </w:r>
      </w:ins>
    </w:p>
    <w:tbl>
      <w:tblPr>
        <w:tblpPr w:leftFromText="180" w:rightFromText="180" w:vertAnchor="page" w:horzAnchor="margin" w:tblpY="22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C265AB" w14:paraId="61E1A658" w14:textId="77777777" w:rsidTr="00C265AB">
        <w:trPr>
          <w:trHeight w:val="1698"/>
          <w:ins w:id="1314" w:author="Yijia Cheng" w:date="2017-03-21T11:00:00Z"/>
        </w:trPr>
        <w:tc>
          <w:tcPr>
            <w:tcW w:w="7848" w:type="dxa"/>
            <w:gridSpan w:val="5"/>
            <w:shd w:val="clear" w:color="auto" w:fill="auto"/>
          </w:tcPr>
          <w:p w14:paraId="20A7D6A1" w14:textId="77777777" w:rsidR="00C265AB" w:rsidRPr="0098281F" w:rsidRDefault="00C265AB" w:rsidP="00C265AB">
            <w:pPr>
              <w:tabs>
                <w:tab w:val="left" w:pos="696"/>
                <w:tab w:val="left" w:pos="1788"/>
                <w:tab w:val="center" w:pos="3154"/>
              </w:tabs>
              <w:spacing w:before="240"/>
              <w:jc w:val="center"/>
              <w:rPr>
                <w:ins w:id="1315" w:author="Yijia Cheng" w:date="2017-03-21T11:00:00Z"/>
                <w:rFonts w:ascii="AR CENA" w:hAnsi="AR CENA" w:cs="Calibri"/>
                <w:sz w:val="72"/>
                <w:szCs w:val="72"/>
              </w:rPr>
            </w:pPr>
            <w:ins w:id="1316" w:author="Yijia Cheng" w:date="2017-03-21T11:00:00Z">
              <w:r>
                <w:rPr>
                  <w:rFonts w:ascii="AR CENA" w:hAnsi="AR CENA" w:cs="Calibri"/>
                  <w:noProof/>
                  <w:sz w:val="72"/>
                  <w:szCs w:val="72"/>
                </w:rPr>
                <mc:AlternateContent>
                  <mc:Choice Requires="wps">
                    <w:drawing>
                      <wp:anchor distT="0" distB="0" distL="114300" distR="114300" simplePos="0" relativeHeight="251800576" behindDoc="0" locked="0" layoutInCell="1" allowOverlap="1" wp14:anchorId="3FF380DD" wp14:editId="7BA37486">
                        <wp:simplePos x="0" y="0"/>
                        <wp:positionH relativeFrom="column">
                          <wp:posOffset>206253</wp:posOffset>
                        </wp:positionH>
                        <wp:positionV relativeFrom="paragraph">
                          <wp:posOffset>66790</wp:posOffset>
                        </wp:positionV>
                        <wp:extent cx="627961" cy="616944"/>
                        <wp:effectExtent l="0" t="0" r="20320" b="12065"/>
                        <wp:wrapNone/>
                        <wp:docPr id="28" name="Oval 28"/>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1167CFF8" w14:textId="77777777" w:rsidR="00CE6BD9" w:rsidRPr="00515B74" w:rsidRDefault="00CE6BD9" w:rsidP="00C265AB">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380DD" id="Oval 28" o:spid="_x0000_s1057" style="position:absolute;left:0;text-align:left;margin-left:16.25pt;margin-top:5.25pt;width:49.45pt;height:4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" fillcolor="white [3201]" strokecolor="black [3200]" strokeweight="1pt">
                        <v:stroke joinstyle="miter"/>
                        <v:textbox>
                          <w:txbxContent>
                            <w:p w14:paraId="1167CFF8" w14:textId="77777777" w:rsidR="00CE6BD9" w:rsidRPr="00515B74" w:rsidRDefault="00CE6BD9" w:rsidP="00C265AB">
                              <w:pPr>
                                <w:jc w:val="center"/>
                                <w:rPr>
                                  <w:b/>
                                  <w:i/>
                                  <w:sz w:val="15"/>
                                  <w:szCs w:val="15"/>
                                </w:rPr>
                              </w:pPr>
                              <w:r w:rsidRPr="00515B74">
                                <w:rPr>
                                  <w:rFonts w:hint="eastAsia"/>
                                  <w:b/>
                                  <w:i/>
                                  <w:sz w:val="15"/>
                                  <w:szCs w:val="15"/>
                                </w:rPr>
                                <w:t>LOGO</w:t>
                              </w:r>
                            </w:p>
                          </w:txbxContent>
                        </v:textbox>
                      </v:oval>
                    </w:pict>
                  </mc:Fallback>
                </mc:AlternateContent>
              </w:r>
              <w:r>
                <w:rPr>
                  <w:rFonts w:ascii="AR CENA" w:hAnsi="AR CENA" w:cs="Calibri"/>
                  <w:sz w:val="72"/>
                  <w:szCs w:val="72"/>
                </w:rPr>
                <w:t>Spicy</w:t>
              </w:r>
            </w:ins>
          </w:p>
        </w:tc>
      </w:tr>
      <w:tr w:rsidR="00C265AB" w14:paraId="70D22360" w14:textId="77777777" w:rsidTr="00C265AB">
        <w:trPr>
          <w:trHeight w:val="357"/>
          <w:ins w:id="1317" w:author="Yijia Cheng" w:date="2017-03-21T11:00:00Z"/>
        </w:trPr>
        <w:tc>
          <w:tcPr>
            <w:tcW w:w="1392" w:type="dxa"/>
            <w:shd w:val="clear" w:color="auto" w:fill="auto"/>
          </w:tcPr>
          <w:p w14:paraId="28B75F3A" w14:textId="77777777" w:rsidR="00C265AB" w:rsidRPr="0098281F" w:rsidRDefault="00C265AB" w:rsidP="00C265AB">
            <w:pPr>
              <w:pStyle w:val="ListParagraph"/>
              <w:ind w:firstLineChars="0" w:firstLine="0"/>
              <w:jc w:val="center"/>
              <w:rPr>
                <w:ins w:id="1318" w:author="Yijia Cheng" w:date="2017-03-21T11:00:00Z"/>
                <w:rFonts w:ascii="Arial Black" w:hAnsi="Arial Black" w:cs="Calibri"/>
                <w:sz w:val="16"/>
                <w:szCs w:val="16"/>
              </w:rPr>
            </w:pPr>
            <w:ins w:id="1319" w:author="Yijia Cheng" w:date="2017-03-21T11:00:00Z">
              <w:r w:rsidRPr="0098281F">
                <w:rPr>
                  <w:rFonts w:ascii="Arial Black" w:hAnsi="Arial Black" w:cs="Calibri"/>
                  <w:sz w:val="16"/>
                  <w:szCs w:val="16"/>
                </w:rPr>
                <w:t>Home</w:t>
              </w:r>
            </w:ins>
          </w:p>
        </w:tc>
        <w:tc>
          <w:tcPr>
            <w:tcW w:w="1535" w:type="dxa"/>
            <w:shd w:val="clear" w:color="auto" w:fill="auto"/>
          </w:tcPr>
          <w:p w14:paraId="1DCD0512" w14:textId="77777777" w:rsidR="00C265AB" w:rsidRPr="0098281F" w:rsidRDefault="00C265AB" w:rsidP="00C265AB">
            <w:pPr>
              <w:pStyle w:val="ListParagraph"/>
              <w:ind w:firstLineChars="0" w:firstLine="0"/>
              <w:jc w:val="center"/>
              <w:rPr>
                <w:ins w:id="1320" w:author="Yijia Cheng" w:date="2017-03-21T11:00:00Z"/>
                <w:rFonts w:ascii="Arial Black" w:hAnsi="Arial Black" w:cs="Calibri"/>
                <w:sz w:val="16"/>
                <w:szCs w:val="16"/>
              </w:rPr>
            </w:pPr>
            <w:ins w:id="1321" w:author="Yijia Cheng" w:date="2017-03-21T11:00:00Z">
              <w:r w:rsidRPr="0098281F">
                <w:rPr>
                  <w:rFonts w:ascii="Arial Black" w:hAnsi="Arial Black" w:cs="Calibri"/>
                  <w:sz w:val="16"/>
                  <w:szCs w:val="16"/>
                </w:rPr>
                <w:t>Five Flavors</w:t>
              </w:r>
            </w:ins>
          </w:p>
        </w:tc>
        <w:tc>
          <w:tcPr>
            <w:tcW w:w="1401" w:type="dxa"/>
            <w:shd w:val="clear" w:color="auto" w:fill="auto"/>
          </w:tcPr>
          <w:p w14:paraId="5D484493" w14:textId="77777777" w:rsidR="00C265AB" w:rsidRPr="0098281F" w:rsidRDefault="00C265AB" w:rsidP="00C265AB">
            <w:pPr>
              <w:pStyle w:val="ListParagraph"/>
              <w:ind w:firstLineChars="0" w:firstLine="0"/>
              <w:jc w:val="center"/>
              <w:rPr>
                <w:ins w:id="1322" w:author="Yijia Cheng" w:date="2017-03-21T11:00:00Z"/>
                <w:rFonts w:ascii="Arial Black" w:hAnsi="Arial Black" w:cs="Calibri"/>
                <w:sz w:val="16"/>
                <w:szCs w:val="16"/>
              </w:rPr>
            </w:pPr>
            <w:ins w:id="1323" w:author="Yijia Cheng" w:date="2017-03-21T11:00:00Z">
              <w:r w:rsidRPr="0098281F">
                <w:rPr>
                  <w:rFonts w:ascii="Arial Black" w:hAnsi="Arial Black" w:cs="Calibri"/>
                  <w:sz w:val="16"/>
                  <w:szCs w:val="16"/>
                </w:rPr>
                <w:t>Forum</w:t>
              </w:r>
            </w:ins>
          </w:p>
        </w:tc>
        <w:tc>
          <w:tcPr>
            <w:tcW w:w="1733" w:type="dxa"/>
            <w:shd w:val="clear" w:color="auto" w:fill="auto"/>
          </w:tcPr>
          <w:p w14:paraId="387BAEB8" w14:textId="77777777" w:rsidR="00C265AB" w:rsidRPr="0098281F" w:rsidRDefault="00C265AB" w:rsidP="00C265AB">
            <w:pPr>
              <w:pStyle w:val="ListParagraph"/>
              <w:ind w:firstLineChars="0" w:firstLine="0"/>
              <w:jc w:val="center"/>
              <w:rPr>
                <w:ins w:id="1324" w:author="Yijia Cheng" w:date="2017-03-21T11:00:00Z"/>
                <w:rFonts w:ascii="Arial Black" w:hAnsi="Arial Black" w:cs="Calibri"/>
                <w:sz w:val="16"/>
                <w:szCs w:val="16"/>
              </w:rPr>
            </w:pPr>
            <w:ins w:id="1325" w:author="Yijia Cheng" w:date="2017-03-21T11:00:00Z">
              <w:r w:rsidRPr="0098281F">
                <w:rPr>
                  <w:rFonts w:ascii="Arial Black" w:hAnsi="Arial Black" w:cs="Calibri"/>
                  <w:sz w:val="16"/>
                  <w:szCs w:val="16"/>
                </w:rPr>
                <w:t>About Us</w:t>
              </w:r>
            </w:ins>
          </w:p>
        </w:tc>
        <w:tc>
          <w:tcPr>
            <w:tcW w:w="1787" w:type="dxa"/>
            <w:shd w:val="clear" w:color="auto" w:fill="auto"/>
          </w:tcPr>
          <w:p w14:paraId="7BEA9139" w14:textId="77777777" w:rsidR="00C265AB" w:rsidRPr="0098281F" w:rsidRDefault="00C265AB" w:rsidP="00C265AB">
            <w:pPr>
              <w:pStyle w:val="ListParagraph"/>
              <w:ind w:firstLineChars="0" w:firstLine="0"/>
              <w:jc w:val="center"/>
              <w:rPr>
                <w:ins w:id="1326" w:author="Yijia Cheng" w:date="2017-03-21T11:00:00Z"/>
                <w:rFonts w:ascii="Arial Black" w:hAnsi="Arial Black" w:cs="Calibri"/>
                <w:sz w:val="16"/>
                <w:szCs w:val="16"/>
              </w:rPr>
            </w:pPr>
            <w:ins w:id="1327" w:author="Yijia Cheng" w:date="2017-03-21T11:00:00Z">
              <w:r w:rsidRPr="0098281F">
                <w:rPr>
                  <w:rFonts w:ascii="Arial Black" w:hAnsi="Arial Black" w:cs="Calibri"/>
                  <w:sz w:val="16"/>
                  <w:szCs w:val="16"/>
                </w:rPr>
                <w:t>Contact Us</w:t>
              </w:r>
            </w:ins>
          </w:p>
        </w:tc>
      </w:tr>
      <w:tr w:rsidR="00C265AB" w14:paraId="5A5482A8" w14:textId="77777777" w:rsidTr="00C265AB">
        <w:trPr>
          <w:trHeight w:val="5568"/>
          <w:ins w:id="1328" w:author="Yijia Cheng" w:date="2017-03-21T11:00:00Z"/>
        </w:trPr>
        <w:tc>
          <w:tcPr>
            <w:tcW w:w="7848" w:type="dxa"/>
            <w:gridSpan w:val="5"/>
          </w:tcPr>
          <w:p w14:paraId="48A41AD4" w14:textId="77777777" w:rsidR="00C265AB" w:rsidRPr="00C17CBC" w:rsidRDefault="00C265AB" w:rsidP="00C265AB">
            <w:pPr>
              <w:jc w:val="left"/>
              <w:rPr>
                <w:ins w:id="1329" w:author="Yijia Cheng" w:date="2017-03-21T11:00:00Z"/>
                <w:sz w:val="16"/>
                <w:szCs w:val="16"/>
              </w:rPr>
            </w:pPr>
            <w:ins w:id="1330" w:author="Yijia Cheng" w:date="2017-03-21T11:00:00Z">
              <w:r w:rsidRPr="00C17CBC">
                <w:rPr>
                  <w:rFonts w:ascii="Times New Roman" w:hAnsi="Times New Roman" w:cs="Times New Roman"/>
                  <w:sz w:val="20"/>
                  <w:szCs w:val="20"/>
                </w:rPr>
                <w:t>Representative:</w:t>
              </w:r>
              <w:r>
                <w:rPr>
                  <w:rFonts w:ascii="Times New Roman" w:hAnsi="Times New Roman" w:cs="Times New Roman"/>
                  <w:sz w:val="20"/>
                  <w:szCs w:val="20"/>
                  <w:shd w:val="clear" w:color="auto" w:fill="FFFFFF"/>
                </w:rPr>
                <w:t xml:space="preserve"> xxxx</w:t>
              </w:r>
              <w:r w:rsidRPr="00C17CBC">
                <w:rPr>
                  <w:rFonts w:ascii="Times New Roman" w:hAnsi="Times New Roman" w:cs="Times New Roman"/>
                  <w:sz w:val="20"/>
                  <w:szCs w:val="20"/>
                  <w:shd w:val="clear" w:color="auto" w:fill="FFFFFF"/>
                </w:rPr>
                <w:t xml:space="preserve"> Cuisine</w:t>
              </w:r>
            </w:ins>
          </w:p>
          <w:p w14:paraId="5AA601B8" w14:textId="77777777" w:rsidR="00C265AB" w:rsidRPr="00C17CBC" w:rsidRDefault="00C265AB" w:rsidP="00C265AB">
            <w:pPr>
              <w:pStyle w:val="ListParagraph"/>
              <w:numPr>
                <w:ilvl w:val="0"/>
                <w:numId w:val="16"/>
              </w:numPr>
              <w:tabs>
                <w:tab w:val="left" w:pos="3002"/>
              </w:tabs>
              <w:ind w:firstLineChars="0"/>
              <w:rPr>
                <w:ins w:id="1331" w:author="Yijia Cheng" w:date="2017-03-21T11:00:00Z"/>
                <w:rFonts w:ascii="Times New Roman" w:hAnsi="Times New Roman" w:cs="Times New Roman"/>
                <w:b/>
                <w:sz w:val="24"/>
                <w:szCs w:val="24"/>
              </w:rPr>
            </w:pPr>
            <w:ins w:id="1332" w:author="Yijia Cheng" w:date="2017-03-21T11:00:00Z">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ins>
          </w:p>
          <w:p w14:paraId="2D9CCD5B" w14:textId="77777777" w:rsidR="00C265AB" w:rsidRDefault="00C265AB" w:rsidP="00C265AB">
            <w:pPr>
              <w:pStyle w:val="ListParagraph"/>
              <w:numPr>
                <w:ilvl w:val="0"/>
                <w:numId w:val="17"/>
              </w:numPr>
              <w:tabs>
                <w:tab w:val="left" w:pos="3002"/>
              </w:tabs>
              <w:ind w:firstLineChars="0"/>
              <w:rPr>
                <w:ins w:id="1333" w:author="Yijia Cheng" w:date="2017-03-21T11:00:00Z"/>
                <w:rFonts w:ascii="Times New Roman" w:hAnsi="Times New Roman" w:cs="Times New Roman"/>
                <w:sz w:val="18"/>
                <w:szCs w:val="18"/>
              </w:rPr>
            </w:pPr>
            <w:ins w:id="1334" w:author="Yijia Cheng" w:date="2017-03-21T11:00:00Z">
              <w:r>
                <w:rPr>
                  <w:rFonts w:ascii="Times New Roman" w:hAnsi="Times New Roman" w:cs="Times New Roman"/>
                  <w:sz w:val="18"/>
                  <w:szCs w:val="18"/>
                </w:rPr>
                <w:t>A</w:t>
              </w:r>
              <w:r w:rsidRPr="00C17CBC">
                <w:rPr>
                  <w:rFonts w:ascii="Times New Roman" w:hAnsi="Times New Roman" w:cs="Times New Roman"/>
                  <w:sz w:val="18"/>
                  <w:szCs w:val="18"/>
                </w:rPr>
                <w:t>rea</w:t>
              </w:r>
            </w:ins>
          </w:p>
          <w:p w14:paraId="737EE9E8" w14:textId="77777777" w:rsidR="00C265AB" w:rsidRDefault="00C265AB" w:rsidP="00C265AB">
            <w:pPr>
              <w:pStyle w:val="ListParagraph"/>
              <w:numPr>
                <w:ilvl w:val="0"/>
                <w:numId w:val="17"/>
              </w:numPr>
              <w:tabs>
                <w:tab w:val="left" w:pos="3002"/>
              </w:tabs>
              <w:ind w:firstLineChars="0"/>
              <w:rPr>
                <w:ins w:id="1335" w:author="Yijia Cheng" w:date="2017-03-21T11:00:00Z"/>
                <w:rFonts w:ascii="Times New Roman" w:hAnsi="Times New Roman" w:cs="Times New Roman"/>
                <w:sz w:val="18"/>
                <w:szCs w:val="18"/>
              </w:rPr>
            </w:pPr>
            <w:ins w:id="1336" w:author="Yijia Cheng" w:date="2017-03-21T11:00:00Z">
              <w:r>
                <w:rPr>
                  <w:noProof/>
                  <w:sz w:val="16"/>
                  <w:szCs w:val="16"/>
                </w:rPr>
                <mc:AlternateContent>
                  <mc:Choice Requires="wps">
                    <w:drawing>
                      <wp:anchor distT="0" distB="0" distL="114300" distR="114300" simplePos="0" relativeHeight="251799552" behindDoc="0" locked="0" layoutInCell="1" allowOverlap="1" wp14:anchorId="48BA3B81" wp14:editId="2B89A366">
                        <wp:simplePos x="0" y="0"/>
                        <wp:positionH relativeFrom="column">
                          <wp:posOffset>2610279</wp:posOffset>
                        </wp:positionH>
                        <wp:positionV relativeFrom="paragraph">
                          <wp:posOffset>14022</wp:posOffset>
                        </wp:positionV>
                        <wp:extent cx="1435359" cy="1751518"/>
                        <wp:effectExtent l="0" t="0" r="12700" b="20320"/>
                        <wp:wrapNone/>
                        <wp:docPr id="29" name="Rounded Rectangle 4"/>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56A20508" w14:textId="77777777" w:rsidR="00CE6BD9" w:rsidRPr="00357421" w:rsidRDefault="00CE6BD9" w:rsidP="00C265A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A3B81" id="_x0000_s1058" style="position:absolute;left:0;text-align:left;margin-left:205.55pt;margin-top:1.1pt;width:113pt;height:137.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SbcQIAACw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" fillcolor="white [3201]" strokecolor="black [3200]" strokeweight="1pt">
                        <v:stroke joinstyle="miter"/>
                        <v:textbox>
                          <w:txbxContent>
                            <w:p w14:paraId="56A20508" w14:textId="77777777" w:rsidR="00CE6BD9" w:rsidRPr="00357421" w:rsidRDefault="00CE6BD9" w:rsidP="00C265A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ins>
          </w:p>
          <w:p w14:paraId="66E05EEB" w14:textId="77777777" w:rsidR="00C265AB" w:rsidRDefault="00C265AB" w:rsidP="00C265AB">
            <w:pPr>
              <w:pStyle w:val="ListParagraph"/>
              <w:numPr>
                <w:ilvl w:val="0"/>
                <w:numId w:val="17"/>
              </w:numPr>
              <w:tabs>
                <w:tab w:val="left" w:pos="3002"/>
              </w:tabs>
              <w:ind w:firstLineChars="0"/>
              <w:rPr>
                <w:ins w:id="1337" w:author="Yijia Cheng" w:date="2017-03-21T11:00:00Z"/>
                <w:rFonts w:ascii="Times New Roman" w:hAnsi="Times New Roman" w:cs="Times New Roman"/>
                <w:sz w:val="18"/>
                <w:szCs w:val="18"/>
              </w:rPr>
            </w:pPr>
            <w:ins w:id="1338" w:author="Yijia Cheng" w:date="2017-03-21T11:00:00Z">
              <w:r w:rsidRPr="00C17CBC">
                <w:rPr>
                  <w:rFonts w:ascii="Times New Roman" w:hAnsi="Times New Roman" w:cs="Times New Roman"/>
                  <w:sz w:val="18"/>
                  <w:szCs w:val="18"/>
                </w:rPr>
                <w:t>Category</w:t>
              </w:r>
            </w:ins>
          </w:p>
          <w:p w14:paraId="48A63E1A" w14:textId="77777777" w:rsidR="00C265AB" w:rsidRDefault="00C265AB" w:rsidP="00C265AB">
            <w:pPr>
              <w:pStyle w:val="ListParagraph"/>
              <w:numPr>
                <w:ilvl w:val="0"/>
                <w:numId w:val="17"/>
              </w:numPr>
              <w:tabs>
                <w:tab w:val="left" w:pos="3002"/>
              </w:tabs>
              <w:ind w:firstLineChars="0"/>
              <w:rPr>
                <w:ins w:id="1339" w:author="Yijia Cheng" w:date="2017-03-21T11:00:00Z"/>
                <w:rFonts w:ascii="Times New Roman" w:hAnsi="Times New Roman" w:cs="Times New Roman"/>
                <w:sz w:val="18"/>
                <w:szCs w:val="18"/>
              </w:rPr>
            </w:pPr>
            <w:ins w:id="1340" w:author="Yijia Cheng" w:date="2017-03-21T11:00:00Z">
              <w:r>
                <w:rPr>
                  <w:rFonts w:ascii="Times New Roman" w:hAnsi="Times New Roman" w:cs="Times New Roman"/>
                  <w:sz w:val="18"/>
                  <w:szCs w:val="18"/>
                </w:rPr>
                <w:t>S</w:t>
              </w:r>
              <w:r w:rsidRPr="00C17CBC">
                <w:rPr>
                  <w:rFonts w:ascii="Times New Roman" w:hAnsi="Times New Roman" w:cs="Times New Roman"/>
                  <w:sz w:val="18"/>
                  <w:szCs w:val="18"/>
                </w:rPr>
                <w:t>pecialty</w:t>
              </w:r>
            </w:ins>
          </w:p>
          <w:p w14:paraId="2CA95864" w14:textId="77777777" w:rsidR="00C265AB" w:rsidRPr="00C17CBC" w:rsidRDefault="00C265AB" w:rsidP="00C265AB">
            <w:pPr>
              <w:pStyle w:val="ListParagraph"/>
              <w:tabs>
                <w:tab w:val="left" w:pos="3002"/>
              </w:tabs>
              <w:ind w:left="840" w:firstLineChars="0" w:firstLine="0"/>
              <w:rPr>
                <w:ins w:id="1341" w:author="Yijia Cheng" w:date="2017-03-21T11:00:00Z"/>
                <w:rFonts w:ascii="Times New Roman" w:hAnsi="Times New Roman" w:cs="Times New Roman"/>
                <w:sz w:val="18"/>
                <w:szCs w:val="18"/>
              </w:rPr>
            </w:pPr>
            <w:ins w:id="1342" w:author="Yijia Cheng" w:date="2017-03-21T11:00:00Z">
              <w:r w:rsidRPr="00C17CBC">
                <w:rPr>
                  <w:rFonts w:ascii="Times New Roman" w:hAnsi="Times New Roman" w:cs="Times New Roman"/>
                  <w:sz w:val="18"/>
                  <w:szCs w:val="18"/>
                </w:rPr>
                <w:tab/>
              </w:r>
            </w:ins>
          </w:p>
          <w:p w14:paraId="77B0D236" w14:textId="77777777" w:rsidR="00C265AB" w:rsidRDefault="00C265AB" w:rsidP="00C265AB">
            <w:pPr>
              <w:pStyle w:val="ListParagraph"/>
              <w:numPr>
                <w:ilvl w:val="0"/>
                <w:numId w:val="16"/>
              </w:numPr>
              <w:tabs>
                <w:tab w:val="left" w:pos="3002"/>
              </w:tabs>
              <w:ind w:firstLineChars="0"/>
              <w:rPr>
                <w:ins w:id="1343" w:author="Yijia Cheng" w:date="2017-03-21T11:00:00Z"/>
                <w:rFonts w:ascii="Times New Roman" w:hAnsi="Times New Roman" w:cs="Times New Roman"/>
                <w:b/>
                <w:sz w:val="24"/>
                <w:szCs w:val="24"/>
              </w:rPr>
            </w:pPr>
            <w:ins w:id="1344" w:author="Yijia Cheng" w:date="2017-03-21T11:00:00Z">
              <w:r w:rsidRPr="00C17CBC">
                <w:rPr>
                  <w:rFonts w:ascii="Times New Roman" w:hAnsi="Times New Roman" w:cs="Times New Roman"/>
                  <w:b/>
                  <w:sz w:val="24"/>
                  <w:szCs w:val="24"/>
                </w:rPr>
                <w:t xml:space="preserve">Cultural Heritage: </w:t>
              </w:r>
            </w:ins>
          </w:p>
          <w:p w14:paraId="557D524F" w14:textId="77777777" w:rsidR="00C265AB" w:rsidRDefault="00C265AB" w:rsidP="00C265AB">
            <w:pPr>
              <w:pStyle w:val="ListParagraph"/>
              <w:numPr>
                <w:ilvl w:val="0"/>
                <w:numId w:val="18"/>
              </w:numPr>
              <w:tabs>
                <w:tab w:val="left" w:pos="3002"/>
              </w:tabs>
              <w:ind w:firstLineChars="0"/>
              <w:rPr>
                <w:ins w:id="1345" w:author="Yijia Cheng" w:date="2017-03-21T11:00:00Z"/>
                <w:rFonts w:ascii="Times New Roman" w:hAnsi="Times New Roman" w:cs="Times New Roman"/>
                <w:sz w:val="18"/>
                <w:szCs w:val="18"/>
              </w:rPr>
            </w:pPr>
            <w:ins w:id="1346" w:author="Yijia Cheng" w:date="2017-03-21T11:00:00Z">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ins>
          </w:p>
          <w:p w14:paraId="43CB81BB" w14:textId="77777777" w:rsidR="00C265AB" w:rsidRDefault="00C265AB" w:rsidP="00C265AB">
            <w:pPr>
              <w:pStyle w:val="ListParagraph"/>
              <w:numPr>
                <w:ilvl w:val="0"/>
                <w:numId w:val="18"/>
              </w:numPr>
              <w:tabs>
                <w:tab w:val="left" w:pos="3002"/>
              </w:tabs>
              <w:ind w:firstLineChars="0"/>
              <w:rPr>
                <w:ins w:id="1347" w:author="Yijia Cheng" w:date="2017-03-21T11:00:00Z"/>
                <w:rFonts w:ascii="Times New Roman" w:hAnsi="Times New Roman" w:cs="Times New Roman"/>
                <w:sz w:val="18"/>
                <w:szCs w:val="18"/>
              </w:rPr>
            </w:pPr>
            <w:ins w:id="1348" w:author="Yijia Cheng" w:date="2017-03-21T11:00:00Z">
              <w:r>
                <w:rPr>
                  <w:rFonts w:ascii="Times New Roman" w:hAnsi="Times New Roman" w:cs="Times New Roman"/>
                  <w:sz w:val="18"/>
                  <w:szCs w:val="18"/>
                </w:rPr>
                <w:t>Activates</w:t>
              </w:r>
            </w:ins>
          </w:p>
          <w:p w14:paraId="713CC563" w14:textId="77777777" w:rsidR="00C265AB" w:rsidRPr="008422AE" w:rsidRDefault="00C265AB" w:rsidP="00C265AB">
            <w:pPr>
              <w:tabs>
                <w:tab w:val="left" w:pos="3002"/>
              </w:tabs>
              <w:rPr>
                <w:ins w:id="1349" w:author="Yijia Cheng" w:date="2017-03-21T11:00:00Z"/>
                <w:rFonts w:ascii="Times New Roman" w:hAnsi="Times New Roman" w:cs="Times New Roman"/>
                <w:sz w:val="18"/>
                <w:szCs w:val="18"/>
              </w:rPr>
            </w:pPr>
          </w:p>
          <w:p w14:paraId="436D5ABB" w14:textId="77777777" w:rsidR="00C265AB" w:rsidRDefault="00C265AB" w:rsidP="00C265AB">
            <w:pPr>
              <w:pStyle w:val="ListParagraph"/>
              <w:numPr>
                <w:ilvl w:val="0"/>
                <w:numId w:val="19"/>
              </w:numPr>
              <w:tabs>
                <w:tab w:val="left" w:pos="3002"/>
              </w:tabs>
              <w:ind w:firstLineChars="0"/>
              <w:rPr>
                <w:ins w:id="1350" w:author="Yijia Cheng" w:date="2017-03-21T11:00:00Z"/>
                <w:rFonts w:ascii="Times New Roman" w:hAnsi="Times New Roman" w:cs="Times New Roman"/>
                <w:b/>
                <w:sz w:val="24"/>
                <w:szCs w:val="24"/>
              </w:rPr>
            </w:pPr>
            <w:ins w:id="1351" w:author="Yijia Cheng" w:date="2017-03-21T11:00:00Z">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ins>
          </w:p>
          <w:p w14:paraId="553E83D6" w14:textId="77777777" w:rsidR="00C265AB" w:rsidRPr="008422AE" w:rsidRDefault="00C265AB" w:rsidP="00C265AB">
            <w:pPr>
              <w:pStyle w:val="ListParagraph"/>
              <w:tabs>
                <w:tab w:val="left" w:pos="3002"/>
              </w:tabs>
              <w:ind w:left="420" w:firstLineChars="0" w:firstLine="0"/>
              <w:rPr>
                <w:ins w:id="1352" w:author="Yijia Cheng" w:date="2017-03-21T11:00:00Z"/>
                <w:rFonts w:ascii="Times New Roman" w:hAnsi="Times New Roman" w:cs="Times New Roman"/>
                <w:b/>
                <w:sz w:val="24"/>
                <w:szCs w:val="24"/>
              </w:rPr>
            </w:pPr>
          </w:p>
        </w:tc>
      </w:tr>
      <w:tr w:rsidR="00C265AB" w14:paraId="6B087EC0" w14:textId="77777777" w:rsidTr="00C265AB">
        <w:trPr>
          <w:trHeight w:val="590"/>
          <w:ins w:id="1353" w:author="Yijia Cheng" w:date="2017-03-21T11:00:00Z"/>
        </w:trPr>
        <w:tc>
          <w:tcPr>
            <w:tcW w:w="7848" w:type="dxa"/>
            <w:gridSpan w:val="5"/>
          </w:tcPr>
          <w:p w14:paraId="77253FAB" w14:textId="77777777" w:rsidR="00C265AB" w:rsidRPr="005102AE" w:rsidRDefault="00C265AB" w:rsidP="00C265AB">
            <w:pPr>
              <w:pStyle w:val="ListParagraph"/>
              <w:ind w:firstLineChars="0" w:firstLine="0"/>
              <w:jc w:val="center"/>
              <w:rPr>
                <w:ins w:id="1354" w:author="Yijia Cheng" w:date="2017-03-21T11:00:00Z"/>
                <w:rFonts w:ascii="Times New Roman" w:hAnsi="Times New Roman" w:cs="Times New Roman"/>
                <w:sz w:val="16"/>
                <w:szCs w:val="16"/>
              </w:rPr>
            </w:pPr>
            <w:ins w:id="1355" w:author="Yijia Cheng" w:date="2017-03-21T11:00:00Z">
              <w:r w:rsidRPr="005102AE">
                <w:rPr>
                  <w:rFonts w:ascii="Times New Roman" w:hAnsi="Times New Roman" w:cs="Times New Roman" w:hint="eastAsia"/>
                  <w:sz w:val="16"/>
                  <w:szCs w:val="16"/>
                </w:rPr>
                <w:t>footer</w:t>
              </w:r>
            </w:ins>
          </w:p>
        </w:tc>
      </w:tr>
    </w:tbl>
    <w:p w14:paraId="3AB5837C" w14:textId="77777777" w:rsidR="00C10FB1" w:rsidRDefault="00C10FB1" w:rsidP="00C10FB1">
      <w:pPr>
        <w:rPr>
          <w:ins w:id="1356" w:author="Yijia Cheng" w:date="2017-03-21T11:00:00Z"/>
        </w:rPr>
      </w:pPr>
    </w:p>
    <w:p w14:paraId="6081F89F" w14:textId="77777777" w:rsidR="00C10FB1" w:rsidRDefault="00C10FB1" w:rsidP="00C10FB1">
      <w:pPr>
        <w:rPr>
          <w:ins w:id="1357" w:author="Yijia Cheng" w:date="2017-03-21T11:00:00Z"/>
        </w:rPr>
      </w:pPr>
    </w:p>
    <w:p w14:paraId="752BDE06" w14:textId="77777777" w:rsidR="00C10FB1" w:rsidRDefault="00C10FB1" w:rsidP="00C10FB1">
      <w:pPr>
        <w:rPr>
          <w:ins w:id="1358" w:author="Yijia Cheng" w:date="2017-03-21T11:00:00Z"/>
        </w:rPr>
      </w:pPr>
    </w:p>
    <w:p w14:paraId="2EF18C75" w14:textId="77777777" w:rsidR="00C10FB1" w:rsidRPr="00F71382" w:rsidRDefault="00C10FB1" w:rsidP="00C10FB1">
      <w:pPr>
        <w:rPr>
          <w:ins w:id="1359" w:author="Yijia Cheng" w:date="2017-03-21T11:00:00Z"/>
          <w:rFonts w:ascii="Times New Roman" w:hAnsi="Times New Roman" w:cs="Times New Roman"/>
          <w:sz w:val="24"/>
          <w:szCs w:val="24"/>
          <w:rPrChange w:id="1360" w:author="Yijia Cheng" w:date="2017-03-21T11:37:00Z">
            <w:rPr>
              <w:ins w:id="1361" w:author="Yijia Cheng" w:date="2017-03-21T11:00:00Z"/>
            </w:rPr>
          </w:rPrChange>
        </w:rPr>
      </w:pPr>
      <w:ins w:id="1362" w:author="Yijia Cheng" w:date="2017-03-21T11:00:00Z">
        <w:r w:rsidRPr="00F71382">
          <w:rPr>
            <w:rFonts w:ascii="Times New Roman" w:hAnsi="Times New Roman" w:cs="Times New Roman"/>
            <w:sz w:val="24"/>
            <w:szCs w:val="24"/>
            <w:rPrChange w:id="1363" w:author="Yijia Cheng" w:date="2017-03-21T11:37:00Z">
              <w:rPr/>
            </w:rPrChange>
          </w:rPr>
          <w:t>This page shows the specific information of spicy as introduction and cultural heritage. Also the cooking process and the reflect video is quite interesting.</w:t>
        </w:r>
      </w:ins>
    </w:p>
    <w:p w14:paraId="03A63D26" w14:textId="77777777" w:rsidR="00C10FB1" w:rsidRPr="00F05E69" w:rsidRDefault="00C10FB1" w:rsidP="00C10FB1">
      <w:pPr>
        <w:rPr>
          <w:ins w:id="1364" w:author="Yijia Cheng" w:date="2017-03-21T11:00:00Z"/>
        </w:rPr>
      </w:pP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C10FB1" w14:paraId="46A3D9B8" w14:textId="77777777" w:rsidTr="0020364C">
        <w:trPr>
          <w:trHeight w:val="1698"/>
          <w:ins w:id="1365" w:author="Yijia Cheng" w:date="2017-03-21T11:00:00Z"/>
        </w:trPr>
        <w:tc>
          <w:tcPr>
            <w:tcW w:w="7848" w:type="dxa"/>
            <w:gridSpan w:val="5"/>
            <w:shd w:val="clear" w:color="auto" w:fill="auto"/>
          </w:tcPr>
          <w:p w14:paraId="1B8489B6" w14:textId="77777777" w:rsidR="00C10FB1" w:rsidRPr="00515B74" w:rsidRDefault="00C10FB1" w:rsidP="0020364C">
            <w:pPr>
              <w:tabs>
                <w:tab w:val="left" w:pos="520"/>
                <w:tab w:val="left" w:pos="696"/>
                <w:tab w:val="left" w:pos="1788"/>
                <w:tab w:val="center" w:pos="3154"/>
                <w:tab w:val="center" w:pos="3816"/>
              </w:tabs>
              <w:spacing w:before="240"/>
              <w:jc w:val="center"/>
              <w:rPr>
                <w:ins w:id="1366" w:author="Yijia Cheng" w:date="2017-03-21T11:00:00Z"/>
                <w:rFonts w:ascii="AR CENA" w:hAnsi="AR CENA" w:cs="Calibri"/>
                <w:sz w:val="72"/>
                <w:szCs w:val="72"/>
              </w:rPr>
            </w:pPr>
            <w:ins w:id="1367" w:author="Yijia Cheng" w:date="2017-03-21T11:00:00Z">
              <w:r w:rsidRPr="00515B74">
                <w:rPr>
                  <w:rFonts w:ascii="AR CENA" w:hAnsi="AR CENA" w:cs="Calibri"/>
                  <w:noProof/>
                  <w:sz w:val="72"/>
                  <w:szCs w:val="72"/>
                </w:rPr>
                <w:lastRenderedPageBreak/>
                <mc:AlternateContent>
                  <mc:Choice Requires="wps">
                    <w:drawing>
                      <wp:anchor distT="0" distB="0" distL="114300" distR="114300" simplePos="0" relativeHeight="251793408" behindDoc="0" locked="0" layoutInCell="1" allowOverlap="1" wp14:anchorId="3926CCEE" wp14:editId="209094D7">
                        <wp:simplePos x="0" y="0"/>
                        <wp:positionH relativeFrom="column">
                          <wp:posOffset>247038</wp:posOffset>
                        </wp:positionH>
                        <wp:positionV relativeFrom="paragraph">
                          <wp:posOffset>76261</wp:posOffset>
                        </wp:positionV>
                        <wp:extent cx="627961" cy="616944"/>
                        <wp:effectExtent l="0" t="0" r="20320" b="12065"/>
                        <wp:wrapNone/>
                        <wp:docPr id="31" name="Oval 31"/>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1AE73DA1"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6CCEE" id="Oval 31" o:spid="_x0000_s1059" style="position:absolute;left:0;text-align:left;margin-left:19.45pt;margin-top:6pt;width:49.45pt;height:48.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" fillcolor="white [3201]" strokecolor="black [3200]" strokeweight="1pt">
                        <v:stroke joinstyle="miter"/>
                        <v:textbox>
                          <w:txbxContent>
                            <w:p w14:paraId="1AE73DA1"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sidRPr="00515B74">
                <w:rPr>
                  <w:rFonts w:ascii="AR CENA" w:hAnsi="AR CENA" w:cs="Calibri"/>
                  <w:sz w:val="72"/>
                  <w:szCs w:val="72"/>
                </w:rPr>
                <w:t>Salty</w:t>
              </w:r>
            </w:ins>
          </w:p>
        </w:tc>
      </w:tr>
      <w:tr w:rsidR="00C10FB1" w14:paraId="4CFBDD01" w14:textId="77777777" w:rsidTr="0020364C">
        <w:trPr>
          <w:trHeight w:val="357"/>
          <w:ins w:id="1368" w:author="Yijia Cheng" w:date="2017-03-21T11:00:00Z"/>
        </w:trPr>
        <w:tc>
          <w:tcPr>
            <w:tcW w:w="1392" w:type="dxa"/>
            <w:shd w:val="clear" w:color="auto" w:fill="auto"/>
          </w:tcPr>
          <w:p w14:paraId="16E43014" w14:textId="77777777" w:rsidR="00C10FB1" w:rsidRPr="0098281F" w:rsidRDefault="00C10FB1" w:rsidP="0020364C">
            <w:pPr>
              <w:pStyle w:val="ListParagraph"/>
              <w:ind w:firstLineChars="0" w:firstLine="0"/>
              <w:jc w:val="center"/>
              <w:rPr>
                <w:ins w:id="1369" w:author="Yijia Cheng" w:date="2017-03-21T11:00:00Z"/>
                <w:rFonts w:ascii="Arial Black" w:hAnsi="Arial Black" w:cs="Calibri"/>
                <w:sz w:val="16"/>
                <w:szCs w:val="16"/>
              </w:rPr>
            </w:pPr>
            <w:ins w:id="1370" w:author="Yijia Cheng" w:date="2017-03-21T11:00:00Z">
              <w:r w:rsidRPr="0098281F">
                <w:rPr>
                  <w:rFonts w:ascii="Arial Black" w:hAnsi="Arial Black" w:cs="Calibri"/>
                  <w:sz w:val="16"/>
                  <w:szCs w:val="16"/>
                </w:rPr>
                <w:t>Home</w:t>
              </w:r>
            </w:ins>
          </w:p>
        </w:tc>
        <w:tc>
          <w:tcPr>
            <w:tcW w:w="1535" w:type="dxa"/>
            <w:shd w:val="clear" w:color="auto" w:fill="auto"/>
          </w:tcPr>
          <w:p w14:paraId="4B1526A3" w14:textId="77777777" w:rsidR="00C10FB1" w:rsidRPr="0098281F" w:rsidRDefault="00C10FB1" w:rsidP="0020364C">
            <w:pPr>
              <w:pStyle w:val="ListParagraph"/>
              <w:ind w:firstLineChars="0" w:firstLine="0"/>
              <w:jc w:val="center"/>
              <w:rPr>
                <w:ins w:id="1371" w:author="Yijia Cheng" w:date="2017-03-21T11:00:00Z"/>
                <w:rFonts w:ascii="Arial Black" w:hAnsi="Arial Black" w:cs="Calibri"/>
                <w:sz w:val="16"/>
                <w:szCs w:val="16"/>
              </w:rPr>
            </w:pPr>
            <w:ins w:id="1372" w:author="Yijia Cheng" w:date="2017-03-21T11:00:00Z">
              <w:r w:rsidRPr="0098281F">
                <w:rPr>
                  <w:rFonts w:ascii="Arial Black" w:hAnsi="Arial Black" w:cs="Calibri"/>
                  <w:sz w:val="16"/>
                  <w:szCs w:val="16"/>
                </w:rPr>
                <w:t>Five Flavors</w:t>
              </w:r>
            </w:ins>
          </w:p>
        </w:tc>
        <w:tc>
          <w:tcPr>
            <w:tcW w:w="1401" w:type="dxa"/>
            <w:shd w:val="clear" w:color="auto" w:fill="auto"/>
          </w:tcPr>
          <w:p w14:paraId="05781DF9" w14:textId="77777777" w:rsidR="00C10FB1" w:rsidRPr="00515B74" w:rsidRDefault="00C10FB1" w:rsidP="0020364C">
            <w:pPr>
              <w:pStyle w:val="ListParagraph"/>
              <w:ind w:firstLineChars="0" w:firstLine="0"/>
              <w:jc w:val="center"/>
              <w:rPr>
                <w:ins w:id="1373" w:author="Yijia Cheng" w:date="2017-03-21T11:00:00Z"/>
                <w:rFonts w:ascii="Arial Black" w:hAnsi="Arial Black" w:cs="Calibri"/>
                <w:sz w:val="16"/>
                <w:szCs w:val="16"/>
              </w:rPr>
            </w:pPr>
            <w:ins w:id="1374" w:author="Yijia Cheng" w:date="2017-03-21T11:00:00Z">
              <w:r w:rsidRPr="00515B74">
                <w:rPr>
                  <w:rFonts w:ascii="Arial Black" w:hAnsi="Arial Black" w:cs="Calibri"/>
                  <w:sz w:val="16"/>
                  <w:szCs w:val="16"/>
                </w:rPr>
                <w:t>Forum</w:t>
              </w:r>
            </w:ins>
          </w:p>
        </w:tc>
        <w:tc>
          <w:tcPr>
            <w:tcW w:w="1733" w:type="dxa"/>
            <w:shd w:val="clear" w:color="auto" w:fill="auto"/>
          </w:tcPr>
          <w:p w14:paraId="6C229C5E" w14:textId="77777777" w:rsidR="00C10FB1" w:rsidRPr="00515B74" w:rsidRDefault="00C10FB1" w:rsidP="0020364C">
            <w:pPr>
              <w:pStyle w:val="ListParagraph"/>
              <w:ind w:firstLineChars="0" w:firstLine="0"/>
              <w:jc w:val="center"/>
              <w:rPr>
                <w:ins w:id="1375" w:author="Yijia Cheng" w:date="2017-03-21T11:00:00Z"/>
                <w:rFonts w:ascii="Arial Black" w:hAnsi="Arial Black" w:cs="Calibri"/>
                <w:sz w:val="16"/>
                <w:szCs w:val="16"/>
              </w:rPr>
            </w:pPr>
            <w:ins w:id="1376" w:author="Yijia Cheng" w:date="2017-03-21T11:00:00Z">
              <w:r w:rsidRPr="00515B74">
                <w:rPr>
                  <w:rFonts w:ascii="Arial Black" w:hAnsi="Arial Black" w:cs="Calibri"/>
                  <w:sz w:val="16"/>
                  <w:szCs w:val="16"/>
                </w:rPr>
                <w:t>About Us</w:t>
              </w:r>
            </w:ins>
          </w:p>
        </w:tc>
        <w:tc>
          <w:tcPr>
            <w:tcW w:w="1785" w:type="dxa"/>
            <w:shd w:val="clear" w:color="auto" w:fill="auto"/>
          </w:tcPr>
          <w:p w14:paraId="06D5A3DC" w14:textId="77777777" w:rsidR="00C10FB1" w:rsidRPr="00515B74" w:rsidRDefault="00C10FB1" w:rsidP="0020364C">
            <w:pPr>
              <w:pStyle w:val="ListParagraph"/>
              <w:ind w:firstLineChars="0" w:firstLine="0"/>
              <w:jc w:val="center"/>
              <w:rPr>
                <w:ins w:id="1377" w:author="Yijia Cheng" w:date="2017-03-21T11:00:00Z"/>
                <w:rFonts w:ascii="Arial Black" w:hAnsi="Arial Black" w:cs="Calibri"/>
                <w:sz w:val="16"/>
                <w:szCs w:val="16"/>
              </w:rPr>
            </w:pPr>
            <w:ins w:id="1378" w:author="Yijia Cheng" w:date="2017-03-21T11:00:00Z">
              <w:r w:rsidRPr="00515B74">
                <w:rPr>
                  <w:rFonts w:ascii="Arial Black" w:hAnsi="Arial Black" w:cs="Calibri"/>
                  <w:sz w:val="16"/>
                  <w:szCs w:val="16"/>
                </w:rPr>
                <w:t>Contact Us</w:t>
              </w:r>
            </w:ins>
          </w:p>
        </w:tc>
      </w:tr>
      <w:tr w:rsidR="00C10FB1" w14:paraId="4986C7A8" w14:textId="77777777" w:rsidTr="0020364C">
        <w:trPr>
          <w:trHeight w:val="5568"/>
          <w:ins w:id="1379" w:author="Yijia Cheng" w:date="2017-03-21T11:00:00Z"/>
        </w:trPr>
        <w:tc>
          <w:tcPr>
            <w:tcW w:w="7848" w:type="dxa"/>
            <w:gridSpan w:val="5"/>
          </w:tcPr>
          <w:p w14:paraId="755A3E09" w14:textId="77777777" w:rsidR="00C10FB1" w:rsidRPr="00C17CBC" w:rsidRDefault="00C10FB1" w:rsidP="0020364C">
            <w:pPr>
              <w:jc w:val="left"/>
              <w:rPr>
                <w:ins w:id="1380" w:author="Yijia Cheng" w:date="2017-03-21T11:00:00Z"/>
                <w:sz w:val="16"/>
                <w:szCs w:val="16"/>
              </w:rPr>
            </w:pPr>
            <w:ins w:id="1381" w:author="Yijia Cheng" w:date="2017-03-21T11:00:00Z">
              <w:r w:rsidRPr="00C17CBC">
                <w:rPr>
                  <w:rFonts w:ascii="Times New Roman" w:hAnsi="Times New Roman" w:cs="Times New Roman"/>
                  <w:sz w:val="20"/>
                  <w:szCs w:val="20"/>
                </w:rPr>
                <w:t>Representative:</w:t>
              </w:r>
              <w:r w:rsidRPr="00C17CBC">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Shanxi</w:t>
              </w:r>
              <w:r w:rsidRPr="00C17CBC">
                <w:rPr>
                  <w:rFonts w:ascii="Times New Roman" w:hAnsi="Times New Roman" w:cs="Times New Roman"/>
                  <w:sz w:val="20"/>
                  <w:szCs w:val="20"/>
                  <w:shd w:val="clear" w:color="auto" w:fill="FFFFFF"/>
                </w:rPr>
                <w:t xml:space="preserve"> Cuisine</w:t>
              </w:r>
            </w:ins>
          </w:p>
          <w:p w14:paraId="220AD4D6" w14:textId="77777777" w:rsidR="00C10FB1" w:rsidRPr="00C17CBC" w:rsidRDefault="00C10FB1" w:rsidP="0020364C">
            <w:pPr>
              <w:pStyle w:val="ListParagraph"/>
              <w:numPr>
                <w:ilvl w:val="0"/>
                <w:numId w:val="16"/>
              </w:numPr>
              <w:tabs>
                <w:tab w:val="left" w:pos="3002"/>
              </w:tabs>
              <w:ind w:firstLineChars="0"/>
              <w:rPr>
                <w:ins w:id="1382" w:author="Yijia Cheng" w:date="2017-03-21T11:00:00Z"/>
                <w:rFonts w:ascii="Times New Roman" w:hAnsi="Times New Roman" w:cs="Times New Roman"/>
                <w:b/>
                <w:sz w:val="24"/>
                <w:szCs w:val="24"/>
              </w:rPr>
            </w:pPr>
            <w:ins w:id="1383" w:author="Yijia Cheng" w:date="2017-03-21T11:00:00Z">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ins>
          </w:p>
          <w:p w14:paraId="1493C912" w14:textId="77777777" w:rsidR="00C10FB1" w:rsidRDefault="00C10FB1" w:rsidP="0020364C">
            <w:pPr>
              <w:pStyle w:val="ListParagraph"/>
              <w:numPr>
                <w:ilvl w:val="0"/>
                <w:numId w:val="17"/>
              </w:numPr>
              <w:tabs>
                <w:tab w:val="left" w:pos="3002"/>
              </w:tabs>
              <w:ind w:firstLineChars="0"/>
              <w:rPr>
                <w:ins w:id="1384" w:author="Yijia Cheng" w:date="2017-03-21T11:00:00Z"/>
                <w:rFonts w:ascii="Times New Roman" w:hAnsi="Times New Roman" w:cs="Times New Roman"/>
                <w:sz w:val="18"/>
                <w:szCs w:val="18"/>
              </w:rPr>
            </w:pPr>
            <w:ins w:id="1385" w:author="Yijia Cheng" w:date="2017-03-21T11:00:00Z">
              <w:r>
                <w:rPr>
                  <w:rFonts w:ascii="Times New Roman" w:hAnsi="Times New Roman" w:cs="Times New Roman"/>
                  <w:sz w:val="18"/>
                  <w:szCs w:val="18"/>
                </w:rPr>
                <w:t>A</w:t>
              </w:r>
              <w:r w:rsidRPr="00C17CBC">
                <w:rPr>
                  <w:rFonts w:ascii="Times New Roman" w:hAnsi="Times New Roman" w:cs="Times New Roman"/>
                  <w:sz w:val="18"/>
                  <w:szCs w:val="18"/>
                </w:rPr>
                <w:t>rea</w:t>
              </w:r>
            </w:ins>
          </w:p>
          <w:p w14:paraId="04957B47" w14:textId="77777777" w:rsidR="00C10FB1" w:rsidRDefault="00C10FB1" w:rsidP="0020364C">
            <w:pPr>
              <w:pStyle w:val="ListParagraph"/>
              <w:numPr>
                <w:ilvl w:val="0"/>
                <w:numId w:val="17"/>
              </w:numPr>
              <w:tabs>
                <w:tab w:val="left" w:pos="3002"/>
              </w:tabs>
              <w:ind w:firstLineChars="0"/>
              <w:rPr>
                <w:ins w:id="1386" w:author="Yijia Cheng" w:date="2017-03-21T11:00:00Z"/>
                <w:rFonts w:ascii="Times New Roman" w:hAnsi="Times New Roman" w:cs="Times New Roman"/>
                <w:sz w:val="18"/>
                <w:szCs w:val="18"/>
              </w:rPr>
            </w:pPr>
            <w:ins w:id="1387" w:author="Yijia Cheng" w:date="2017-03-21T11:00:00Z">
              <w:r>
                <w:rPr>
                  <w:noProof/>
                  <w:sz w:val="16"/>
                  <w:szCs w:val="16"/>
                </w:rPr>
                <mc:AlternateContent>
                  <mc:Choice Requires="wps">
                    <w:drawing>
                      <wp:anchor distT="0" distB="0" distL="114300" distR="114300" simplePos="0" relativeHeight="251783168" behindDoc="0" locked="0" layoutInCell="1" allowOverlap="1" wp14:anchorId="65AAAF6E" wp14:editId="6018F90F">
                        <wp:simplePos x="0" y="0"/>
                        <wp:positionH relativeFrom="column">
                          <wp:posOffset>2610279</wp:posOffset>
                        </wp:positionH>
                        <wp:positionV relativeFrom="paragraph">
                          <wp:posOffset>14022</wp:posOffset>
                        </wp:positionV>
                        <wp:extent cx="1435359" cy="1751518"/>
                        <wp:effectExtent l="0" t="0" r="12700" b="20320"/>
                        <wp:wrapNone/>
                        <wp:docPr id="32" name="Rounded Rectangle 14"/>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4E226BDC"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AAF6E" id="_x0000_s1060" style="position:absolute;left:0;text-align:left;margin-left:205.55pt;margin-top:1.1pt;width:113pt;height:137.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" fillcolor="white [3201]" strokecolor="black [3200]" strokeweight="1pt">
                        <v:stroke joinstyle="miter"/>
                        <v:textbox>
                          <w:txbxContent>
                            <w:p w14:paraId="4E226BDC" w14:textId="77777777" w:rsidR="00CE6BD9" w:rsidRPr="00357421" w:rsidRDefault="00CE6BD9" w:rsidP="00C10FB1">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ins>
          </w:p>
          <w:p w14:paraId="75A70E0F" w14:textId="77777777" w:rsidR="00C10FB1" w:rsidRDefault="00C10FB1" w:rsidP="0020364C">
            <w:pPr>
              <w:pStyle w:val="ListParagraph"/>
              <w:numPr>
                <w:ilvl w:val="0"/>
                <w:numId w:val="17"/>
              </w:numPr>
              <w:tabs>
                <w:tab w:val="left" w:pos="3002"/>
              </w:tabs>
              <w:ind w:firstLineChars="0"/>
              <w:rPr>
                <w:ins w:id="1388" w:author="Yijia Cheng" w:date="2017-03-21T11:00:00Z"/>
                <w:rFonts w:ascii="Times New Roman" w:hAnsi="Times New Roman" w:cs="Times New Roman"/>
                <w:sz w:val="18"/>
                <w:szCs w:val="18"/>
              </w:rPr>
            </w:pPr>
            <w:ins w:id="1389" w:author="Yijia Cheng" w:date="2017-03-21T11:00:00Z">
              <w:r w:rsidRPr="00C17CBC">
                <w:rPr>
                  <w:rFonts w:ascii="Times New Roman" w:hAnsi="Times New Roman" w:cs="Times New Roman"/>
                  <w:sz w:val="18"/>
                  <w:szCs w:val="18"/>
                </w:rPr>
                <w:t>Category</w:t>
              </w:r>
            </w:ins>
          </w:p>
          <w:p w14:paraId="24D3494A" w14:textId="77777777" w:rsidR="00C10FB1" w:rsidRDefault="00C10FB1" w:rsidP="0020364C">
            <w:pPr>
              <w:pStyle w:val="ListParagraph"/>
              <w:numPr>
                <w:ilvl w:val="0"/>
                <w:numId w:val="17"/>
              </w:numPr>
              <w:tabs>
                <w:tab w:val="left" w:pos="3002"/>
              </w:tabs>
              <w:ind w:firstLineChars="0"/>
              <w:rPr>
                <w:ins w:id="1390" w:author="Yijia Cheng" w:date="2017-03-21T11:00:00Z"/>
                <w:rFonts w:ascii="Times New Roman" w:hAnsi="Times New Roman" w:cs="Times New Roman"/>
                <w:sz w:val="18"/>
                <w:szCs w:val="18"/>
              </w:rPr>
            </w:pPr>
            <w:ins w:id="1391" w:author="Yijia Cheng" w:date="2017-03-21T11:00:00Z">
              <w:r>
                <w:rPr>
                  <w:rFonts w:ascii="Times New Roman" w:hAnsi="Times New Roman" w:cs="Times New Roman"/>
                  <w:sz w:val="18"/>
                  <w:szCs w:val="18"/>
                </w:rPr>
                <w:t>S</w:t>
              </w:r>
              <w:r w:rsidRPr="00C17CBC">
                <w:rPr>
                  <w:rFonts w:ascii="Times New Roman" w:hAnsi="Times New Roman" w:cs="Times New Roman"/>
                  <w:sz w:val="18"/>
                  <w:szCs w:val="18"/>
                </w:rPr>
                <w:t>pecialty</w:t>
              </w:r>
            </w:ins>
          </w:p>
          <w:p w14:paraId="58AF6ED4" w14:textId="77777777" w:rsidR="00C10FB1" w:rsidRPr="00C17CBC" w:rsidRDefault="00C10FB1" w:rsidP="0020364C">
            <w:pPr>
              <w:pStyle w:val="ListParagraph"/>
              <w:tabs>
                <w:tab w:val="left" w:pos="3002"/>
              </w:tabs>
              <w:ind w:left="840" w:firstLineChars="0" w:firstLine="0"/>
              <w:rPr>
                <w:ins w:id="1392" w:author="Yijia Cheng" w:date="2017-03-21T11:00:00Z"/>
                <w:rFonts w:ascii="Times New Roman" w:hAnsi="Times New Roman" w:cs="Times New Roman"/>
                <w:sz w:val="18"/>
                <w:szCs w:val="18"/>
              </w:rPr>
            </w:pPr>
            <w:ins w:id="1393" w:author="Yijia Cheng" w:date="2017-03-21T11:00:00Z">
              <w:r w:rsidRPr="00C17CBC">
                <w:rPr>
                  <w:rFonts w:ascii="Times New Roman" w:hAnsi="Times New Roman" w:cs="Times New Roman"/>
                  <w:sz w:val="18"/>
                  <w:szCs w:val="18"/>
                </w:rPr>
                <w:tab/>
              </w:r>
            </w:ins>
          </w:p>
          <w:p w14:paraId="5D3B97C7" w14:textId="77777777" w:rsidR="00C10FB1" w:rsidRDefault="00C10FB1" w:rsidP="0020364C">
            <w:pPr>
              <w:pStyle w:val="ListParagraph"/>
              <w:numPr>
                <w:ilvl w:val="0"/>
                <w:numId w:val="16"/>
              </w:numPr>
              <w:tabs>
                <w:tab w:val="left" w:pos="3002"/>
              </w:tabs>
              <w:ind w:firstLineChars="0"/>
              <w:rPr>
                <w:ins w:id="1394" w:author="Yijia Cheng" w:date="2017-03-21T11:00:00Z"/>
                <w:rFonts w:ascii="Times New Roman" w:hAnsi="Times New Roman" w:cs="Times New Roman"/>
                <w:b/>
                <w:sz w:val="24"/>
                <w:szCs w:val="24"/>
              </w:rPr>
            </w:pPr>
            <w:ins w:id="1395" w:author="Yijia Cheng" w:date="2017-03-21T11:00:00Z">
              <w:r w:rsidRPr="00C17CBC">
                <w:rPr>
                  <w:rFonts w:ascii="Times New Roman" w:hAnsi="Times New Roman" w:cs="Times New Roman"/>
                  <w:b/>
                  <w:sz w:val="24"/>
                  <w:szCs w:val="24"/>
                </w:rPr>
                <w:t xml:space="preserve">Cultural Heritage: </w:t>
              </w:r>
            </w:ins>
          </w:p>
          <w:p w14:paraId="523A8230" w14:textId="77777777" w:rsidR="00C10FB1" w:rsidRDefault="00C10FB1" w:rsidP="0020364C">
            <w:pPr>
              <w:pStyle w:val="ListParagraph"/>
              <w:numPr>
                <w:ilvl w:val="0"/>
                <w:numId w:val="18"/>
              </w:numPr>
              <w:tabs>
                <w:tab w:val="left" w:pos="3002"/>
              </w:tabs>
              <w:ind w:firstLineChars="0"/>
              <w:rPr>
                <w:ins w:id="1396" w:author="Yijia Cheng" w:date="2017-03-21T11:00:00Z"/>
                <w:rFonts w:ascii="Times New Roman" w:hAnsi="Times New Roman" w:cs="Times New Roman"/>
                <w:sz w:val="18"/>
                <w:szCs w:val="18"/>
              </w:rPr>
            </w:pPr>
            <w:ins w:id="1397" w:author="Yijia Cheng" w:date="2017-03-21T11:00:00Z">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ins>
          </w:p>
          <w:p w14:paraId="29A13D90" w14:textId="77777777" w:rsidR="00C10FB1" w:rsidRDefault="00C10FB1" w:rsidP="0020364C">
            <w:pPr>
              <w:pStyle w:val="ListParagraph"/>
              <w:numPr>
                <w:ilvl w:val="0"/>
                <w:numId w:val="18"/>
              </w:numPr>
              <w:tabs>
                <w:tab w:val="left" w:pos="3002"/>
              </w:tabs>
              <w:ind w:firstLineChars="0"/>
              <w:rPr>
                <w:ins w:id="1398" w:author="Yijia Cheng" w:date="2017-03-21T11:00:00Z"/>
                <w:rFonts w:ascii="Times New Roman" w:hAnsi="Times New Roman" w:cs="Times New Roman"/>
                <w:sz w:val="18"/>
                <w:szCs w:val="18"/>
              </w:rPr>
            </w:pPr>
            <w:ins w:id="1399" w:author="Yijia Cheng" w:date="2017-03-21T11:00:00Z">
              <w:r>
                <w:rPr>
                  <w:rFonts w:ascii="Times New Roman" w:hAnsi="Times New Roman" w:cs="Times New Roman"/>
                  <w:sz w:val="18"/>
                  <w:szCs w:val="18"/>
                </w:rPr>
                <w:t>Activates</w:t>
              </w:r>
            </w:ins>
          </w:p>
          <w:p w14:paraId="29C373C9" w14:textId="77777777" w:rsidR="00C10FB1" w:rsidRPr="008422AE" w:rsidRDefault="00C10FB1" w:rsidP="0020364C">
            <w:pPr>
              <w:tabs>
                <w:tab w:val="left" w:pos="3002"/>
              </w:tabs>
              <w:rPr>
                <w:ins w:id="1400" w:author="Yijia Cheng" w:date="2017-03-21T11:00:00Z"/>
                <w:rFonts w:ascii="Times New Roman" w:hAnsi="Times New Roman" w:cs="Times New Roman"/>
                <w:sz w:val="18"/>
                <w:szCs w:val="18"/>
              </w:rPr>
            </w:pPr>
          </w:p>
          <w:p w14:paraId="4A3DC1E2" w14:textId="77777777" w:rsidR="00C10FB1" w:rsidRDefault="00C10FB1" w:rsidP="0020364C">
            <w:pPr>
              <w:pStyle w:val="ListParagraph"/>
              <w:numPr>
                <w:ilvl w:val="0"/>
                <w:numId w:val="19"/>
              </w:numPr>
              <w:tabs>
                <w:tab w:val="left" w:pos="3002"/>
              </w:tabs>
              <w:ind w:firstLineChars="0"/>
              <w:rPr>
                <w:ins w:id="1401" w:author="Yijia Cheng" w:date="2017-03-21T11:00:00Z"/>
                <w:rFonts w:ascii="Times New Roman" w:hAnsi="Times New Roman" w:cs="Times New Roman"/>
                <w:b/>
                <w:sz w:val="24"/>
                <w:szCs w:val="24"/>
              </w:rPr>
            </w:pPr>
            <w:ins w:id="1402" w:author="Yijia Cheng" w:date="2017-03-21T11:00:00Z">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ins>
          </w:p>
          <w:p w14:paraId="3E43C91A" w14:textId="77777777" w:rsidR="00C10FB1" w:rsidRPr="008422AE" w:rsidRDefault="00C10FB1" w:rsidP="0020364C">
            <w:pPr>
              <w:pStyle w:val="ListParagraph"/>
              <w:tabs>
                <w:tab w:val="left" w:pos="3002"/>
              </w:tabs>
              <w:ind w:left="420" w:firstLineChars="0" w:firstLine="0"/>
              <w:rPr>
                <w:ins w:id="1403" w:author="Yijia Cheng" w:date="2017-03-21T11:00:00Z"/>
                <w:rFonts w:ascii="Times New Roman" w:hAnsi="Times New Roman" w:cs="Times New Roman"/>
                <w:b/>
                <w:sz w:val="24"/>
                <w:szCs w:val="24"/>
              </w:rPr>
            </w:pPr>
          </w:p>
        </w:tc>
      </w:tr>
      <w:tr w:rsidR="00C10FB1" w14:paraId="51662C45" w14:textId="77777777" w:rsidTr="0020364C">
        <w:trPr>
          <w:trHeight w:val="590"/>
          <w:ins w:id="1404" w:author="Yijia Cheng" w:date="2017-03-21T11:00:00Z"/>
        </w:trPr>
        <w:tc>
          <w:tcPr>
            <w:tcW w:w="7848" w:type="dxa"/>
            <w:gridSpan w:val="5"/>
          </w:tcPr>
          <w:p w14:paraId="52A6505F" w14:textId="77777777" w:rsidR="00C10FB1" w:rsidRPr="005102AE" w:rsidRDefault="00C10FB1" w:rsidP="0020364C">
            <w:pPr>
              <w:pStyle w:val="ListParagraph"/>
              <w:ind w:firstLineChars="0" w:firstLine="0"/>
              <w:jc w:val="center"/>
              <w:rPr>
                <w:ins w:id="1405" w:author="Yijia Cheng" w:date="2017-03-21T11:00:00Z"/>
                <w:rFonts w:ascii="Times New Roman" w:hAnsi="Times New Roman" w:cs="Times New Roman"/>
                <w:sz w:val="16"/>
                <w:szCs w:val="16"/>
              </w:rPr>
            </w:pPr>
            <w:ins w:id="1406" w:author="Yijia Cheng" w:date="2017-03-21T11:00:00Z">
              <w:r w:rsidRPr="005102AE">
                <w:rPr>
                  <w:rFonts w:ascii="Times New Roman" w:hAnsi="Times New Roman" w:cs="Times New Roman" w:hint="eastAsia"/>
                  <w:sz w:val="16"/>
                  <w:szCs w:val="16"/>
                </w:rPr>
                <w:t>footer</w:t>
              </w:r>
            </w:ins>
          </w:p>
        </w:tc>
      </w:tr>
    </w:tbl>
    <w:p w14:paraId="57BD3226" w14:textId="77777777" w:rsidR="00C10FB1" w:rsidRDefault="00C10FB1" w:rsidP="00C10FB1">
      <w:pPr>
        <w:rPr>
          <w:ins w:id="1407" w:author="Yijia Cheng" w:date="2017-03-21T11:00:00Z"/>
        </w:rPr>
      </w:pPr>
    </w:p>
    <w:p w14:paraId="1039C8E7" w14:textId="77777777" w:rsidR="00C10FB1" w:rsidRDefault="00C10FB1" w:rsidP="00C10FB1">
      <w:pPr>
        <w:rPr>
          <w:ins w:id="1408" w:author="Yijia Cheng" w:date="2017-03-21T11:00:00Z"/>
        </w:rPr>
      </w:pPr>
    </w:p>
    <w:p w14:paraId="13DD0B61" w14:textId="77777777" w:rsidR="00C10FB1" w:rsidRPr="00AC28FD" w:rsidRDefault="00C10FB1">
      <w:pPr>
        <w:pStyle w:val="Heading4"/>
        <w:rPr>
          <w:ins w:id="1409" w:author="Yijia Cheng" w:date="2017-03-21T11:00:00Z"/>
          <w:rStyle w:val="SubtleEmphasis"/>
          <w:color w:val="auto"/>
          <w:sz w:val="28"/>
          <w:rPrChange w:id="1410" w:author="Yijia Cheng" w:date="2017-03-21T12:11:00Z">
            <w:rPr>
              <w:ins w:id="1411" w:author="Yijia Cheng" w:date="2017-03-21T11:00:00Z"/>
              <w:b/>
              <w:sz w:val="28"/>
              <w:szCs w:val="28"/>
              <w:u w:val="single"/>
            </w:rPr>
          </w:rPrChange>
        </w:rPr>
        <w:pPrChange w:id="1412" w:author="Yijia Cheng" w:date="2017-03-21T13:06:00Z">
          <w:pPr/>
        </w:pPrChange>
      </w:pPr>
      <w:ins w:id="1413" w:author="Yijia Cheng" w:date="2017-03-21T11:00:00Z">
        <w:r w:rsidRPr="00AC28FD">
          <w:rPr>
            <w:rStyle w:val="SubtleEmphasis"/>
            <w:color w:val="auto"/>
            <w:sz w:val="28"/>
            <w:rPrChange w:id="1414" w:author="Yijia Cheng" w:date="2017-03-21T12:11:00Z">
              <w:rPr>
                <w:b/>
                <w:szCs w:val="28"/>
                <w:u w:val="single"/>
              </w:rPr>
            </w:rPrChange>
          </w:rPr>
          <w:t>Flavor 5-Salty</w:t>
        </w:r>
      </w:ins>
    </w:p>
    <w:p w14:paraId="220A4A54" w14:textId="77777777" w:rsidR="00C10FB1" w:rsidRDefault="00C10FB1" w:rsidP="00C10FB1">
      <w:pPr>
        <w:rPr>
          <w:ins w:id="1415" w:author="Yijia Cheng" w:date="2017-03-21T11:00:00Z"/>
        </w:rPr>
      </w:pPr>
    </w:p>
    <w:p w14:paraId="7FD233EE" w14:textId="77777777" w:rsidR="00C10FB1" w:rsidRDefault="00C10FB1" w:rsidP="00C10FB1">
      <w:pPr>
        <w:rPr>
          <w:ins w:id="1416" w:author="Yijia Cheng" w:date="2017-03-21T11:00:00Z"/>
        </w:rPr>
      </w:pPr>
    </w:p>
    <w:p w14:paraId="3E1F333D" w14:textId="77777777" w:rsidR="00C10FB1" w:rsidRDefault="00C10FB1" w:rsidP="00C10FB1">
      <w:pPr>
        <w:rPr>
          <w:ins w:id="1417" w:author="Yijia Cheng" w:date="2017-03-21T11:00:00Z"/>
        </w:rPr>
      </w:pPr>
    </w:p>
    <w:p w14:paraId="4DFD75B7" w14:textId="77777777" w:rsidR="00C10FB1" w:rsidRDefault="00C10FB1" w:rsidP="00C10FB1">
      <w:pPr>
        <w:rPr>
          <w:ins w:id="1418" w:author="Yijia Cheng" w:date="2017-03-21T11:00:00Z"/>
        </w:rPr>
      </w:pPr>
    </w:p>
    <w:p w14:paraId="0F99BD0F" w14:textId="77777777" w:rsidR="00C10FB1" w:rsidRPr="006F3273" w:rsidRDefault="00C10FB1" w:rsidP="00C10FB1">
      <w:pPr>
        <w:rPr>
          <w:ins w:id="1419" w:author="Yijia Cheng" w:date="2017-03-21T11:00:00Z"/>
          <w:rFonts w:ascii="Times New Roman" w:hAnsi="Times New Roman" w:cs="Times New Roman"/>
          <w:sz w:val="24"/>
          <w:szCs w:val="24"/>
          <w:rPrChange w:id="1420" w:author="Yijia Cheng" w:date="2017-03-21T11:37:00Z">
            <w:rPr>
              <w:ins w:id="1421" w:author="Yijia Cheng" w:date="2017-03-21T11:00:00Z"/>
            </w:rPr>
          </w:rPrChange>
        </w:rPr>
      </w:pPr>
      <w:ins w:id="1422" w:author="Yijia Cheng" w:date="2017-03-21T11:00:00Z">
        <w:r w:rsidRPr="006F3273">
          <w:rPr>
            <w:rFonts w:ascii="Times New Roman" w:hAnsi="Times New Roman" w:cs="Times New Roman"/>
            <w:sz w:val="24"/>
            <w:szCs w:val="24"/>
            <w:rPrChange w:id="1423" w:author="Yijia Cheng" w:date="2017-03-21T11:37:00Z">
              <w:rPr/>
            </w:rPrChange>
          </w:rPr>
          <w:t>This page shows the specific information of salty as introduction and cultural heritage. Also the cooking process and the reflect video is quite interesting.</w:t>
        </w:r>
      </w:ins>
    </w:p>
    <w:p w14:paraId="17F6982E" w14:textId="77777777" w:rsidR="00C10FB1" w:rsidRPr="001749ED" w:rsidRDefault="00C10FB1" w:rsidP="00C10FB1">
      <w:pPr>
        <w:rPr>
          <w:ins w:id="1424" w:author="Yijia Cheng" w:date="2017-03-21T11:00:00Z"/>
        </w:rPr>
      </w:pPr>
    </w:p>
    <w:p w14:paraId="6A38EB3C" w14:textId="77777777" w:rsidR="00C10FB1" w:rsidRDefault="00C10FB1" w:rsidP="00C10FB1">
      <w:pPr>
        <w:rPr>
          <w:ins w:id="1425" w:author="Yijia Cheng" w:date="2017-03-21T11:00:00Z"/>
        </w:rPr>
      </w:pPr>
    </w:p>
    <w:p w14:paraId="24A5446D" w14:textId="77777777" w:rsidR="00C10FB1" w:rsidRDefault="00C10FB1" w:rsidP="00C10FB1">
      <w:pPr>
        <w:rPr>
          <w:ins w:id="1426" w:author="Yijia Cheng" w:date="2017-03-21T11:00:00Z"/>
        </w:rPr>
      </w:pPr>
    </w:p>
    <w:p w14:paraId="733EC517" w14:textId="77777777" w:rsidR="00C10FB1" w:rsidRDefault="00C10FB1" w:rsidP="00C10FB1">
      <w:pPr>
        <w:rPr>
          <w:ins w:id="1427" w:author="Yijia Cheng" w:date="2017-03-21T11:00:00Z"/>
        </w:rPr>
      </w:pPr>
    </w:p>
    <w:p w14:paraId="4A1BE5BC" w14:textId="77777777" w:rsidR="00C10FB1" w:rsidRDefault="00C10FB1" w:rsidP="00C10FB1">
      <w:pPr>
        <w:rPr>
          <w:ins w:id="1428" w:author="Yijia Cheng" w:date="2017-03-21T11:00:00Z"/>
        </w:rPr>
      </w:pPr>
    </w:p>
    <w:p w14:paraId="2B494A2B" w14:textId="77777777" w:rsidR="00C10FB1" w:rsidRDefault="00C10FB1" w:rsidP="00C10FB1">
      <w:pPr>
        <w:rPr>
          <w:ins w:id="1429" w:author="Yijia Cheng" w:date="2017-03-21T11:00:00Z"/>
        </w:rPr>
      </w:pPr>
    </w:p>
    <w:p w14:paraId="35AF2A8A" w14:textId="77777777" w:rsidR="00C10FB1" w:rsidRDefault="00C10FB1" w:rsidP="00C10FB1">
      <w:pPr>
        <w:rPr>
          <w:ins w:id="1430" w:author="Yijia Cheng" w:date="2017-03-21T11:00:00Z"/>
        </w:rPr>
      </w:pPr>
    </w:p>
    <w:p w14:paraId="1BFFBE96" w14:textId="77777777" w:rsidR="00C10FB1" w:rsidRDefault="00C10FB1" w:rsidP="00C10FB1">
      <w:pPr>
        <w:rPr>
          <w:ins w:id="1431" w:author="Yijia Cheng" w:date="2017-03-21T11:00:00Z"/>
        </w:rPr>
      </w:pPr>
    </w:p>
    <w:p w14:paraId="3D3F3AC9" w14:textId="77777777" w:rsidR="00C10FB1" w:rsidRDefault="00C10FB1" w:rsidP="00C10FB1">
      <w:pPr>
        <w:rPr>
          <w:ins w:id="1432" w:author="Yijia Cheng" w:date="2017-03-21T11:00:00Z"/>
        </w:rPr>
      </w:pPr>
    </w:p>
    <w:p w14:paraId="3DBF16FF" w14:textId="77777777" w:rsidR="00C10FB1" w:rsidRDefault="00C10FB1" w:rsidP="00C10FB1">
      <w:pPr>
        <w:rPr>
          <w:ins w:id="1433" w:author="Yijia Cheng" w:date="2017-03-21T11:00:00Z"/>
        </w:rPr>
      </w:pPr>
    </w:p>
    <w:p w14:paraId="66E216A4" w14:textId="77777777" w:rsidR="00C10FB1" w:rsidRPr="00D929B3" w:rsidRDefault="00C10FB1">
      <w:pPr>
        <w:pStyle w:val="Heading4"/>
        <w:rPr>
          <w:ins w:id="1434" w:author="Yijia Cheng" w:date="2017-03-21T11:00:00Z"/>
          <w:rStyle w:val="SubtleEmphasis"/>
          <w:color w:val="auto"/>
          <w:sz w:val="28"/>
          <w:rPrChange w:id="1435" w:author="Yijia Cheng" w:date="2017-03-21T12:12:00Z">
            <w:rPr>
              <w:ins w:id="1436" w:author="Yijia Cheng" w:date="2017-03-21T11:00:00Z"/>
              <w:rFonts w:ascii="Times New Roman" w:hAnsi="Times New Roman" w:cs="Times New Roman"/>
              <w:b/>
              <w:sz w:val="24"/>
              <w:szCs w:val="24"/>
              <w:u w:val="single"/>
            </w:rPr>
          </w:rPrChange>
        </w:rPr>
        <w:pPrChange w:id="1437" w:author="Yijia Cheng" w:date="2017-03-21T13:06:00Z">
          <w:pPr/>
        </w:pPrChange>
      </w:pPr>
      <w:ins w:id="1438" w:author="Yijia Cheng" w:date="2017-03-21T11:00:00Z">
        <w:r w:rsidRPr="00D929B3">
          <w:rPr>
            <w:rStyle w:val="SubtleEmphasis"/>
            <w:color w:val="auto"/>
            <w:sz w:val="28"/>
            <w:rPrChange w:id="1439" w:author="Yijia Cheng" w:date="2017-03-21T12:12:00Z">
              <w:rPr>
                <w:rFonts w:cs="Times New Roman"/>
                <w:b/>
                <w:sz w:val="24"/>
                <w:u w:val="single"/>
              </w:rPr>
            </w:rPrChange>
          </w:rPr>
          <w:t>Forum: fluid</w:t>
        </w:r>
      </w:ins>
    </w:p>
    <w:p w14:paraId="0A8B81E6" w14:textId="77777777" w:rsidR="00C10FB1" w:rsidRDefault="00C10FB1" w:rsidP="00C10FB1">
      <w:pPr>
        <w:rPr>
          <w:ins w:id="1440" w:author="Yijia Cheng" w:date="2017-03-21T11:00:00Z"/>
          <w:sz w:val="24"/>
          <w:szCs w:val="24"/>
        </w:rPr>
      </w:pPr>
    </w:p>
    <w:p w14:paraId="250312BF" w14:textId="77777777" w:rsidR="00C10FB1" w:rsidRPr="00396DE1" w:rsidRDefault="00C10FB1" w:rsidP="00C10FB1">
      <w:pPr>
        <w:rPr>
          <w:ins w:id="1441" w:author="Yijia Cheng" w:date="2017-03-21T11:00:00Z"/>
          <w:sz w:val="24"/>
          <w:szCs w:val="24"/>
        </w:rPr>
      </w:pPr>
    </w:p>
    <w:p w14:paraId="01F2FA17" w14:textId="77777777" w:rsidR="00C10FB1" w:rsidRDefault="00C10FB1" w:rsidP="00C10FB1">
      <w:pPr>
        <w:rPr>
          <w:ins w:id="1442" w:author="Yijia Cheng" w:date="2017-03-21T11:00:00Z"/>
          <w:sz w:val="24"/>
          <w:szCs w:val="24"/>
        </w:rPr>
      </w:pPr>
    </w:p>
    <w:tbl>
      <w:tblPr>
        <w:tblpPr w:leftFromText="180" w:rightFromText="180" w:vertAnchor="page" w:horzAnchor="page" w:tblpX="2238" w:tblpY="3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1527"/>
        <w:gridCol w:w="1365"/>
        <w:gridCol w:w="1687"/>
        <w:gridCol w:w="1499"/>
      </w:tblGrid>
      <w:tr w:rsidR="00C10FB1" w14:paraId="43BB70C1" w14:textId="77777777" w:rsidTr="0020364C">
        <w:trPr>
          <w:trHeight w:val="1704"/>
          <w:ins w:id="1443" w:author="Yijia Cheng" w:date="2017-03-21T11:00:00Z"/>
        </w:trPr>
        <w:tc>
          <w:tcPr>
            <w:tcW w:w="7402" w:type="dxa"/>
            <w:gridSpan w:val="5"/>
          </w:tcPr>
          <w:p w14:paraId="6170E985" w14:textId="77777777" w:rsidR="00C10FB1" w:rsidRPr="005E40C2" w:rsidRDefault="00C10FB1" w:rsidP="0020364C">
            <w:pPr>
              <w:tabs>
                <w:tab w:val="left" w:pos="696"/>
              </w:tabs>
              <w:spacing w:before="240"/>
              <w:jc w:val="center"/>
              <w:rPr>
                <w:ins w:id="1444" w:author="Yijia Cheng" w:date="2017-03-21T11:00:00Z"/>
                <w:rFonts w:ascii="AR CENA" w:hAnsi="AR CENA" w:cs="Calibri"/>
                <w:sz w:val="72"/>
                <w:szCs w:val="72"/>
              </w:rPr>
            </w:pPr>
            <w:ins w:id="1445" w:author="Yijia Cheng" w:date="2017-03-21T11:00:00Z">
              <w:r w:rsidRPr="005E40C2">
                <w:rPr>
                  <w:rFonts w:ascii="AR CENA" w:hAnsi="AR CENA" w:cs="Calibri"/>
                  <w:noProof/>
                  <w:sz w:val="72"/>
                  <w:szCs w:val="72"/>
                </w:rPr>
                <mc:AlternateContent>
                  <mc:Choice Requires="wps">
                    <w:drawing>
                      <wp:anchor distT="0" distB="0" distL="114300" distR="114300" simplePos="0" relativeHeight="251794432" behindDoc="0" locked="0" layoutInCell="1" allowOverlap="1" wp14:anchorId="39179615" wp14:editId="58E5711B">
                        <wp:simplePos x="0" y="0"/>
                        <wp:positionH relativeFrom="column">
                          <wp:posOffset>146050</wp:posOffset>
                        </wp:positionH>
                        <wp:positionV relativeFrom="paragraph">
                          <wp:posOffset>76262</wp:posOffset>
                        </wp:positionV>
                        <wp:extent cx="627961" cy="616944"/>
                        <wp:effectExtent l="0" t="0" r="20320" b="12065"/>
                        <wp:wrapNone/>
                        <wp:docPr id="33" name="Oval 33"/>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61D0D85E"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79615" id="Oval 33" o:spid="_x0000_s1061" style="position:absolute;left:0;text-align:left;margin-left:11.5pt;margin-top:6pt;width:49.45pt;height:48.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" fillcolor="white [3201]" strokecolor="black [3200]" strokeweight="1pt">
                        <v:stroke joinstyle="miter"/>
                        <v:textbox>
                          <w:txbxContent>
                            <w:p w14:paraId="61D0D85E"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sidRPr="005E40C2">
                <w:rPr>
                  <w:rFonts w:ascii="AR CENA" w:hAnsi="AR CENA" w:cs="Calibri"/>
                  <w:sz w:val="72"/>
                  <w:szCs w:val="72"/>
                </w:rPr>
                <w:t>Forum</w:t>
              </w:r>
            </w:ins>
          </w:p>
        </w:tc>
      </w:tr>
      <w:tr w:rsidR="00C10FB1" w14:paraId="0E1F74D9" w14:textId="77777777" w:rsidTr="0020364C">
        <w:trPr>
          <w:trHeight w:val="265"/>
          <w:ins w:id="1446" w:author="Yijia Cheng" w:date="2017-03-21T11:00:00Z"/>
        </w:trPr>
        <w:tc>
          <w:tcPr>
            <w:tcW w:w="1356" w:type="dxa"/>
          </w:tcPr>
          <w:p w14:paraId="08E17A01" w14:textId="77777777" w:rsidR="00C10FB1" w:rsidRPr="005E40C2" w:rsidRDefault="00C10FB1" w:rsidP="0020364C">
            <w:pPr>
              <w:pStyle w:val="ListParagraph"/>
              <w:ind w:firstLineChars="0" w:firstLine="0"/>
              <w:rPr>
                <w:ins w:id="1447" w:author="Yijia Cheng" w:date="2017-03-21T11:00:00Z"/>
                <w:rFonts w:ascii="Arial Black" w:hAnsi="Arial Black" w:cs="Calibri"/>
                <w:szCs w:val="21"/>
              </w:rPr>
            </w:pPr>
            <w:ins w:id="1448" w:author="Yijia Cheng" w:date="2017-03-21T11:00:00Z">
              <w:r>
                <w:rPr>
                  <w:rFonts w:ascii="Arial Black" w:hAnsi="Arial Black" w:cs="Calibri"/>
                  <w:szCs w:val="21"/>
                </w:rPr>
                <w:t>H</w:t>
              </w:r>
              <w:r w:rsidRPr="005E40C2">
                <w:rPr>
                  <w:rFonts w:ascii="Arial Black" w:hAnsi="Arial Black" w:cs="Calibri"/>
                  <w:szCs w:val="21"/>
                </w:rPr>
                <w:t>ome</w:t>
              </w:r>
            </w:ins>
          </w:p>
        </w:tc>
        <w:tc>
          <w:tcPr>
            <w:tcW w:w="1495" w:type="dxa"/>
          </w:tcPr>
          <w:p w14:paraId="4D121C54" w14:textId="77777777" w:rsidR="00C10FB1" w:rsidRPr="005E40C2" w:rsidRDefault="00C10FB1" w:rsidP="0020364C">
            <w:pPr>
              <w:pStyle w:val="ListParagraph"/>
              <w:ind w:firstLineChars="0" w:firstLine="0"/>
              <w:rPr>
                <w:ins w:id="1449" w:author="Yijia Cheng" w:date="2017-03-21T11:00:00Z"/>
                <w:rFonts w:ascii="Arial Black" w:hAnsi="Arial Black" w:cs="Calibri"/>
                <w:szCs w:val="21"/>
              </w:rPr>
            </w:pPr>
            <w:ins w:id="1450" w:author="Yijia Cheng" w:date="2017-03-21T11:00:00Z">
              <w:r>
                <w:rPr>
                  <w:rFonts w:ascii="Arial Black" w:hAnsi="Arial Black" w:cs="Calibri"/>
                  <w:szCs w:val="21"/>
                </w:rPr>
                <w:t>Five</w:t>
              </w:r>
              <w:r w:rsidRPr="005E40C2">
                <w:rPr>
                  <w:rFonts w:ascii="Arial Black" w:hAnsi="Arial Black" w:cs="Calibri"/>
                  <w:szCs w:val="21"/>
                </w:rPr>
                <w:t>Flavors</w:t>
              </w:r>
            </w:ins>
          </w:p>
        </w:tc>
        <w:tc>
          <w:tcPr>
            <w:tcW w:w="1365" w:type="dxa"/>
          </w:tcPr>
          <w:p w14:paraId="4AD5A38C" w14:textId="77777777" w:rsidR="00C10FB1" w:rsidRPr="005E40C2" w:rsidRDefault="00C10FB1" w:rsidP="0020364C">
            <w:pPr>
              <w:pStyle w:val="ListParagraph"/>
              <w:ind w:firstLineChars="0" w:firstLine="0"/>
              <w:rPr>
                <w:ins w:id="1451" w:author="Yijia Cheng" w:date="2017-03-21T11:00:00Z"/>
                <w:rFonts w:ascii="Arial Black" w:hAnsi="Arial Black" w:cs="Calibri"/>
                <w:szCs w:val="21"/>
              </w:rPr>
            </w:pPr>
            <w:ins w:id="1452" w:author="Yijia Cheng" w:date="2017-03-21T11:00:00Z">
              <w:r>
                <w:rPr>
                  <w:rFonts w:ascii="Arial Black" w:hAnsi="Arial Black" w:cs="Calibri"/>
                  <w:szCs w:val="21"/>
                </w:rPr>
                <w:t>F</w:t>
              </w:r>
              <w:r w:rsidRPr="005E40C2">
                <w:rPr>
                  <w:rFonts w:ascii="Arial Black" w:hAnsi="Arial Black" w:cs="Calibri"/>
                  <w:szCs w:val="21"/>
                </w:rPr>
                <w:t>orum</w:t>
              </w:r>
            </w:ins>
          </w:p>
        </w:tc>
        <w:tc>
          <w:tcPr>
            <w:tcW w:w="1687" w:type="dxa"/>
          </w:tcPr>
          <w:p w14:paraId="00F01452" w14:textId="77777777" w:rsidR="00C10FB1" w:rsidRPr="005E40C2" w:rsidRDefault="00C10FB1" w:rsidP="0020364C">
            <w:pPr>
              <w:pStyle w:val="ListParagraph"/>
              <w:ind w:firstLineChars="0" w:firstLine="0"/>
              <w:rPr>
                <w:ins w:id="1453" w:author="Yijia Cheng" w:date="2017-03-21T11:00:00Z"/>
                <w:rFonts w:ascii="Arial Black" w:hAnsi="Arial Black" w:cs="Calibri"/>
                <w:szCs w:val="21"/>
              </w:rPr>
            </w:pPr>
            <w:ins w:id="1454" w:author="Yijia Cheng" w:date="2017-03-21T11:00:00Z">
              <w:r>
                <w:rPr>
                  <w:rFonts w:ascii="Arial Black" w:hAnsi="Arial Black" w:cs="Calibri"/>
                  <w:szCs w:val="21"/>
                </w:rPr>
                <w:t>About U</w:t>
              </w:r>
              <w:r w:rsidRPr="005E40C2">
                <w:rPr>
                  <w:rFonts w:ascii="Arial Black" w:hAnsi="Arial Black" w:cs="Calibri"/>
                  <w:szCs w:val="21"/>
                </w:rPr>
                <w:t>s</w:t>
              </w:r>
            </w:ins>
          </w:p>
        </w:tc>
        <w:tc>
          <w:tcPr>
            <w:tcW w:w="1499" w:type="dxa"/>
          </w:tcPr>
          <w:p w14:paraId="154834D4" w14:textId="77777777" w:rsidR="00C10FB1" w:rsidRPr="005E40C2" w:rsidRDefault="00C10FB1" w:rsidP="0020364C">
            <w:pPr>
              <w:pStyle w:val="ListParagraph"/>
              <w:ind w:firstLineChars="0" w:firstLine="0"/>
              <w:rPr>
                <w:ins w:id="1455" w:author="Yijia Cheng" w:date="2017-03-21T11:00:00Z"/>
                <w:rFonts w:ascii="Arial Black" w:hAnsi="Arial Black" w:cs="Calibri"/>
                <w:szCs w:val="21"/>
              </w:rPr>
            </w:pPr>
            <w:ins w:id="1456" w:author="Yijia Cheng" w:date="2017-03-21T11:00:00Z">
              <w:r>
                <w:rPr>
                  <w:rFonts w:ascii="Arial Black" w:hAnsi="Arial Black" w:cs="Calibri"/>
                  <w:szCs w:val="21"/>
                </w:rPr>
                <w:t>Contact U</w:t>
              </w:r>
              <w:r w:rsidRPr="005E40C2">
                <w:rPr>
                  <w:rFonts w:ascii="Arial Black" w:hAnsi="Arial Black" w:cs="Calibri"/>
                  <w:szCs w:val="21"/>
                </w:rPr>
                <w:t>s</w:t>
              </w:r>
            </w:ins>
          </w:p>
        </w:tc>
      </w:tr>
      <w:tr w:rsidR="00C10FB1" w14:paraId="148D97A6" w14:textId="77777777" w:rsidTr="0020364C">
        <w:trPr>
          <w:trHeight w:val="6317"/>
          <w:ins w:id="1457" w:author="Yijia Cheng" w:date="2017-03-21T11:00:00Z"/>
        </w:trPr>
        <w:tc>
          <w:tcPr>
            <w:tcW w:w="7402" w:type="dxa"/>
            <w:gridSpan w:val="5"/>
          </w:tcPr>
          <w:tbl>
            <w:tblPr>
              <w:tblpPr w:leftFromText="180" w:rightFromText="180" w:vertAnchor="text" w:horzAnchor="margin" w:tblpXSpec="right" w:tblpY="1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1083"/>
            </w:tblGrid>
            <w:tr w:rsidR="00C10FB1" w14:paraId="1000CA25" w14:textId="77777777" w:rsidTr="0020364C">
              <w:trPr>
                <w:trHeight w:val="489"/>
                <w:ins w:id="1458" w:author="Yijia Cheng" w:date="2017-03-21T11:00:00Z"/>
              </w:trPr>
              <w:tc>
                <w:tcPr>
                  <w:tcW w:w="1278" w:type="dxa"/>
                </w:tcPr>
                <w:p w14:paraId="67D260EA" w14:textId="77777777" w:rsidR="00C10FB1" w:rsidRPr="005E40C2" w:rsidRDefault="00C10FB1" w:rsidP="0020364C">
                  <w:pPr>
                    <w:jc w:val="center"/>
                    <w:rPr>
                      <w:ins w:id="1459" w:author="Yijia Cheng" w:date="2017-03-21T11:00:00Z"/>
                      <w:rFonts w:ascii="AR DESTINE" w:hAnsi="AR DESTINE"/>
                      <w:szCs w:val="21"/>
                      <w:lang w:val="en-CA"/>
                    </w:rPr>
                  </w:pPr>
                  <w:ins w:id="1460" w:author="Yijia Cheng" w:date="2017-03-21T11:00:00Z">
                    <w:r w:rsidRPr="005E40C2">
                      <w:rPr>
                        <w:rFonts w:ascii="AR DESTINE" w:hAnsi="AR DESTINE"/>
                        <w:szCs w:val="21"/>
                        <w:lang w:val="en-CA"/>
                      </w:rPr>
                      <w:t>Sign up</w:t>
                    </w:r>
                  </w:ins>
                </w:p>
              </w:tc>
              <w:tc>
                <w:tcPr>
                  <w:tcW w:w="1083" w:type="dxa"/>
                </w:tcPr>
                <w:p w14:paraId="0CDCDC6C" w14:textId="77777777" w:rsidR="00C10FB1" w:rsidRPr="005E40C2" w:rsidRDefault="00C10FB1" w:rsidP="0020364C">
                  <w:pPr>
                    <w:jc w:val="center"/>
                    <w:rPr>
                      <w:ins w:id="1461" w:author="Yijia Cheng" w:date="2017-03-21T11:00:00Z"/>
                      <w:rFonts w:ascii="AR DESTINE" w:hAnsi="AR DESTINE"/>
                      <w:szCs w:val="21"/>
                      <w:lang w:val="en-CA"/>
                    </w:rPr>
                  </w:pPr>
                  <w:ins w:id="1462" w:author="Yijia Cheng" w:date="2017-03-21T11:00:00Z">
                    <w:r w:rsidRPr="005E40C2">
                      <w:rPr>
                        <w:rFonts w:ascii="AR DESTINE" w:hAnsi="AR DESTINE"/>
                        <w:szCs w:val="21"/>
                        <w:lang w:val="en-CA"/>
                      </w:rPr>
                      <w:t>Sign in</w:t>
                    </w:r>
                  </w:ins>
                </w:p>
              </w:tc>
            </w:tr>
          </w:tbl>
          <w:p w14:paraId="095795AE" w14:textId="77777777" w:rsidR="00C10FB1" w:rsidRPr="005E40C2" w:rsidRDefault="00C10FB1" w:rsidP="0020364C">
            <w:pPr>
              <w:spacing w:line="480" w:lineRule="auto"/>
              <w:jc w:val="left"/>
              <w:rPr>
                <w:ins w:id="1463" w:author="Yijia Cheng" w:date="2017-03-21T11:00:00Z"/>
                <w:rFonts w:ascii="Times New Roman" w:hAnsi="Times New Roman" w:cs="Times New Roman"/>
                <w:sz w:val="24"/>
                <w:szCs w:val="24"/>
                <w:lang w:val="en-CA"/>
              </w:rPr>
            </w:pPr>
          </w:p>
          <w:p w14:paraId="0015FC72" w14:textId="77777777" w:rsidR="00C10FB1" w:rsidRPr="005E40C2" w:rsidRDefault="00C10FB1" w:rsidP="0020364C">
            <w:pPr>
              <w:spacing w:line="480" w:lineRule="auto"/>
              <w:jc w:val="left"/>
              <w:rPr>
                <w:ins w:id="1464" w:author="Yijia Cheng" w:date="2017-03-21T11:00:00Z"/>
                <w:rFonts w:ascii="Times New Roman" w:hAnsi="Times New Roman" w:cs="Times New Roman"/>
                <w:sz w:val="24"/>
                <w:szCs w:val="24"/>
                <w:lang w:val="en-CA"/>
              </w:rPr>
            </w:pPr>
            <w:ins w:id="1465" w:author="Yijia Cheng" w:date="2017-03-21T11:00:00Z">
              <w:r>
                <w:rPr>
                  <w:rFonts w:ascii="Times New Roman" w:hAnsi="Times New Roman" w:cs="Times New Roman"/>
                  <w:sz w:val="24"/>
                  <w:szCs w:val="24"/>
                  <w:lang w:val="en-CA"/>
                </w:rPr>
                <w:t>M</w:t>
              </w:r>
              <w:r w:rsidRPr="005E40C2">
                <w:rPr>
                  <w:rFonts w:ascii="Times New Roman" w:hAnsi="Times New Roman" w:cs="Times New Roman"/>
                  <w:sz w:val="24"/>
                  <w:szCs w:val="24"/>
                  <w:lang w:val="en-CA"/>
                </w:rPr>
                <w:t>ain plates</w:t>
              </w:r>
            </w:ins>
          </w:p>
          <w:p w14:paraId="668258C9" w14:textId="77777777" w:rsidR="00C10FB1" w:rsidRPr="005E40C2" w:rsidRDefault="00C10FB1" w:rsidP="0020364C">
            <w:pPr>
              <w:spacing w:line="480" w:lineRule="auto"/>
              <w:jc w:val="left"/>
              <w:rPr>
                <w:ins w:id="1466" w:author="Yijia Cheng" w:date="2017-03-21T11:00:00Z"/>
                <w:rFonts w:ascii="Times New Roman" w:hAnsi="Times New Roman" w:cs="Times New Roman"/>
                <w:sz w:val="24"/>
                <w:szCs w:val="24"/>
                <w:lang w:val="en-CA"/>
              </w:rPr>
            </w:pPr>
            <w:ins w:id="1467" w:author="Yijia Cheng" w:date="2017-03-21T11:00:00Z">
              <w:r w:rsidRPr="005E40C2">
                <w:rPr>
                  <w:rFonts w:ascii="Times New Roman" w:hAnsi="Times New Roman" w:cs="Times New Roman"/>
                  <w:sz w:val="24"/>
                  <w:szCs w:val="24"/>
                  <w:lang w:val="en-CA"/>
                </w:rPr>
                <w:t xml:space="preserve">  Content of forum</w:t>
              </w:r>
            </w:ins>
          </w:p>
          <w:p w14:paraId="3194F9C7" w14:textId="77777777" w:rsidR="00C10FB1" w:rsidRPr="005E40C2" w:rsidRDefault="00C10FB1" w:rsidP="0020364C">
            <w:pPr>
              <w:spacing w:line="480" w:lineRule="auto"/>
              <w:jc w:val="left"/>
              <w:rPr>
                <w:ins w:id="1468" w:author="Yijia Cheng" w:date="2017-03-21T11:00:00Z"/>
                <w:rFonts w:ascii="Times New Roman" w:hAnsi="Times New Roman" w:cs="Times New Roman"/>
                <w:sz w:val="24"/>
                <w:szCs w:val="24"/>
                <w:lang w:val="en-CA"/>
              </w:rPr>
            </w:pPr>
            <w:ins w:id="1469" w:author="Yijia Cheng" w:date="2017-03-21T11:00:00Z">
              <w:r w:rsidRPr="005E40C2">
                <w:rPr>
                  <w:rFonts w:ascii="Times New Roman" w:hAnsi="Times New Roman" w:cs="Times New Roman"/>
                  <w:sz w:val="24"/>
                  <w:szCs w:val="24"/>
                  <w:lang w:val="en-CA"/>
                </w:rPr>
                <w:t xml:space="preserve">  Topics</w:t>
              </w:r>
            </w:ins>
          </w:p>
          <w:p w14:paraId="3B3F17D7" w14:textId="77777777" w:rsidR="00C10FB1" w:rsidRPr="005E40C2" w:rsidRDefault="00C10FB1" w:rsidP="0020364C">
            <w:pPr>
              <w:spacing w:line="480" w:lineRule="auto"/>
              <w:jc w:val="left"/>
              <w:rPr>
                <w:ins w:id="1470" w:author="Yijia Cheng" w:date="2017-03-21T11:00:00Z"/>
                <w:rFonts w:ascii="Times New Roman" w:hAnsi="Times New Roman" w:cs="Times New Roman"/>
                <w:sz w:val="24"/>
                <w:szCs w:val="24"/>
                <w:lang w:val="en-CA"/>
              </w:rPr>
            </w:pPr>
            <w:ins w:id="1471" w:author="Yijia Cheng" w:date="2017-03-21T11:00:00Z">
              <w:r w:rsidRPr="005E40C2">
                <w:rPr>
                  <w:rFonts w:ascii="Times New Roman" w:hAnsi="Times New Roman" w:cs="Times New Roman"/>
                  <w:sz w:val="24"/>
                  <w:szCs w:val="24"/>
                  <w:lang w:val="en-CA"/>
                </w:rPr>
                <w:t xml:space="preserve">   Post new topic</w:t>
              </w:r>
            </w:ins>
          </w:p>
          <w:p w14:paraId="7E82770E" w14:textId="77777777" w:rsidR="00C10FB1" w:rsidRPr="005E40C2" w:rsidRDefault="00C10FB1" w:rsidP="0020364C">
            <w:pPr>
              <w:spacing w:line="480" w:lineRule="auto"/>
              <w:jc w:val="left"/>
              <w:rPr>
                <w:ins w:id="1472" w:author="Yijia Cheng" w:date="2017-03-21T11:00:00Z"/>
                <w:rFonts w:ascii="Times New Roman" w:hAnsi="Times New Roman" w:cs="Times New Roman"/>
                <w:sz w:val="24"/>
                <w:szCs w:val="24"/>
                <w:lang w:val="en-CA"/>
              </w:rPr>
            </w:pPr>
            <w:ins w:id="1473" w:author="Yijia Cheng" w:date="2017-03-21T11:00:00Z">
              <w:r w:rsidRPr="005E40C2">
                <w:rPr>
                  <w:rFonts w:ascii="Times New Roman" w:hAnsi="Times New Roman" w:cs="Times New Roman"/>
                  <w:sz w:val="24"/>
                  <w:szCs w:val="24"/>
                  <w:lang w:val="en-CA"/>
                </w:rPr>
                <w:t xml:space="preserve">     Topic 1</w:t>
              </w:r>
            </w:ins>
          </w:p>
          <w:p w14:paraId="6E1E6020" w14:textId="77777777" w:rsidR="00C10FB1" w:rsidRPr="005E40C2" w:rsidRDefault="00C10FB1" w:rsidP="0020364C">
            <w:pPr>
              <w:spacing w:line="480" w:lineRule="auto"/>
              <w:jc w:val="left"/>
              <w:rPr>
                <w:ins w:id="1474" w:author="Yijia Cheng" w:date="2017-03-21T11:00:00Z"/>
                <w:rFonts w:ascii="Times New Roman" w:hAnsi="Times New Roman" w:cs="Times New Roman"/>
                <w:sz w:val="24"/>
                <w:szCs w:val="24"/>
                <w:lang w:val="en-CA"/>
              </w:rPr>
            </w:pPr>
            <w:ins w:id="1475" w:author="Yijia Cheng" w:date="2017-03-21T11:00:00Z">
              <w:r w:rsidRPr="005E40C2">
                <w:rPr>
                  <w:rFonts w:ascii="Times New Roman" w:hAnsi="Times New Roman" w:cs="Times New Roman"/>
                  <w:sz w:val="24"/>
                  <w:szCs w:val="24"/>
                  <w:lang w:val="en-CA"/>
                </w:rPr>
                <w:t xml:space="preserve">     Topic 2</w:t>
              </w:r>
            </w:ins>
          </w:p>
          <w:p w14:paraId="1E5A9833" w14:textId="77777777" w:rsidR="00C10FB1" w:rsidRPr="00FC673B" w:rsidRDefault="00C10FB1" w:rsidP="0020364C">
            <w:pPr>
              <w:spacing w:line="480" w:lineRule="auto"/>
              <w:jc w:val="left"/>
              <w:rPr>
                <w:ins w:id="1476" w:author="Yijia Cheng" w:date="2017-03-21T11:00:00Z"/>
                <w:sz w:val="20"/>
                <w:szCs w:val="16"/>
                <w:lang w:val="en-CA"/>
              </w:rPr>
            </w:pPr>
            <w:ins w:id="1477" w:author="Yijia Cheng" w:date="2017-03-21T11:00:00Z">
              <w:r w:rsidRPr="005E40C2">
                <w:rPr>
                  <w:rFonts w:ascii="Times New Roman" w:hAnsi="Times New Roman" w:cs="Times New Roman"/>
                  <w:sz w:val="24"/>
                  <w:szCs w:val="24"/>
                  <w:lang w:val="en-CA"/>
                </w:rPr>
                <w:t xml:space="preserve">     Topic 3</w:t>
              </w:r>
            </w:ins>
          </w:p>
        </w:tc>
      </w:tr>
      <w:tr w:rsidR="00C10FB1" w14:paraId="62188B81" w14:textId="77777777" w:rsidTr="0020364C">
        <w:trPr>
          <w:trHeight w:val="420"/>
          <w:ins w:id="1478" w:author="Yijia Cheng" w:date="2017-03-21T11:00:00Z"/>
        </w:trPr>
        <w:tc>
          <w:tcPr>
            <w:tcW w:w="7402" w:type="dxa"/>
            <w:gridSpan w:val="5"/>
          </w:tcPr>
          <w:p w14:paraId="16FF7AD9" w14:textId="77777777" w:rsidR="00C10FB1" w:rsidRPr="005102AE" w:rsidRDefault="00C10FB1" w:rsidP="0020364C">
            <w:pPr>
              <w:pStyle w:val="ListParagraph"/>
              <w:ind w:firstLineChars="0" w:firstLine="0"/>
              <w:jc w:val="center"/>
              <w:rPr>
                <w:ins w:id="1479" w:author="Yijia Cheng" w:date="2017-03-21T11:00:00Z"/>
                <w:rFonts w:ascii="Times New Roman" w:hAnsi="Times New Roman" w:cs="Times New Roman"/>
                <w:sz w:val="16"/>
                <w:szCs w:val="16"/>
              </w:rPr>
            </w:pPr>
            <w:ins w:id="1480" w:author="Yijia Cheng" w:date="2017-03-21T11:00:00Z">
              <w:r w:rsidRPr="005102AE">
                <w:rPr>
                  <w:rFonts w:ascii="Times New Roman" w:hAnsi="Times New Roman" w:cs="Times New Roman" w:hint="eastAsia"/>
                  <w:sz w:val="16"/>
                  <w:szCs w:val="16"/>
                </w:rPr>
                <w:t>footer</w:t>
              </w:r>
            </w:ins>
          </w:p>
        </w:tc>
      </w:tr>
    </w:tbl>
    <w:p w14:paraId="62ACC84D" w14:textId="77777777" w:rsidR="00C10FB1" w:rsidRDefault="00C10FB1" w:rsidP="00C10FB1">
      <w:pPr>
        <w:rPr>
          <w:ins w:id="1481" w:author="Yijia Cheng" w:date="2017-03-21T11:00:00Z"/>
          <w:sz w:val="24"/>
          <w:szCs w:val="24"/>
        </w:rPr>
      </w:pPr>
    </w:p>
    <w:p w14:paraId="198D1628" w14:textId="77777777" w:rsidR="00C10FB1" w:rsidRDefault="00C10FB1" w:rsidP="00C10FB1">
      <w:pPr>
        <w:ind w:firstLineChars="200" w:firstLine="480"/>
        <w:rPr>
          <w:ins w:id="1482" w:author="Yijia Cheng" w:date="2017-03-21T11:00:00Z"/>
          <w:sz w:val="24"/>
          <w:szCs w:val="24"/>
        </w:rPr>
      </w:pPr>
    </w:p>
    <w:p w14:paraId="5497AA63" w14:textId="77777777" w:rsidR="00C10FB1" w:rsidRPr="0071319A" w:rsidRDefault="00C10FB1" w:rsidP="00C10FB1">
      <w:pPr>
        <w:ind w:firstLineChars="200" w:firstLine="480"/>
        <w:rPr>
          <w:ins w:id="1483" w:author="Yijia Cheng" w:date="2017-03-21T11:00:00Z"/>
          <w:rFonts w:ascii="Times New Roman" w:hAnsi="Times New Roman" w:cs="Times New Roman"/>
          <w:sz w:val="24"/>
          <w:szCs w:val="24"/>
          <w:rPrChange w:id="1484" w:author="Yijia Cheng" w:date="2017-03-21T11:37:00Z">
            <w:rPr>
              <w:ins w:id="1485" w:author="Yijia Cheng" w:date="2017-03-21T11:00:00Z"/>
              <w:sz w:val="24"/>
              <w:szCs w:val="24"/>
            </w:rPr>
          </w:rPrChange>
        </w:rPr>
      </w:pPr>
      <w:ins w:id="1486" w:author="Yijia Cheng" w:date="2017-03-21T11:00:00Z">
        <w:r w:rsidRPr="0071319A">
          <w:rPr>
            <w:rFonts w:ascii="Times New Roman" w:hAnsi="Times New Roman" w:cs="Times New Roman"/>
            <w:sz w:val="24"/>
            <w:szCs w:val="24"/>
            <w:rPrChange w:id="1487" w:author="Yijia Cheng" w:date="2017-03-21T11:37:00Z">
              <w:rPr>
                <w:sz w:val="24"/>
                <w:szCs w:val="24"/>
              </w:rPr>
            </w:rPrChange>
          </w:rPr>
          <w:t>The layout of this page is easy for users to sign in our website.</w:t>
        </w:r>
      </w:ins>
    </w:p>
    <w:p w14:paraId="59707819" w14:textId="77777777" w:rsidR="00C10FB1" w:rsidRPr="0071319A" w:rsidRDefault="00C10FB1" w:rsidP="00C10FB1">
      <w:pPr>
        <w:ind w:firstLineChars="200" w:firstLine="480"/>
        <w:rPr>
          <w:ins w:id="1488" w:author="Yijia Cheng" w:date="2017-03-21T11:00:00Z"/>
          <w:sz w:val="24"/>
          <w:szCs w:val="24"/>
        </w:rPr>
      </w:pPr>
    </w:p>
    <w:p w14:paraId="4ABC32A5" w14:textId="77777777" w:rsidR="00C10FB1" w:rsidRDefault="00C10FB1" w:rsidP="00C10FB1">
      <w:pPr>
        <w:ind w:firstLineChars="200" w:firstLine="480"/>
        <w:rPr>
          <w:ins w:id="1489" w:author="Yijia Cheng" w:date="2017-03-21T11:00:00Z"/>
          <w:sz w:val="24"/>
          <w:szCs w:val="24"/>
        </w:rPr>
      </w:pPr>
    </w:p>
    <w:p w14:paraId="30EFBC6F" w14:textId="77777777" w:rsidR="00C10FB1" w:rsidRDefault="00C10FB1" w:rsidP="00C10FB1">
      <w:pPr>
        <w:ind w:firstLineChars="200" w:firstLine="480"/>
        <w:rPr>
          <w:ins w:id="1490" w:author="Yijia Cheng" w:date="2017-03-21T11:00:00Z"/>
          <w:sz w:val="24"/>
          <w:szCs w:val="24"/>
        </w:rPr>
      </w:pPr>
    </w:p>
    <w:tbl>
      <w:tblPr>
        <w:tblpPr w:leftFromText="180" w:rightFromText="180" w:vertAnchor="page" w:horzAnchor="page" w:tblpX="2737" w:tblpY="25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8"/>
        <w:gridCol w:w="1476"/>
        <w:gridCol w:w="1348"/>
        <w:gridCol w:w="1665"/>
        <w:gridCol w:w="1479"/>
      </w:tblGrid>
      <w:tr w:rsidR="00C10FB1" w14:paraId="0071C4E1" w14:textId="77777777" w:rsidTr="0020364C">
        <w:trPr>
          <w:trHeight w:val="1260"/>
          <w:ins w:id="1491" w:author="Yijia Cheng" w:date="2017-03-21T11:00:00Z"/>
        </w:trPr>
        <w:tc>
          <w:tcPr>
            <w:tcW w:w="7306" w:type="dxa"/>
            <w:gridSpan w:val="5"/>
          </w:tcPr>
          <w:p w14:paraId="781CB5A7" w14:textId="77777777" w:rsidR="00C10FB1" w:rsidRPr="005E40C2" w:rsidRDefault="00C10FB1" w:rsidP="0020364C">
            <w:pPr>
              <w:tabs>
                <w:tab w:val="left" w:pos="696"/>
              </w:tabs>
              <w:spacing w:before="240"/>
              <w:jc w:val="center"/>
              <w:rPr>
                <w:ins w:id="1492" w:author="Yijia Cheng" w:date="2017-03-21T11:00:00Z"/>
                <w:rFonts w:ascii="AR CENA" w:hAnsi="AR CENA" w:cs="Calibri"/>
                <w:sz w:val="52"/>
                <w:szCs w:val="52"/>
              </w:rPr>
            </w:pPr>
            <w:ins w:id="1493" w:author="Yijia Cheng" w:date="2017-03-21T11:00:00Z">
              <w:r w:rsidRPr="005E40C2">
                <w:rPr>
                  <w:rFonts w:ascii="AR CENA" w:hAnsi="AR CENA" w:cs="Calibri"/>
                  <w:noProof/>
                  <w:sz w:val="72"/>
                  <w:szCs w:val="72"/>
                </w:rPr>
                <w:lastRenderedPageBreak/>
                <mc:AlternateContent>
                  <mc:Choice Requires="wps">
                    <w:drawing>
                      <wp:anchor distT="0" distB="0" distL="114300" distR="114300" simplePos="0" relativeHeight="251795456" behindDoc="0" locked="0" layoutInCell="1" allowOverlap="1" wp14:anchorId="7530EB9A" wp14:editId="70CB6821">
                        <wp:simplePos x="0" y="0"/>
                        <wp:positionH relativeFrom="column">
                          <wp:posOffset>134268</wp:posOffset>
                        </wp:positionH>
                        <wp:positionV relativeFrom="paragraph">
                          <wp:posOffset>88831</wp:posOffset>
                        </wp:positionV>
                        <wp:extent cx="627961" cy="616944"/>
                        <wp:effectExtent l="0" t="0" r="20320" b="12065"/>
                        <wp:wrapNone/>
                        <wp:docPr id="34" name="Oval 34"/>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1B84BCF1"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EB9A" id="Oval 34" o:spid="_x0000_s1062" style="position:absolute;left:0;text-align:left;margin-left:10.55pt;margin-top:7pt;width:49.45pt;height:48.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" fillcolor="white [3201]" strokecolor="black [3200]" strokeweight="1pt">
                        <v:stroke joinstyle="miter"/>
                        <v:textbox>
                          <w:txbxContent>
                            <w:p w14:paraId="1B84BCF1"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sidRPr="005E40C2">
                <w:rPr>
                  <w:rFonts w:ascii="AR CENA" w:hAnsi="AR CENA" w:cs="Calibri"/>
                  <w:sz w:val="52"/>
                  <w:szCs w:val="52"/>
                </w:rPr>
                <w:t>About us</w:t>
              </w:r>
            </w:ins>
          </w:p>
        </w:tc>
      </w:tr>
      <w:tr w:rsidR="00C10FB1" w14:paraId="2103AFB7" w14:textId="77777777" w:rsidTr="0020364C">
        <w:trPr>
          <w:trHeight w:val="286"/>
          <w:ins w:id="1494" w:author="Yijia Cheng" w:date="2017-03-21T11:00:00Z"/>
        </w:trPr>
        <w:tc>
          <w:tcPr>
            <w:tcW w:w="1338" w:type="dxa"/>
          </w:tcPr>
          <w:p w14:paraId="279A8CEF" w14:textId="77777777" w:rsidR="00C10FB1" w:rsidRPr="004D38F0" w:rsidRDefault="00C10FB1" w:rsidP="0020364C">
            <w:pPr>
              <w:pStyle w:val="ListParagraph"/>
              <w:ind w:firstLineChars="0" w:firstLine="0"/>
              <w:jc w:val="center"/>
              <w:rPr>
                <w:ins w:id="1495" w:author="Yijia Cheng" w:date="2017-03-21T11:00:00Z"/>
                <w:rFonts w:ascii="Arial Black" w:hAnsi="Arial Black" w:cs="Calibri"/>
                <w:sz w:val="18"/>
                <w:szCs w:val="18"/>
              </w:rPr>
            </w:pPr>
            <w:ins w:id="1496" w:author="Yijia Cheng" w:date="2017-03-21T11:00:00Z">
              <w:r w:rsidRPr="004D38F0">
                <w:rPr>
                  <w:rFonts w:ascii="Arial Black" w:hAnsi="Arial Black" w:cs="Calibri"/>
                  <w:sz w:val="18"/>
                  <w:szCs w:val="18"/>
                </w:rPr>
                <w:t>Home</w:t>
              </w:r>
            </w:ins>
          </w:p>
        </w:tc>
        <w:tc>
          <w:tcPr>
            <w:tcW w:w="1476" w:type="dxa"/>
          </w:tcPr>
          <w:p w14:paraId="6F1D7235" w14:textId="77777777" w:rsidR="00C10FB1" w:rsidRPr="004D38F0" w:rsidRDefault="00C10FB1" w:rsidP="0020364C">
            <w:pPr>
              <w:pStyle w:val="ListParagraph"/>
              <w:ind w:firstLineChars="0" w:firstLine="0"/>
              <w:jc w:val="center"/>
              <w:rPr>
                <w:ins w:id="1497" w:author="Yijia Cheng" w:date="2017-03-21T11:00:00Z"/>
                <w:rFonts w:ascii="Arial Black" w:hAnsi="Arial Black" w:cs="Calibri"/>
                <w:sz w:val="18"/>
                <w:szCs w:val="18"/>
              </w:rPr>
            </w:pPr>
            <w:ins w:id="1498" w:author="Yijia Cheng" w:date="2017-03-21T11:00:00Z">
              <w:r w:rsidRPr="004D38F0">
                <w:rPr>
                  <w:rFonts w:ascii="Arial Black" w:hAnsi="Arial Black" w:cs="Calibri"/>
                  <w:sz w:val="18"/>
                  <w:szCs w:val="18"/>
                </w:rPr>
                <w:t>Five Flavors</w:t>
              </w:r>
            </w:ins>
          </w:p>
        </w:tc>
        <w:tc>
          <w:tcPr>
            <w:tcW w:w="1348" w:type="dxa"/>
          </w:tcPr>
          <w:p w14:paraId="57B3483C" w14:textId="77777777" w:rsidR="00C10FB1" w:rsidRPr="004D38F0" w:rsidRDefault="00C10FB1" w:rsidP="0020364C">
            <w:pPr>
              <w:pStyle w:val="ListParagraph"/>
              <w:ind w:firstLineChars="0" w:firstLine="0"/>
              <w:jc w:val="center"/>
              <w:rPr>
                <w:ins w:id="1499" w:author="Yijia Cheng" w:date="2017-03-21T11:00:00Z"/>
                <w:rFonts w:ascii="Arial Black" w:hAnsi="Arial Black" w:cs="Calibri"/>
                <w:sz w:val="18"/>
                <w:szCs w:val="18"/>
              </w:rPr>
            </w:pPr>
            <w:ins w:id="1500" w:author="Yijia Cheng" w:date="2017-03-21T11:00:00Z">
              <w:r w:rsidRPr="004D38F0">
                <w:rPr>
                  <w:rFonts w:ascii="Arial Black" w:hAnsi="Arial Black" w:cs="Calibri"/>
                  <w:sz w:val="18"/>
                  <w:szCs w:val="18"/>
                </w:rPr>
                <w:t>Forum</w:t>
              </w:r>
            </w:ins>
          </w:p>
        </w:tc>
        <w:tc>
          <w:tcPr>
            <w:tcW w:w="1665" w:type="dxa"/>
          </w:tcPr>
          <w:p w14:paraId="13E71A77" w14:textId="77777777" w:rsidR="00C10FB1" w:rsidRPr="004D38F0" w:rsidRDefault="00C10FB1" w:rsidP="0020364C">
            <w:pPr>
              <w:pStyle w:val="ListParagraph"/>
              <w:ind w:firstLineChars="0" w:firstLine="0"/>
              <w:jc w:val="center"/>
              <w:rPr>
                <w:ins w:id="1501" w:author="Yijia Cheng" w:date="2017-03-21T11:00:00Z"/>
                <w:rFonts w:ascii="Arial Black" w:hAnsi="Arial Black" w:cs="Calibri"/>
                <w:sz w:val="18"/>
                <w:szCs w:val="18"/>
              </w:rPr>
            </w:pPr>
            <w:ins w:id="1502" w:author="Yijia Cheng" w:date="2017-03-21T11:00:00Z">
              <w:r w:rsidRPr="004D38F0">
                <w:rPr>
                  <w:rFonts w:ascii="Arial Black" w:hAnsi="Arial Black" w:cs="Calibri"/>
                  <w:sz w:val="18"/>
                  <w:szCs w:val="18"/>
                </w:rPr>
                <w:t>About us</w:t>
              </w:r>
            </w:ins>
          </w:p>
        </w:tc>
        <w:tc>
          <w:tcPr>
            <w:tcW w:w="1477" w:type="dxa"/>
          </w:tcPr>
          <w:p w14:paraId="23EEF397" w14:textId="77777777" w:rsidR="00C10FB1" w:rsidRPr="004D38F0" w:rsidRDefault="00C10FB1" w:rsidP="0020364C">
            <w:pPr>
              <w:pStyle w:val="ListParagraph"/>
              <w:ind w:firstLineChars="0" w:firstLine="0"/>
              <w:jc w:val="center"/>
              <w:rPr>
                <w:ins w:id="1503" w:author="Yijia Cheng" w:date="2017-03-21T11:00:00Z"/>
                <w:rFonts w:ascii="Arial Black" w:hAnsi="Arial Black" w:cs="Calibri"/>
                <w:sz w:val="18"/>
                <w:szCs w:val="18"/>
              </w:rPr>
            </w:pPr>
            <w:ins w:id="1504" w:author="Yijia Cheng" w:date="2017-03-21T11:00:00Z">
              <w:r w:rsidRPr="004D38F0">
                <w:rPr>
                  <w:rFonts w:ascii="Arial Black" w:hAnsi="Arial Black" w:cs="Calibri"/>
                  <w:sz w:val="18"/>
                  <w:szCs w:val="18"/>
                </w:rPr>
                <w:t>Contact us</w:t>
              </w:r>
            </w:ins>
          </w:p>
        </w:tc>
      </w:tr>
      <w:tr w:rsidR="00C10FB1" w14:paraId="333BDD5D" w14:textId="77777777" w:rsidTr="0020364C">
        <w:trPr>
          <w:trHeight w:val="5568"/>
          <w:ins w:id="1505" w:author="Yijia Cheng" w:date="2017-03-21T11:00:00Z"/>
        </w:trPr>
        <w:tc>
          <w:tcPr>
            <w:tcW w:w="7306" w:type="dxa"/>
            <w:gridSpan w:val="5"/>
          </w:tcPr>
          <w:p w14:paraId="2578BA60" w14:textId="77777777" w:rsidR="00C10FB1" w:rsidRDefault="00C10FB1" w:rsidP="0020364C">
            <w:pPr>
              <w:jc w:val="left"/>
              <w:rPr>
                <w:ins w:id="1506" w:author="Yijia Cheng" w:date="2017-03-21T11:00:00Z"/>
                <w:sz w:val="16"/>
                <w:szCs w:val="16"/>
              </w:rPr>
            </w:pPr>
            <w:ins w:id="1507" w:author="Yijia Cheng" w:date="2017-03-21T11:00:00Z">
              <w:r>
                <w:rPr>
                  <w:rFonts w:hint="eastAsia"/>
                  <w:noProof/>
                  <w:sz w:val="16"/>
                  <w:szCs w:val="16"/>
                </w:rPr>
                <mc:AlternateContent>
                  <mc:Choice Requires="wps">
                    <w:drawing>
                      <wp:anchor distT="0" distB="0" distL="114300" distR="114300" simplePos="0" relativeHeight="251778048" behindDoc="0" locked="0" layoutInCell="1" allowOverlap="1" wp14:anchorId="4666BD7D" wp14:editId="6E8035DB">
                        <wp:simplePos x="0" y="0"/>
                        <wp:positionH relativeFrom="column">
                          <wp:posOffset>416291</wp:posOffset>
                        </wp:positionH>
                        <wp:positionV relativeFrom="paragraph">
                          <wp:posOffset>158016</wp:posOffset>
                        </wp:positionV>
                        <wp:extent cx="3437263" cy="1795749"/>
                        <wp:effectExtent l="0" t="0" r="10795" b="14605"/>
                        <wp:wrapNone/>
                        <wp:docPr id="35" name="Rectangle: Rounded Corners 35"/>
                        <wp:cNvGraphicFramePr/>
                        <a:graphic xmlns:a="http://schemas.openxmlformats.org/drawingml/2006/main">
                          <a:graphicData uri="http://schemas.microsoft.com/office/word/2010/wordprocessingShape">
                            <wps:wsp>
                              <wps:cNvSpPr/>
                              <wps:spPr>
                                <a:xfrm>
                                  <a:off x="0" y="0"/>
                                  <a:ext cx="3437263" cy="17957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DCCD6" w14:textId="77777777" w:rsidR="00CE6BD9" w:rsidRPr="005E40C2" w:rsidRDefault="00CE6BD9" w:rsidP="00C10FB1">
                                    <w:pPr>
                                      <w:jc w:val="center"/>
                                      <w:rPr>
                                        <w:rFonts w:ascii="Times New Roman" w:hAnsi="Times New Roman" w:cs="Times New Roman"/>
                                        <w:b/>
                                        <w:color w:val="FF0000"/>
                                        <w:sz w:val="40"/>
                                        <w:szCs w:val="40"/>
                                        <w:lang w:val="en-CA"/>
                                      </w:rPr>
                                    </w:pPr>
                                    <w:r w:rsidRPr="005E40C2">
                                      <w:rPr>
                                        <w:rFonts w:ascii="Times New Roman" w:hAnsi="Times New Roman" w:cs="Times New Roman"/>
                                        <w:b/>
                                        <w:color w:val="FF0000"/>
                                        <w:sz w:val="40"/>
                                        <w:szCs w:val="40"/>
                                        <w:lang w:val="en-CA"/>
                                      </w:rPr>
                                      <w:t>Picture 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6BD7D" id="Rectangle: Rounded Corners 35" o:spid="_x0000_s1063" style="position:absolute;margin-left:32.8pt;margin-top:12.45pt;width:270.65pt;height:141.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" fillcolor="#5b9bd5 [3204]" strokecolor="#1f4d78 [1604]" strokeweight="1pt">
                        <v:stroke joinstyle="miter"/>
                        <v:textbox>
                          <w:txbxContent>
                            <w:p w14:paraId="1B1DCCD6" w14:textId="77777777" w:rsidR="00CE6BD9" w:rsidRPr="005E40C2" w:rsidRDefault="00CE6BD9" w:rsidP="00C10FB1">
                              <w:pPr>
                                <w:jc w:val="center"/>
                                <w:rPr>
                                  <w:rFonts w:ascii="Times New Roman" w:hAnsi="Times New Roman" w:cs="Times New Roman"/>
                                  <w:b/>
                                  <w:color w:val="FF0000"/>
                                  <w:sz w:val="40"/>
                                  <w:szCs w:val="40"/>
                                  <w:lang w:val="en-CA"/>
                                </w:rPr>
                              </w:pPr>
                              <w:r w:rsidRPr="005E40C2">
                                <w:rPr>
                                  <w:rFonts w:ascii="Times New Roman" w:hAnsi="Times New Roman" w:cs="Times New Roman"/>
                                  <w:b/>
                                  <w:color w:val="FF0000"/>
                                  <w:sz w:val="40"/>
                                  <w:szCs w:val="40"/>
                                  <w:lang w:val="en-CA"/>
                                </w:rPr>
                                <w:t>Picture about us</w:t>
                              </w:r>
                            </w:p>
                          </w:txbxContent>
                        </v:textbox>
                      </v:roundrect>
                    </w:pict>
                  </mc:Fallback>
                </mc:AlternateContent>
              </w:r>
            </w:ins>
          </w:p>
          <w:p w14:paraId="2392C5E0" w14:textId="77777777" w:rsidR="00C10FB1" w:rsidRPr="00574382" w:rsidRDefault="00C10FB1" w:rsidP="0020364C">
            <w:pPr>
              <w:rPr>
                <w:ins w:id="1508" w:author="Yijia Cheng" w:date="2017-03-21T11:00:00Z"/>
                <w:sz w:val="16"/>
                <w:szCs w:val="16"/>
              </w:rPr>
            </w:pPr>
          </w:p>
          <w:p w14:paraId="50BDE369" w14:textId="77777777" w:rsidR="00C10FB1" w:rsidRPr="00574382" w:rsidRDefault="00C10FB1" w:rsidP="0020364C">
            <w:pPr>
              <w:rPr>
                <w:ins w:id="1509" w:author="Yijia Cheng" w:date="2017-03-21T11:00:00Z"/>
                <w:sz w:val="16"/>
                <w:szCs w:val="16"/>
              </w:rPr>
            </w:pPr>
          </w:p>
          <w:p w14:paraId="1FCA2676" w14:textId="77777777" w:rsidR="00C10FB1" w:rsidRPr="00574382" w:rsidRDefault="00C10FB1" w:rsidP="0020364C">
            <w:pPr>
              <w:rPr>
                <w:ins w:id="1510" w:author="Yijia Cheng" w:date="2017-03-21T11:00:00Z"/>
                <w:sz w:val="16"/>
                <w:szCs w:val="16"/>
              </w:rPr>
            </w:pPr>
          </w:p>
          <w:p w14:paraId="29324540" w14:textId="77777777" w:rsidR="00C10FB1" w:rsidRPr="00574382" w:rsidRDefault="00C10FB1" w:rsidP="0020364C">
            <w:pPr>
              <w:rPr>
                <w:ins w:id="1511" w:author="Yijia Cheng" w:date="2017-03-21T11:00:00Z"/>
                <w:sz w:val="16"/>
                <w:szCs w:val="16"/>
              </w:rPr>
            </w:pPr>
          </w:p>
          <w:p w14:paraId="08976D90" w14:textId="77777777" w:rsidR="00C10FB1" w:rsidRDefault="00C10FB1" w:rsidP="0020364C">
            <w:pPr>
              <w:rPr>
                <w:ins w:id="1512" w:author="Yijia Cheng" w:date="2017-03-21T11:00:00Z"/>
                <w:sz w:val="16"/>
                <w:szCs w:val="16"/>
              </w:rPr>
            </w:pPr>
          </w:p>
          <w:p w14:paraId="3452E177" w14:textId="77777777" w:rsidR="00C10FB1" w:rsidRDefault="00C10FB1" w:rsidP="0020364C">
            <w:pPr>
              <w:tabs>
                <w:tab w:val="left" w:pos="612"/>
              </w:tabs>
              <w:rPr>
                <w:ins w:id="1513" w:author="Yijia Cheng" w:date="2017-03-21T11:00:00Z"/>
                <w:sz w:val="16"/>
                <w:szCs w:val="16"/>
              </w:rPr>
            </w:pPr>
            <w:ins w:id="1514" w:author="Yijia Cheng" w:date="2017-03-21T11:00:00Z">
              <w:r>
                <w:rPr>
                  <w:sz w:val="16"/>
                  <w:szCs w:val="16"/>
                </w:rPr>
                <w:tab/>
              </w:r>
            </w:ins>
          </w:p>
          <w:p w14:paraId="6AA055E3" w14:textId="77777777" w:rsidR="00C10FB1" w:rsidRDefault="00C10FB1" w:rsidP="0020364C">
            <w:pPr>
              <w:tabs>
                <w:tab w:val="left" w:pos="612"/>
              </w:tabs>
              <w:rPr>
                <w:ins w:id="1515" w:author="Yijia Cheng" w:date="2017-03-21T11:00:00Z"/>
                <w:sz w:val="16"/>
                <w:szCs w:val="16"/>
              </w:rPr>
            </w:pPr>
          </w:p>
          <w:p w14:paraId="240BE67E" w14:textId="77777777" w:rsidR="00C10FB1" w:rsidRDefault="00C10FB1" w:rsidP="0020364C">
            <w:pPr>
              <w:tabs>
                <w:tab w:val="left" w:pos="612"/>
              </w:tabs>
              <w:rPr>
                <w:ins w:id="1516" w:author="Yijia Cheng" w:date="2017-03-21T11:00:00Z"/>
                <w:sz w:val="16"/>
                <w:szCs w:val="16"/>
              </w:rPr>
            </w:pPr>
          </w:p>
          <w:p w14:paraId="7796415E" w14:textId="77777777" w:rsidR="00C10FB1" w:rsidRDefault="00C10FB1" w:rsidP="0020364C">
            <w:pPr>
              <w:tabs>
                <w:tab w:val="left" w:pos="612"/>
              </w:tabs>
              <w:rPr>
                <w:ins w:id="1517" w:author="Yijia Cheng" w:date="2017-03-21T11:00:00Z"/>
                <w:sz w:val="16"/>
                <w:szCs w:val="16"/>
              </w:rPr>
            </w:pPr>
          </w:p>
          <w:p w14:paraId="5A56ABEE" w14:textId="77777777" w:rsidR="00C10FB1" w:rsidRDefault="00C10FB1" w:rsidP="0020364C">
            <w:pPr>
              <w:tabs>
                <w:tab w:val="left" w:pos="612"/>
              </w:tabs>
              <w:rPr>
                <w:ins w:id="1518" w:author="Yijia Cheng" w:date="2017-03-21T11:00:00Z"/>
                <w:sz w:val="16"/>
                <w:szCs w:val="16"/>
              </w:rPr>
            </w:pPr>
          </w:p>
          <w:p w14:paraId="4A0EC22C" w14:textId="77777777" w:rsidR="00C10FB1" w:rsidRPr="005E40C2" w:rsidRDefault="00C10FB1" w:rsidP="0020364C">
            <w:pPr>
              <w:tabs>
                <w:tab w:val="left" w:pos="612"/>
              </w:tabs>
              <w:rPr>
                <w:ins w:id="1519" w:author="Yijia Cheng" w:date="2017-03-21T11:00:00Z"/>
                <w:rFonts w:ascii="Times New Roman" w:hAnsi="Times New Roman" w:cs="Times New Roman"/>
                <w:b/>
                <w:sz w:val="24"/>
                <w:szCs w:val="24"/>
                <w:u w:val="single"/>
              </w:rPr>
            </w:pPr>
            <w:ins w:id="1520" w:author="Yijia Cheng" w:date="2017-03-21T11:00:00Z">
              <w:r w:rsidRPr="005E40C2">
                <w:rPr>
                  <w:rFonts w:ascii="Times New Roman" w:hAnsi="Times New Roman" w:cs="Times New Roman"/>
                  <w:b/>
                  <w:sz w:val="24"/>
                  <w:szCs w:val="24"/>
                  <w:u w:val="single"/>
                </w:rPr>
                <w:t>Introduction of our team and background of our team.</w:t>
              </w:r>
            </w:ins>
          </w:p>
        </w:tc>
      </w:tr>
      <w:tr w:rsidR="00C10FB1" w14:paraId="3B52A7A5" w14:textId="77777777" w:rsidTr="0020364C">
        <w:trPr>
          <w:trHeight w:val="492"/>
          <w:ins w:id="1521" w:author="Yijia Cheng" w:date="2017-03-21T11:00:00Z"/>
        </w:trPr>
        <w:tc>
          <w:tcPr>
            <w:tcW w:w="7306" w:type="dxa"/>
            <w:gridSpan w:val="5"/>
          </w:tcPr>
          <w:p w14:paraId="1AA80849" w14:textId="77777777" w:rsidR="00C10FB1" w:rsidRPr="005102AE" w:rsidRDefault="00C10FB1" w:rsidP="0020364C">
            <w:pPr>
              <w:pStyle w:val="ListParagraph"/>
              <w:ind w:firstLineChars="0" w:firstLine="0"/>
              <w:jc w:val="center"/>
              <w:rPr>
                <w:ins w:id="1522" w:author="Yijia Cheng" w:date="2017-03-21T11:00:00Z"/>
                <w:rFonts w:ascii="Times New Roman" w:hAnsi="Times New Roman" w:cs="Times New Roman"/>
                <w:sz w:val="16"/>
                <w:szCs w:val="16"/>
              </w:rPr>
            </w:pPr>
            <w:ins w:id="1523" w:author="Yijia Cheng" w:date="2017-03-21T11:00:00Z">
              <w:r w:rsidRPr="005102AE">
                <w:rPr>
                  <w:rFonts w:ascii="Times New Roman" w:hAnsi="Times New Roman" w:cs="Times New Roman" w:hint="eastAsia"/>
                  <w:sz w:val="16"/>
                  <w:szCs w:val="16"/>
                </w:rPr>
                <w:t>footer</w:t>
              </w:r>
            </w:ins>
          </w:p>
        </w:tc>
      </w:tr>
    </w:tbl>
    <w:p w14:paraId="6CF63796" w14:textId="77777777" w:rsidR="00C10FB1" w:rsidRDefault="00C10FB1" w:rsidP="00C10FB1">
      <w:pPr>
        <w:ind w:firstLineChars="200" w:firstLine="480"/>
        <w:rPr>
          <w:ins w:id="1524" w:author="Yijia Cheng" w:date="2017-03-21T11:00:00Z"/>
          <w:sz w:val="24"/>
          <w:szCs w:val="24"/>
        </w:rPr>
      </w:pPr>
    </w:p>
    <w:p w14:paraId="3CBF5CBE" w14:textId="77777777" w:rsidR="00C10FB1" w:rsidRPr="00663923" w:rsidRDefault="00C10FB1">
      <w:pPr>
        <w:pStyle w:val="Heading4"/>
        <w:rPr>
          <w:ins w:id="1525" w:author="Yijia Cheng" w:date="2017-03-21T11:00:00Z"/>
          <w:rStyle w:val="SubtleEmphasis"/>
          <w:color w:val="auto"/>
          <w:sz w:val="28"/>
          <w:rPrChange w:id="1526" w:author="Yijia Cheng" w:date="2017-03-21T12:12:00Z">
            <w:rPr>
              <w:ins w:id="1527" w:author="Yijia Cheng" w:date="2017-03-21T11:00:00Z"/>
              <w:rFonts w:ascii="Times New Roman" w:hAnsi="Times New Roman" w:cs="Times New Roman"/>
              <w:b/>
              <w:sz w:val="24"/>
              <w:szCs w:val="24"/>
              <w:u w:val="single"/>
            </w:rPr>
          </w:rPrChange>
        </w:rPr>
        <w:pPrChange w:id="1528" w:author="Yijia Cheng" w:date="2017-03-21T13:06:00Z">
          <w:pPr/>
        </w:pPrChange>
      </w:pPr>
      <w:ins w:id="1529" w:author="Yijia Cheng" w:date="2017-03-21T11:00:00Z">
        <w:r w:rsidRPr="00663923">
          <w:rPr>
            <w:rStyle w:val="SubtleEmphasis"/>
            <w:color w:val="auto"/>
            <w:sz w:val="28"/>
            <w:rPrChange w:id="1530" w:author="Yijia Cheng" w:date="2017-03-21T12:12:00Z">
              <w:rPr>
                <w:rFonts w:cs="Times New Roman"/>
                <w:b/>
                <w:sz w:val="24"/>
                <w:u w:val="single"/>
              </w:rPr>
            </w:rPrChange>
          </w:rPr>
          <w:t>About us: fluid</w:t>
        </w:r>
      </w:ins>
    </w:p>
    <w:p w14:paraId="1455CA8E" w14:textId="77777777" w:rsidR="00C10FB1" w:rsidRPr="00574382" w:rsidRDefault="00C10FB1" w:rsidP="00C10FB1">
      <w:pPr>
        <w:rPr>
          <w:ins w:id="1531" w:author="Yijia Cheng" w:date="2017-03-21T11:00:00Z"/>
          <w:sz w:val="24"/>
          <w:szCs w:val="24"/>
        </w:rPr>
      </w:pPr>
    </w:p>
    <w:p w14:paraId="3A4861C8" w14:textId="77777777" w:rsidR="00C10FB1" w:rsidRDefault="00C10FB1" w:rsidP="00C10FB1">
      <w:pPr>
        <w:rPr>
          <w:ins w:id="1532" w:author="Yijia Cheng" w:date="2017-03-21T11:00:00Z"/>
          <w:sz w:val="24"/>
          <w:szCs w:val="24"/>
        </w:rPr>
      </w:pPr>
    </w:p>
    <w:p w14:paraId="05DC1857" w14:textId="77777777" w:rsidR="00C10FB1" w:rsidRDefault="00C10FB1" w:rsidP="00C10FB1">
      <w:pPr>
        <w:rPr>
          <w:ins w:id="1533" w:author="Yijia Cheng" w:date="2017-03-21T11:00:00Z"/>
          <w:sz w:val="24"/>
          <w:szCs w:val="24"/>
        </w:rPr>
      </w:pPr>
    </w:p>
    <w:p w14:paraId="679E7D8C" w14:textId="77777777" w:rsidR="00C10FB1" w:rsidRDefault="00C10FB1" w:rsidP="00C10FB1">
      <w:pPr>
        <w:rPr>
          <w:ins w:id="1534" w:author="Yijia Cheng" w:date="2017-03-21T11:00:00Z"/>
          <w:sz w:val="24"/>
          <w:szCs w:val="24"/>
        </w:rPr>
      </w:pPr>
    </w:p>
    <w:p w14:paraId="464349B0" w14:textId="77777777" w:rsidR="00C10FB1" w:rsidRDefault="00C10FB1" w:rsidP="00C10FB1">
      <w:pPr>
        <w:rPr>
          <w:ins w:id="1535" w:author="Yijia Cheng" w:date="2017-03-21T11:00:00Z"/>
          <w:sz w:val="24"/>
          <w:szCs w:val="24"/>
        </w:rPr>
      </w:pPr>
    </w:p>
    <w:p w14:paraId="1E6EB902" w14:textId="77777777" w:rsidR="00C10FB1" w:rsidRDefault="00C10FB1" w:rsidP="00C10FB1">
      <w:pPr>
        <w:rPr>
          <w:ins w:id="1536" w:author="Yijia Cheng" w:date="2017-03-21T11:00:00Z"/>
          <w:sz w:val="24"/>
          <w:szCs w:val="24"/>
        </w:rPr>
      </w:pPr>
    </w:p>
    <w:p w14:paraId="18BC53ED" w14:textId="77777777" w:rsidR="00C10FB1" w:rsidRDefault="00C10FB1" w:rsidP="00C10FB1">
      <w:pPr>
        <w:rPr>
          <w:ins w:id="1537" w:author="Yijia Cheng" w:date="2017-03-21T11:00:00Z"/>
          <w:sz w:val="24"/>
          <w:szCs w:val="24"/>
        </w:rPr>
      </w:pPr>
    </w:p>
    <w:p w14:paraId="0BEC688B" w14:textId="77777777" w:rsidR="00C10FB1" w:rsidRDefault="00C10FB1" w:rsidP="00C10FB1">
      <w:pPr>
        <w:rPr>
          <w:ins w:id="1538" w:author="Yijia Cheng" w:date="2017-03-21T11:00:00Z"/>
          <w:sz w:val="24"/>
          <w:szCs w:val="24"/>
        </w:rPr>
      </w:pPr>
    </w:p>
    <w:p w14:paraId="07734DE1" w14:textId="77777777" w:rsidR="00C10FB1" w:rsidRDefault="00C10FB1" w:rsidP="00C10FB1">
      <w:pPr>
        <w:rPr>
          <w:ins w:id="1539" w:author="Yijia Cheng" w:date="2017-03-21T11:00:00Z"/>
          <w:sz w:val="24"/>
          <w:szCs w:val="24"/>
        </w:rPr>
      </w:pPr>
    </w:p>
    <w:p w14:paraId="6D7F58BF" w14:textId="77777777" w:rsidR="00C10FB1" w:rsidRDefault="00C10FB1" w:rsidP="00C10FB1">
      <w:pPr>
        <w:rPr>
          <w:ins w:id="1540" w:author="Yijia Cheng" w:date="2017-03-21T11:00:00Z"/>
          <w:sz w:val="24"/>
          <w:szCs w:val="24"/>
        </w:rPr>
      </w:pPr>
    </w:p>
    <w:p w14:paraId="497C9770" w14:textId="77777777" w:rsidR="00C10FB1" w:rsidRDefault="00C10FB1" w:rsidP="00C10FB1">
      <w:pPr>
        <w:rPr>
          <w:ins w:id="1541" w:author="Yijia Cheng" w:date="2017-03-21T11:00:00Z"/>
          <w:sz w:val="24"/>
          <w:szCs w:val="24"/>
        </w:rPr>
      </w:pPr>
    </w:p>
    <w:p w14:paraId="4BCA8DDC" w14:textId="77777777" w:rsidR="00C10FB1" w:rsidRDefault="00C10FB1" w:rsidP="00C10FB1">
      <w:pPr>
        <w:rPr>
          <w:ins w:id="1542" w:author="Yijia Cheng" w:date="2017-03-21T11:00:00Z"/>
          <w:sz w:val="24"/>
          <w:szCs w:val="24"/>
        </w:rPr>
      </w:pPr>
    </w:p>
    <w:p w14:paraId="34B11986" w14:textId="77777777" w:rsidR="00C10FB1" w:rsidRDefault="00C10FB1" w:rsidP="00C10FB1">
      <w:pPr>
        <w:rPr>
          <w:ins w:id="1543" w:author="Yijia Cheng" w:date="2017-03-21T11:00:00Z"/>
          <w:sz w:val="24"/>
          <w:szCs w:val="24"/>
        </w:rPr>
      </w:pPr>
    </w:p>
    <w:p w14:paraId="092CF30A" w14:textId="77777777" w:rsidR="00C10FB1" w:rsidRPr="00574382" w:rsidRDefault="00C10FB1" w:rsidP="00C10FB1">
      <w:pPr>
        <w:rPr>
          <w:ins w:id="1544" w:author="Yijia Cheng" w:date="2017-03-21T11:00:00Z"/>
          <w:sz w:val="24"/>
          <w:szCs w:val="24"/>
        </w:rPr>
      </w:pPr>
    </w:p>
    <w:p w14:paraId="1C747371" w14:textId="77777777" w:rsidR="00C10FB1" w:rsidRPr="00574382" w:rsidRDefault="00C10FB1" w:rsidP="00C10FB1">
      <w:pPr>
        <w:rPr>
          <w:ins w:id="1545" w:author="Yijia Cheng" w:date="2017-03-21T11:00:00Z"/>
          <w:sz w:val="24"/>
          <w:szCs w:val="24"/>
        </w:rPr>
      </w:pPr>
    </w:p>
    <w:p w14:paraId="3A7D815B" w14:textId="77777777" w:rsidR="00C10FB1" w:rsidRPr="00574382" w:rsidRDefault="00C10FB1" w:rsidP="00C10FB1">
      <w:pPr>
        <w:rPr>
          <w:ins w:id="1546" w:author="Yijia Cheng" w:date="2017-03-21T11:00:00Z"/>
          <w:sz w:val="24"/>
          <w:szCs w:val="24"/>
        </w:rPr>
      </w:pPr>
    </w:p>
    <w:p w14:paraId="7BD84896" w14:textId="77777777" w:rsidR="00C10FB1" w:rsidRPr="00574382" w:rsidRDefault="00C10FB1" w:rsidP="00C10FB1">
      <w:pPr>
        <w:rPr>
          <w:ins w:id="1547" w:author="Yijia Cheng" w:date="2017-03-21T11:00:00Z"/>
          <w:sz w:val="24"/>
          <w:szCs w:val="24"/>
        </w:rPr>
      </w:pPr>
    </w:p>
    <w:p w14:paraId="33659C1A" w14:textId="77777777" w:rsidR="00C10FB1" w:rsidRPr="00574382" w:rsidRDefault="00C10FB1" w:rsidP="00C10FB1">
      <w:pPr>
        <w:rPr>
          <w:ins w:id="1548" w:author="Yijia Cheng" w:date="2017-03-21T11:00:00Z"/>
          <w:sz w:val="24"/>
          <w:szCs w:val="24"/>
        </w:rPr>
      </w:pPr>
    </w:p>
    <w:p w14:paraId="5C2263CA" w14:textId="77777777" w:rsidR="00C10FB1" w:rsidRPr="00574382" w:rsidRDefault="00C10FB1" w:rsidP="00C10FB1">
      <w:pPr>
        <w:rPr>
          <w:ins w:id="1549" w:author="Yijia Cheng" w:date="2017-03-21T11:00:00Z"/>
          <w:sz w:val="24"/>
          <w:szCs w:val="24"/>
        </w:rPr>
      </w:pPr>
    </w:p>
    <w:p w14:paraId="2E5B2E20" w14:textId="77777777" w:rsidR="00C10FB1" w:rsidRPr="00574382" w:rsidRDefault="00C10FB1" w:rsidP="00C10FB1">
      <w:pPr>
        <w:rPr>
          <w:ins w:id="1550" w:author="Yijia Cheng" w:date="2017-03-21T11:00:00Z"/>
          <w:sz w:val="24"/>
          <w:szCs w:val="24"/>
        </w:rPr>
      </w:pPr>
      <w:ins w:id="1551" w:author="Yijia Cheng" w:date="2017-03-21T11:00:00Z">
        <w:r>
          <w:rPr>
            <w:rFonts w:ascii="Calibri" w:hAnsi="Calibri" w:cs="Calibri" w:hint="cs"/>
            <w:noProof/>
            <w:sz w:val="40"/>
            <w:szCs w:val="40"/>
          </w:rPr>
          <mc:AlternateContent>
            <mc:Choice Requires="wps">
              <w:drawing>
                <wp:anchor distT="0" distB="0" distL="114300" distR="114300" simplePos="0" relativeHeight="251777024" behindDoc="0" locked="0" layoutInCell="1" allowOverlap="1" wp14:anchorId="479EFD68" wp14:editId="396C5985">
                  <wp:simplePos x="0" y="0"/>
                  <wp:positionH relativeFrom="column">
                    <wp:posOffset>644611</wp:posOffset>
                  </wp:positionH>
                  <wp:positionV relativeFrom="paragraph">
                    <wp:posOffset>-7875630</wp:posOffset>
                  </wp:positionV>
                  <wp:extent cx="685800" cy="281940"/>
                  <wp:effectExtent l="0" t="0" r="19050" b="22860"/>
                  <wp:wrapNone/>
                  <wp:docPr id="36" name="Rectangle 36"/>
                  <wp:cNvGraphicFramePr/>
                  <a:graphic xmlns:a="http://schemas.openxmlformats.org/drawingml/2006/main">
                    <a:graphicData uri="http://schemas.microsoft.com/office/word/2010/wordprocessingShape">
                      <wps:wsp>
                        <wps:cNvSpPr/>
                        <wps:spPr>
                          <a:xfrm>
                            <a:off x="0" y="0"/>
                            <a:ext cx="6858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52E1B" w14:textId="77777777" w:rsidR="00CE6BD9" w:rsidRPr="00C15498" w:rsidRDefault="00CE6BD9" w:rsidP="00C10FB1">
                              <w:pPr>
                                <w:jc w:val="center"/>
                                <w:rPr>
                                  <w:lang w:val="en-CA"/>
                                </w:rPr>
                              </w:pPr>
                              <w:r>
                                <w:rPr>
                                  <w:lang w:val="en-CA"/>
                                </w:rPr>
                                <w:t xml:space="preserve">Logo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EFD68" id="Rectangle 36" o:spid="_x0000_s1064" style="position:absolute;left:0;text-align:left;margin-left:50.75pt;margin-top:-620.15pt;width:54pt;height:2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" fillcolor="#5b9bd5 [3204]" strokecolor="#1f4d78 [1604]" strokeweight="1pt">
                  <v:textbox>
                    <w:txbxContent>
                      <w:p w14:paraId="1E052E1B" w14:textId="77777777" w:rsidR="00CE6BD9" w:rsidRPr="00C15498" w:rsidRDefault="00CE6BD9" w:rsidP="00C10FB1">
                        <w:pPr>
                          <w:jc w:val="center"/>
                          <w:rPr>
                            <w:lang w:val="en-CA"/>
                          </w:rPr>
                        </w:pPr>
                        <w:r>
                          <w:rPr>
                            <w:lang w:val="en-CA"/>
                          </w:rPr>
                          <w:t xml:space="preserve">Logo </w:t>
                        </w:r>
                      </w:p>
                    </w:txbxContent>
                  </v:textbox>
                </v:rect>
              </w:pict>
            </mc:Fallback>
          </mc:AlternateContent>
        </w:r>
      </w:ins>
    </w:p>
    <w:p w14:paraId="7B05511F" w14:textId="77777777" w:rsidR="00C10FB1" w:rsidRPr="00574382" w:rsidRDefault="00C10FB1" w:rsidP="00C10FB1">
      <w:pPr>
        <w:rPr>
          <w:ins w:id="1552" w:author="Yijia Cheng" w:date="2017-03-21T11:00:00Z"/>
          <w:sz w:val="24"/>
          <w:szCs w:val="24"/>
        </w:rPr>
      </w:pPr>
    </w:p>
    <w:p w14:paraId="160607C1" w14:textId="77777777" w:rsidR="00C10FB1" w:rsidRPr="00574382" w:rsidRDefault="00C10FB1" w:rsidP="00C10FB1">
      <w:pPr>
        <w:rPr>
          <w:ins w:id="1553" w:author="Yijia Cheng" w:date="2017-03-21T11:00:00Z"/>
          <w:sz w:val="24"/>
          <w:szCs w:val="24"/>
        </w:rPr>
      </w:pPr>
    </w:p>
    <w:p w14:paraId="00642366" w14:textId="77777777" w:rsidR="00C10FB1" w:rsidRPr="00574382" w:rsidRDefault="00C10FB1" w:rsidP="00C10FB1">
      <w:pPr>
        <w:rPr>
          <w:ins w:id="1554" w:author="Yijia Cheng" w:date="2017-03-21T11:00:00Z"/>
          <w:sz w:val="24"/>
          <w:szCs w:val="24"/>
        </w:rPr>
      </w:pPr>
    </w:p>
    <w:p w14:paraId="1CAEC0F2" w14:textId="77777777" w:rsidR="00C10FB1" w:rsidRPr="00574382" w:rsidRDefault="00C10FB1" w:rsidP="00C10FB1">
      <w:pPr>
        <w:rPr>
          <w:ins w:id="1555" w:author="Yijia Cheng" w:date="2017-03-21T11:00:00Z"/>
          <w:sz w:val="24"/>
          <w:szCs w:val="24"/>
        </w:rPr>
      </w:pPr>
    </w:p>
    <w:p w14:paraId="772CC2ED" w14:textId="77777777" w:rsidR="00C10FB1" w:rsidRPr="00574382" w:rsidRDefault="00C10FB1" w:rsidP="00C10FB1">
      <w:pPr>
        <w:rPr>
          <w:ins w:id="1556" w:author="Yijia Cheng" w:date="2017-03-21T11:00:00Z"/>
          <w:sz w:val="24"/>
          <w:szCs w:val="24"/>
        </w:rPr>
      </w:pPr>
    </w:p>
    <w:p w14:paraId="0B3F0379" w14:textId="77777777" w:rsidR="00C10FB1" w:rsidRPr="00574382" w:rsidRDefault="00C10FB1" w:rsidP="00C10FB1">
      <w:pPr>
        <w:rPr>
          <w:ins w:id="1557" w:author="Yijia Cheng" w:date="2017-03-21T11:00:00Z"/>
          <w:sz w:val="24"/>
          <w:szCs w:val="24"/>
        </w:rPr>
      </w:pPr>
    </w:p>
    <w:p w14:paraId="0B74F8B9" w14:textId="77777777" w:rsidR="00C10FB1" w:rsidRPr="00574382" w:rsidRDefault="00C10FB1" w:rsidP="00C10FB1">
      <w:pPr>
        <w:rPr>
          <w:ins w:id="1558" w:author="Yijia Cheng" w:date="2017-03-21T11:00:00Z"/>
          <w:sz w:val="24"/>
          <w:szCs w:val="24"/>
        </w:rPr>
      </w:pPr>
    </w:p>
    <w:p w14:paraId="21769ACA" w14:textId="77777777" w:rsidR="00C10FB1" w:rsidRPr="00574382" w:rsidRDefault="00C10FB1" w:rsidP="00C10FB1">
      <w:pPr>
        <w:rPr>
          <w:ins w:id="1559" w:author="Yijia Cheng" w:date="2017-03-21T11:00:00Z"/>
          <w:sz w:val="24"/>
          <w:szCs w:val="24"/>
        </w:rPr>
      </w:pPr>
    </w:p>
    <w:p w14:paraId="5E1CF918" w14:textId="77777777" w:rsidR="00C10FB1" w:rsidRPr="00574382" w:rsidRDefault="00C10FB1" w:rsidP="00C10FB1">
      <w:pPr>
        <w:rPr>
          <w:ins w:id="1560" w:author="Yijia Cheng" w:date="2017-03-21T11:00:00Z"/>
          <w:sz w:val="24"/>
          <w:szCs w:val="24"/>
        </w:rPr>
      </w:pPr>
    </w:p>
    <w:p w14:paraId="188CF306" w14:textId="77777777" w:rsidR="00C10FB1" w:rsidRPr="00574382" w:rsidRDefault="00C10FB1" w:rsidP="00C10FB1">
      <w:pPr>
        <w:rPr>
          <w:ins w:id="1561" w:author="Yijia Cheng" w:date="2017-03-21T11:00:00Z"/>
          <w:sz w:val="24"/>
          <w:szCs w:val="24"/>
        </w:rPr>
      </w:pPr>
    </w:p>
    <w:p w14:paraId="7253F6D5" w14:textId="77777777" w:rsidR="00C10FB1" w:rsidRPr="00DE430E" w:rsidRDefault="00C10FB1" w:rsidP="00C10FB1">
      <w:pPr>
        <w:ind w:firstLineChars="200" w:firstLine="480"/>
        <w:rPr>
          <w:ins w:id="1562" w:author="Yijia Cheng" w:date="2017-03-21T11:00:00Z"/>
          <w:rFonts w:ascii="Times New Roman" w:hAnsi="Times New Roman" w:cs="Times New Roman"/>
          <w:sz w:val="24"/>
          <w:szCs w:val="24"/>
          <w:lang w:val="en-CA"/>
          <w:rPrChange w:id="1563" w:author="Yijia Cheng" w:date="2017-03-21T11:37:00Z">
            <w:rPr>
              <w:ins w:id="1564" w:author="Yijia Cheng" w:date="2017-03-21T11:00:00Z"/>
              <w:sz w:val="24"/>
              <w:szCs w:val="24"/>
              <w:lang w:val="en-CA"/>
            </w:rPr>
          </w:rPrChange>
        </w:rPr>
      </w:pPr>
      <w:ins w:id="1565" w:author="Yijia Cheng" w:date="2017-03-21T11:00:00Z">
        <w:r w:rsidRPr="00DE430E">
          <w:rPr>
            <w:rFonts w:ascii="Times New Roman" w:hAnsi="Times New Roman" w:cs="Times New Roman"/>
            <w:sz w:val="24"/>
            <w:szCs w:val="24"/>
            <w:rPrChange w:id="1566" w:author="Yijia Cheng" w:date="2017-03-21T11:37:00Z">
              <w:rPr>
                <w:sz w:val="24"/>
                <w:szCs w:val="24"/>
              </w:rPr>
            </w:rPrChange>
          </w:rPr>
          <w:t>The layout of this page is easy for users to know about us.</w:t>
        </w:r>
      </w:ins>
    </w:p>
    <w:p w14:paraId="1A31386D" w14:textId="77777777" w:rsidR="00C10FB1" w:rsidRPr="00C3210E" w:rsidRDefault="00C10FB1" w:rsidP="00C10FB1">
      <w:pPr>
        <w:rPr>
          <w:ins w:id="1567" w:author="Yijia Cheng" w:date="2017-03-21T11:00:00Z"/>
          <w:sz w:val="24"/>
          <w:szCs w:val="24"/>
          <w:lang w:val="en-CA"/>
        </w:rPr>
      </w:pPr>
    </w:p>
    <w:p w14:paraId="6D4E6890" w14:textId="77777777" w:rsidR="00C10FB1" w:rsidRDefault="00C10FB1" w:rsidP="00C10FB1">
      <w:pPr>
        <w:rPr>
          <w:ins w:id="1568" w:author="Yijia Cheng" w:date="2017-03-21T11:00:00Z"/>
          <w:sz w:val="24"/>
          <w:szCs w:val="24"/>
        </w:rPr>
      </w:pPr>
    </w:p>
    <w:p w14:paraId="740E5AA4" w14:textId="77777777" w:rsidR="00C10FB1" w:rsidRDefault="00C10FB1" w:rsidP="00C10FB1">
      <w:pPr>
        <w:rPr>
          <w:ins w:id="1569" w:author="Yijia Cheng" w:date="2017-03-21T11:00:00Z"/>
          <w:sz w:val="24"/>
          <w:szCs w:val="24"/>
        </w:rPr>
      </w:pPr>
    </w:p>
    <w:p w14:paraId="65B82902" w14:textId="77777777" w:rsidR="00C10FB1" w:rsidRDefault="00C10FB1" w:rsidP="00C10FB1">
      <w:pPr>
        <w:rPr>
          <w:ins w:id="1570" w:author="Yijia Cheng" w:date="2017-03-21T11:00:00Z"/>
          <w:sz w:val="24"/>
          <w:szCs w:val="24"/>
        </w:rPr>
      </w:pPr>
    </w:p>
    <w:p w14:paraId="650A0D10" w14:textId="77777777" w:rsidR="00C10FB1" w:rsidRDefault="00C10FB1" w:rsidP="00C10FB1">
      <w:pPr>
        <w:rPr>
          <w:ins w:id="1571" w:author="Yijia Cheng" w:date="2017-03-21T11:00:00Z"/>
          <w:sz w:val="24"/>
          <w:szCs w:val="24"/>
        </w:rPr>
      </w:pPr>
    </w:p>
    <w:p w14:paraId="4DA408C3" w14:textId="77777777" w:rsidR="00C10FB1" w:rsidRDefault="00C10FB1" w:rsidP="00C10FB1">
      <w:pPr>
        <w:rPr>
          <w:ins w:id="1572" w:author="Yijia Cheng" w:date="2017-03-21T11:00:00Z"/>
          <w:sz w:val="24"/>
          <w:szCs w:val="24"/>
        </w:rPr>
      </w:pPr>
    </w:p>
    <w:p w14:paraId="28F0F489" w14:textId="77777777" w:rsidR="00C10FB1" w:rsidRDefault="00C10FB1" w:rsidP="00C10FB1">
      <w:pPr>
        <w:rPr>
          <w:ins w:id="1573" w:author="Yijia Cheng" w:date="2017-03-21T11:00:00Z"/>
          <w:sz w:val="24"/>
          <w:szCs w:val="24"/>
        </w:rPr>
      </w:pPr>
    </w:p>
    <w:p w14:paraId="3EE2017D" w14:textId="77777777" w:rsidR="00C10FB1" w:rsidRDefault="00C10FB1" w:rsidP="00C10FB1">
      <w:pPr>
        <w:rPr>
          <w:ins w:id="1574" w:author="Yijia Cheng" w:date="2017-03-21T11:00:00Z"/>
          <w:sz w:val="24"/>
          <w:szCs w:val="24"/>
        </w:rPr>
      </w:pPr>
    </w:p>
    <w:p w14:paraId="7F5FEA74" w14:textId="77777777" w:rsidR="00C10FB1" w:rsidRDefault="00C10FB1" w:rsidP="00C10FB1">
      <w:pPr>
        <w:rPr>
          <w:ins w:id="1575" w:author="Yijia Cheng" w:date="2017-03-21T11:00:00Z"/>
          <w:sz w:val="24"/>
          <w:szCs w:val="24"/>
        </w:rPr>
      </w:pPr>
    </w:p>
    <w:p w14:paraId="1DB26060" w14:textId="77777777" w:rsidR="00C10FB1" w:rsidRDefault="00C10FB1" w:rsidP="00C10FB1">
      <w:pPr>
        <w:rPr>
          <w:ins w:id="1576" w:author="Yijia Cheng" w:date="2017-03-21T11:00:00Z"/>
          <w:sz w:val="24"/>
          <w:szCs w:val="24"/>
        </w:rPr>
      </w:pPr>
    </w:p>
    <w:p w14:paraId="5F27FCA5" w14:textId="77777777" w:rsidR="00C10FB1" w:rsidRDefault="00C10FB1" w:rsidP="00C10FB1">
      <w:pPr>
        <w:rPr>
          <w:ins w:id="1577" w:author="Yijia Cheng" w:date="2017-03-21T11:00:00Z"/>
          <w:sz w:val="24"/>
          <w:szCs w:val="24"/>
        </w:rPr>
      </w:pPr>
    </w:p>
    <w:p w14:paraId="1C142182" w14:textId="77777777" w:rsidR="00C10FB1" w:rsidRPr="00574382" w:rsidRDefault="00C10FB1" w:rsidP="00C10FB1">
      <w:pPr>
        <w:rPr>
          <w:ins w:id="1578" w:author="Yijia Cheng" w:date="2017-03-21T11:00:00Z"/>
          <w:sz w:val="24"/>
          <w:szCs w:val="24"/>
        </w:rPr>
      </w:pPr>
    </w:p>
    <w:tbl>
      <w:tblPr>
        <w:tblpPr w:leftFromText="180" w:rightFromText="180" w:vertAnchor="page" w:horzAnchor="margin" w:tblpY="2665"/>
        <w:tblW w:w="7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4"/>
        <w:gridCol w:w="1592"/>
        <w:gridCol w:w="1454"/>
        <w:gridCol w:w="1797"/>
        <w:gridCol w:w="1598"/>
      </w:tblGrid>
      <w:tr w:rsidR="00C10FB1" w14:paraId="43A3AC64" w14:textId="77777777" w:rsidTr="0020364C">
        <w:trPr>
          <w:trHeight w:val="1264"/>
          <w:ins w:id="1579" w:author="Yijia Cheng" w:date="2017-03-21T11:00:00Z"/>
        </w:trPr>
        <w:tc>
          <w:tcPr>
            <w:tcW w:w="7885" w:type="dxa"/>
            <w:gridSpan w:val="5"/>
          </w:tcPr>
          <w:p w14:paraId="4B562A5A" w14:textId="77777777" w:rsidR="00C10FB1" w:rsidRPr="004D38F0" w:rsidRDefault="00C10FB1" w:rsidP="0020364C">
            <w:pPr>
              <w:tabs>
                <w:tab w:val="left" w:pos="696"/>
                <w:tab w:val="center" w:pos="2228"/>
              </w:tabs>
              <w:spacing w:before="240"/>
              <w:jc w:val="center"/>
              <w:rPr>
                <w:ins w:id="1580" w:author="Yijia Cheng" w:date="2017-03-21T11:00:00Z"/>
                <w:rFonts w:ascii="AR CENA" w:hAnsi="AR CENA" w:cs="Calibri"/>
                <w:sz w:val="52"/>
                <w:szCs w:val="52"/>
              </w:rPr>
            </w:pPr>
            <w:ins w:id="1581" w:author="Yijia Cheng" w:date="2017-03-21T11:00:00Z">
              <w:r w:rsidRPr="005E40C2">
                <w:rPr>
                  <w:rFonts w:ascii="AR CENA" w:hAnsi="AR CENA" w:cs="Calibri"/>
                  <w:noProof/>
                  <w:sz w:val="72"/>
                  <w:szCs w:val="72"/>
                </w:rPr>
                <mc:AlternateContent>
                  <mc:Choice Requires="wps">
                    <w:drawing>
                      <wp:anchor distT="0" distB="0" distL="114300" distR="114300" simplePos="0" relativeHeight="251796480" behindDoc="0" locked="0" layoutInCell="1" allowOverlap="1" wp14:anchorId="0CB31BE3" wp14:editId="4E417B67">
                        <wp:simplePos x="0" y="0"/>
                        <wp:positionH relativeFrom="column">
                          <wp:posOffset>158903</wp:posOffset>
                        </wp:positionH>
                        <wp:positionV relativeFrom="paragraph">
                          <wp:posOffset>76261</wp:posOffset>
                        </wp:positionV>
                        <wp:extent cx="627961" cy="616944"/>
                        <wp:effectExtent l="0" t="0" r="20320" b="12065"/>
                        <wp:wrapNone/>
                        <wp:docPr id="41" name="Oval 41"/>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23044967"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31BE3" id="Oval 41" o:spid="_x0000_s1065" style="position:absolute;left:0;text-align:left;margin-left:12.5pt;margin-top:6pt;width:49.45pt;height:48.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" fillcolor="white [3201]" strokecolor="black [3200]" strokeweight="1pt">
                        <v:stroke joinstyle="miter"/>
                        <v:textbox>
                          <w:txbxContent>
                            <w:p w14:paraId="23044967"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sidRPr="004D38F0">
                <w:rPr>
                  <w:rFonts w:ascii="AR CENA" w:hAnsi="AR CENA" w:cs="Calibri"/>
                  <w:sz w:val="52"/>
                  <w:szCs w:val="52"/>
                </w:rPr>
                <w:t>Contact us</w:t>
              </w:r>
            </w:ins>
          </w:p>
        </w:tc>
      </w:tr>
      <w:tr w:rsidR="00C10FB1" w14:paraId="0CFCC6F7" w14:textId="77777777" w:rsidTr="0020364C">
        <w:trPr>
          <w:trHeight w:val="432"/>
          <w:ins w:id="1582" w:author="Yijia Cheng" w:date="2017-03-21T11:00:00Z"/>
        </w:trPr>
        <w:tc>
          <w:tcPr>
            <w:tcW w:w="1444" w:type="dxa"/>
          </w:tcPr>
          <w:p w14:paraId="79194F2B" w14:textId="77777777" w:rsidR="00C10FB1" w:rsidRPr="004D38F0" w:rsidRDefault="00C10FB1" w:rsidP="0020364C">
            <w:pPr>
              <w:pStyle w:val="ListParagraph"/>
              <w:ind w:firstLineChars="0" w:firstLine="0"/>
              <w:rPr>
                <w:ins w:id="1583" w:author="Yijia Cheng" w:date="2017-03-21T11:00:00Z"/>
                <w:rFonts w:ascii="Arial Black" w:hAnsi="Arial Black" w:cs="Calibri"/>
                <w:szCs w:val="21"/>
              </w:rPr>
            </w:pPr>
            <w:ins w:id="1584" w:author="Yijia Cheng" w:date="2017-03-21T11:00:00Z">
              <w:r w:rsidRPr="004D38F0">
                <w:rPr>
                  <w:rFonts w:ascii="Arial Black" w:hAnsi="Arial Black" w:cs="Calibri"/>
                  <w:szCs w:val="21"/>
                </w:rPr>
                <w:t>home</w:t>
              </w:r>
            </w:ins>
          </w:p>
        </w:tc>
        <w:tc>
          <w:tcPr>
            <w:tcW w:w="1592" w:type="dxa"/>
          </w:tcPr>
          <w:p w14:paraId="5AFF1277" w14:textId="77777777" w:rsidR="00C10FB1" w:rsidRPr="004D38F0" w:rsidRDefault="00C10FB1" w:rsidP="0020364C">
            <w:pPr>
              <w:pStyle w:val="ListParagraph"/>
              <w:ind w:firstLineChars="0" w:firstLine="0"/>
              <w:rPr>
                <w:ins w:id="1585" w:author="Yijia Cheng" w:date="2017-03-21T11:00:00Z"/>
                <w:rFonts w:ascii="Arial Black" w:hAnsi="Arial Black" w:cs="Calibri"/>
                <w:szCs w:val="21"/>
              </w:rPr>
            </w:pPr>
            <w:ins w:id="1586" w:author="Yijia Cheng" w:date="2017-03-21T11:00:00Z">
              <w:r w:rsidRPr="004D38F0">
                <w:rPr>
                  <w:rFonts w:ascii="Arial Black" w:hAnsi="Arial Black" w:cs="Calibri"/>
                  <w:szCs w:val="21"/>
                </w:rPr>
                <w:t>FiveFlavors</w:t>
              </w:r>
            </w:ins>
          </w:p>
        </w:tc>
        <w:tc>
          <w:tcPr>
            <w:tcW w:w="1454" w:type="dxa"/>
          </w:tcPr>
          <w:p w14:paraId="0674442A" w14:textId="77777777" w:rsidR="00C10FB1" w:rsidRPr="004D38F0" w:rsidRDefault="00C10FB1" w:rsidP="0020364C">
            <w:pPr>
              <w:pStyle w:val="ListParagraph"/>
              <w:ind w:firstLineChars="0" w:firstLine="0"/>
              <w:rPr>
                <w:ins w:id="1587" w:author="Yijia Cheng" w:date="2017-03-21T11:00:00Z"/>
                <w:rFonts w:ascii="Arial Black" w:hAnsi="Arial Black" w:cs="Calibri"/>
                <w:szCs w:val="21"/>
              </w:rPr>
            </w:pPr>
            <w:ins w:id="1588" w:author="Yijia Cheng" w:date="2017-03-21T11:00:00Z">
              <w:r w:rsidRPr="004D38F0">
                <w:rPr>
                  <w:rFonts w:ascii="Arial Black" w:hAnsi="Arial Black" w:cs="Calibri"/>
                  <w:szCs w:val="21"/>
                </w:rPr>
                <w:t>forum</w:t>
              </w:r>
            </w:ins>
          </w:p>
        </w:tc>
        <w:tc>
          <w:tcPr>
            <w:tcW w:w="1797" w:type="dxa"/>
          </w:tcPr>
          <w:p w14:paraId="3567A612" w14:textId="77777777" w:rsidR="00C10FB1" w:rsidRPr="004D38F0" w:rsidRDefault="00C10FB1" w:rsidP="0020364C">
            <w:pPr>
              <w:pStyle w:val="ListParagraph"/>
              <w:ind w:firstLineChars="0" w:firstLine="0"/>
              <w:rPr>
                <w:ins w:id="1589" w:author="Yijia Cheng" w:date="2017-03-21T11:00:00Z"/>
                <w:rFonts w:ascii="Arial Black" w:hAnsi="Arial Black" w:cs="Calibri"/>
                <w:szCs w:val="21"/>
              </w:rPr>
            </w:pPr>
            <w:ins w:id="1590" w:author="Yijia Cheng" w:date="2017-03-21T11:00:00Z">
              <w:r w:rsidRPr="004D38F0">
                <w:rPr>
                  <w:rFonts w:ascii="Arial Black" w:hAnsi="Arial Black" w:cs="Calibri"/>
                  <w:szCs w:val="21"/>
                </w:rPr>
                <w:t>About us</w:t>
              </w:r>
            </w:ins>
          </w:p>
        </w:tc>
        <w:tc>
          <w:tcPr>
            <w:tcW w:w="1598" w:type="dxa"/>
          </w:tcPr>
          <w:p w14:paraId="645ADDD3" w14:textId="77777777" w:rsidR="00C10FB1" w:rsidRPr="004D38F0" w:rsidRDefault="00C10FB1" w:rsidP="0020364C">
            <w:pPr>
              <w:pStyle w:val="ListParagraph"/>
              <w:ind w:firstLineChars="0" w:firstLine="0"/>
              <w:rPr>
                <w:ins w:id="1591" w:author="Yijia Cheng" w:date="2017-03-21T11:00:00Z"/>
                <w:rFonts w:ascii="Arial Black" w:hAnsi="Arial Black" w:cs="Calibri"/>
                <w:szCs w:val="21"/>
              </w:rPr>
            </w:pPr>
            <w:ins w:id="1592" w:author="Yijia Cheng" w:date="2017-03-21T11:00:00Z">
              <w:r w:rsidRPr="004D38F0">
                <w:rPr>
                  <w:rFonts w:ascii="Arial Black" w:hAnsi="Arial Black" w:cs="Calibri"/>
                  <w:szCs w:val="21"/>
                </w:rPr>
                <w:t>Contact us</w:t>
              </w:r>
            </w:ins>
          </w:p>
        </w:tc>
      </w:tr>
      <w:tr w:rsidR="00C10FB1" w14:paraId="3E6DA2F7" w14:textId="77777777" w:rsidTr="0020364C">
        <w:trPr>
          <w:trHeight w:val="5513"/>
          <w:ins w:id="1593" w:author="Yijia Cheng" w:date="2017-03-21T11:00:00Z"/>
        </w:trPr>
        <w:tc>
          <w:tcPr>
            <w:tcW w:w="7885" w:type="dxa"/>
            <w:gridSpan w:val="5"/>
          </w:tcPr>
          <w:p w14:paraId="5869A701" w14:textId="77777777" w:rsidR="00C10FB1" w:rsidRPr="004D38F0" w:rsidRDefault="00C10FB1" w:rsidP="0020364C">
            <w:pPr>
              <w:jc w:val="left"/>
              <w:rPr>
                <w:ins w:id="1594" w:author="Yijia Cheng" w:date="2017-03-21T11:00:00Z"/>
                <w:rFonts w:ascii="Times New Roman" w:hAnsi="Times New Roman" w:cs="Times New Roman"/>
                <w:sz w:val="24"/>
                <w:szCs w:val="24"/>
              </w:rPr>
            </w:pPr>
            <w:ins w:id="1595" w:author="Yijia Cheng" w:date="2017-03-21T11:00:00Z">
              <w:r w:rsidRPr="004D38F0">
                <w:rPr>
                  <w:rFonts w:ascii="Times New Roman" w:hAnsi="Times New Roman" w:cs="Times New Roman"/>
                  <w:sz w:val="24"/>
                  <w:szCs w:val="24"/>
                </w:rPr>
                <w:t>Email address:</w:t>
              </w:r>
            </w:ins>
          </w:p>
          <w:p w14:paraId="6838B0D2" w14:textId="77777777" w:rsidR="00C10FB1" w:rsidRPr="004D38F0" w:rsidRDefault="00C10FB1" w:rsidP="0020364C">
            <w:pPr>
              <w:jc w:val="left"/>
              <w:rPr>
                <w:ins w:id="1596" w:author="Yijia Cheng" w:date="2017-03-21T11:00:00Z"/>
                <w:rFonts w:ascii="Times New Roman" w:hAnsi="Times New Roman" w:cs="Times New Roman"/>
                <w:sz w:val="24"/>
                <w:szCs w:val="24"/>
              </w:rPr>
            </w:pPr>
          </w:p>
          <w:p w14:paraId="61E451DC" w14:textId="77777777" w:rsidR="00C10FB1" w:rsidRPr="004D38F0" w:rsidRDefault="00C10FB1" w:rsidP="0020364C">
            <w:pPr>
              <w:jc w:val="left"/>
              <w:rPr>
                <w:ins w:id="1597" w:author="Yijia Cheng" w:date="2017-03-21T11:00:00Z"/>
                <w:rFonts w:ascii="Times New Roman" w:hAnsi="Times New Roman" w:cs="Times New Roman"/>
                <w:sz w:val="24"/>
                <w:szCs w:val="24"/>
              </w:rPr>
            </w:pPr>
            <w:ins w:id="1598" w:author="Yijia Cheng" w:date="2017-03-21T11:00:00Z">
              <w:r w:rsidRPr="004D38F0">
                <w:rPr>
                  <w:rFonts w:ascii="Times New Roman" w:hAnsi="Times New Roman" w:cs="Times New Roman"/>
                  <w:sz w:val="24"/>
                  <w:szCs w:val="24"/>
                </w:rPr>
                <w:t>Name:</w:t>
              </w:r>
            </w:ins>
          </w:p>
          <w:p w14:paraId="0F256281" w14:textId="77777777" w:rsidR="00C10FB1" w:rsidRPr="004D38F0" w:rsidRDefault="00C10FB1" w:rsidP="0020364C">
            <w:pPr>
              <w:jc w:val="left"/>
              <w:rPr>
                <w:ins w:id="1599" w:author="Yijia Cheng" w:date="2017-03-21T11:00:00Z"/>
                <w:rFonts w:ascii="Times New Roman" w:hAnsi="Times New Roman" w:cs="Times New Roman"/>
                <w:sz w:val="24"/>
                <w:szCs w:val="24"/>
              </w:rPr>
            </w:pPr>
          </w:p>
          <w:p w14:paraId="2840B2D3" w14:textId="77777777" w:rsidR="00C10FB1" w:rsidRPr="004D38F0" w:rsidRDefault="00C10FB1" w:rsidP="0020364C">
            <w:pPr>
              <w:jc w:val="left"/>
              <w:rPr>
                <w:ins w:id="1600" w:author="Yijia Cheng" w:date="2017-03-21T11:00:00Z"/>
                <w:rFonts w:ascii="Times New Roman" w:hAnsi="Times New Roman" w:cs="Times New Roman"/>
                <w:sz w:val="24"/>
                <w:szCs w:val="24"/>
              </w:rPr>
            </w:pPr>
            <w:ins w:id="1601" w:author="Yijia Cheng" w:date="2017-03-21T11:00:00Z">
              <w:r w:rsidRPr="004D38F0">
                <w:rPr>
                  <w:rFonts w:ascii="Times New Roman" w:hAnsi="Times New Roman" w:cs="Times New Roman"/>
                  <w:sz w:val="24"/>
                  <w:szCs w:val="24"/>
                </w:rPr>
                <w:t>Inquiries:</w:t>
              </w:r>
            </w:ins>
          </w:p>
          <w:p w14:paraId="551918D3" w14:textId="77777777" w:rsidR="00C10FB1" w:rsidRPr="004D38F0" w:rsidRDefault="00C10FB1" w:rsidP="0020364C">
            <w:pPr>
              <w:jc w:val="left"/>
              <w:rPr>
                <w:ins w:id="1602" w:author="Yijia Cheng" w:date="2017-03-21T11:00:00Z"/>
                <w:rFonts w:ascii="Times New Roman" w:hAnsi="Times New Roman" w:cs="Times New Roman"/>
                <w:sz w:val="24"/>
                <w:szCs w:val="24"/>
              </w:rPr>
            </w:pPr>
          </w:p>
          <w:p w14:paraId="3EDA3E21" w14:textId="77777777" w:rsidR="00C10FB1" w:rsidRPr="004D38F0" w:rsidRDefault="00C10FB1" w:rsidP="0020364C">
            <w:pPr>
              <w:jc w:val="left"/>
              <w:rPr>
                <w:ins w:id="1603" w:author="Yijia Cheng" w:date="2017-03-21T11:00:00Z"/>
                <w:rFonts w:ascii="Times New Roman" w:hAnsi="Times New Roman" w:cs="Times New Roman"/>
                <w:sz w:val="24"/>
                <w:szCs w:val="24"/>
              </w:rPr>
            </w:pPr>
            <w:ins w:id="1604" w:author="Yijia Cheng" w:date="2017-03-21T11:00:00Z">
              <w:r w:rsidRPr="004D38F0">
                <w:rPr>
                  <w:rFonts w:ascii="Times New Roman" w:hAnsi="Times New Roman" w:cs="Times New Roman"/>
                  <w:sz w:val="24"/>
                  <w:szCs w:val="24"/>
                </w:rPr>
                <w:t>Message:</w:t>
              </w:r>
            </w:ins>
          </w:p>
          <w:p w14:paraId="558E4BE8" w14:textId="77777777" w:rsidR="00C10FB1" w:rsidRPr="004D38F0" w:rsidRDefault="00C10FB1" w:rsidP="0020364C">
            <w:pPr>
              <w:jc w:val="left"/>
              <w:rPr>
                <w:ins w:id="1605" w:author="Yijia Cheng" w:date="2017-03-21T11:00:00Z"/>
                <w:rFonts w:ascii="Times New Roman" w:hAnsi="Times New Roman" w:cs="Times New Roman"/>
                <w:sz w:val="24"/>
                <w:szCs w:val="24"/>
              </w:rPr>
            </w:pPr>
          </w:p>
          <w:p w14:paraId="4F02EDE7" w14:textId="77777777" w:rsidR="00C10FB1" w:rsidRPr="00574382" w:rsidRDefault="00C10FB1" w:rsidP="0020364C">
            <w:pPr>
              <w:jc w:val="left"/>
              <w:rPr>
                <w:ins w:id="1606" w:author="Yijia Cheng" w:date="2017-03-21T11:00:00Z"/>
                <w:sz w:val="16"/>
                <w:szCs w:val="16"/>
              </w:rPr>
            </w:pPr>
            <w:ins w:id="1607" w:author="Yijia Cheng" w:date="2017-03-21T11:00:00Z">
              <w:r w:rsidRPr="004D38F0">
                <w:rPr>
                  <w:rFonts w:ascii="Times New Roman" w:hAnsi="Times New Roman" w:cs="Times New Roman"/>
                  <w:sz w:val="24"/>
                  <w:szCs w:val="24"/>
                </w:rPr>
                <w:t>Send to us</w:t>
              </w:r>
            </w:ins>
          </w:p>
        </w:tc>
      </w:tr>
      <w:tr w:rsidR="00C10FB1" w14:paraId="354EF2A0" w14:textId="77777777" w:rsidTr="0020364C">
        <w:trPr>
          <w:trHeight w:val="487"/>
          <w:ins w:id="1608" w:author="Yijia Cheng" w:date="2017-03-21T11:00:00Z"/>
        </w:trPr>
        <w:tc>
          <w:tcPr>
            <w:tcW w:w="7885" w:type="dxa"/>
            <w:gridSpan w:val="5"/>
          </w:tcPr>
          <w:p w14:paraId="0F11B4BA" w14:textId="77777777" w:rsidR="00C10FB1" w:rsidRPr="005102AE" w:rsidRDefault="00C10FB1" w:rsidP="0020364C">
            <w:pPr>
              <w:pStyle w:val="ListParagraph"/>
              <w:ind w:firstLineChars="0" w:firstLine="0"/>
              <w:jc w:val="center"/>
              <w:rPr>
                <w:ins w:id="1609" w:author="Yijia Cheng" w:date="2017-03-21T11:00:00Z"/>
                <w:rFonts w:ascii="Times New Roman" w:hAnsi="Times New Roman" w:cs="Times New Roman"/>
                <w:sz w:val="16"/>
                <w:szCs w:val="16"/>
              </w:rPr>
            </w:pPr>
            <w:ins w:id="1610" w:author="Yijia Cheng" w:date="2017-03-21T11:00:00Z">
              <w:r w:rsidRPr="005102AE">
                <w:rPr>
                  <w:rFonts w:ascii="Times New Roman" w:hAnsi="Times New Roman" w:cs="Times New Roman" w:hint="eastAsia"/>
                  <w:sz w:val="16"/>
                  <w:szCs w:val="16"/>
                </w:rPr>
                <w:t>footer</w:t>
              </w:r>
            </w:ins>
          </w:p>
        </w:tc>
      </w:tr>
    </w:tbl>
    <w:p w14:paraId="30BEC0AA" w14:textId="56ABFCA8" w:rsidR="00C10FB1" w:rsidRPr="0039594A" w:rsidRDefault="00691286">
      <w:pPr>
        <w:pStyle w:val="Heading4"/>
        <w:rPr>
          <w:ins w:id="1611" w:author="Yijia Cheng" w:date="2017-03-21T11:00:00Z"/>
          <w:rStyle w:val="SubtleEmphasis"/>
          <w:color w:val="auto"/>
          <w:sz w:val="28"/>
          <w:rPrChange w:id="1612" w:author="Yijia Cheng" w:date="2017-03-21T12:13:00Z">
            <w:rPr>
              <w:ins w:id="1613" w:author="Yijia Cheng" w:date="2017-03-21T11:00:00Z"/>
              <w:rFonts w:ascii="Times New Roman" w:hAnsi="Times New Roman" w:cs="Times New Roman"/>
              <w:b/>
              <w:sz w:val="24"/>
              <w:szCs w:val="24"/>
              <w:u w:val="single"/>
            </w:rPr>
          </w:rPrChange>
        </w:rPr>
        <w:pPrChange w:id="1614" w:author="Yijia Cheng" w:date="2017-03-21T13:06:00Z">
          <w:pPr/>
        </w:pPrChange>
      </w:pPr>
      <w:ins w:id="1615" w:author="Yijia Cheng" w:date="2017-03-21T11:00:00Z">
        <w:r w:rsidRPr="0039594A">
          <w:rPr>
            <w:rStyle w:val="SubtleEmphasis"/>
            <w:iCs/>
            <w:color w:val="auto"/>
            <w:sz w:val="28"/>
          </w:rPr>
          <w:t>Contact us</w:t>
        </w:r>
      </w:ins>
    </w:p>
    <w:p w14:paraId="20F1F9C0" w14:textId="77777777" w:rsidR="00C10FB1" w:rsidRPr="000B5DF7" w:rsidRDefault="00C10FB1" w:rsidP="00C10FB1">
      <w:pPr>
        <w:rPr>
          <w:ins w:id="1616" w:author="Yijia Cheng" w:date="2017-03-21T11:00:00Z"/>
          <w:rFonts w:ascii="Times New Roman" w:hAnsi="Times New Roman" w:cs="Times New Roman"/>
          <w:b/>
          <w:sz w:val="24"/>
          <w:szCs w:val="24"/>
          <w:u w:val="single"/>
        </w:rPr>
      </w:pPr>
    </w:p>
    <w:p w14:paraId="7E06F2DE" w14:textId="77777777" w:rsidR="00C10FB1" w:rsidRDefault="00C10FB1" w:rsidP="00C10FB1">
      <w:pPr>
        <w:rPr>
          <w:ins w:id="1617" w:author="Yijia Cheng" w:date="2017-03-21T11:00:00Z"/>
          <w:sz w:val="24"/>
          <w:szCs w:val="24"/>
        </w:rPr>
      </w:pPr>
    </w:p>
    <w:p w14:paraId="6BA030B9" w14:textId="77777777" w:rsidR="00C10FB1" w:rsidRDefault="00C10FB1" w:rsidP="00C10FB1">
      <w:pPr>
        <w:rPr>
          <w:ins w:id="1618" w:author="Yijia Cheng" w:date="2017-03-21T11:00:00Z"/>
          <w:sz w:val="24"/>
          <w:szCs w:val="24"/>
        </w:rPr>
      </w:pPr>
    </w:p>
    <w:p w14:paraId="7B7A0FA1" w14:textId="77777777" w:rsidR="00C10FB1" w:rsidRDefault="00C10FB1">
      <w:pPr>
        <w:ind w:firstLineChars="200" w:firstLine="480"/>
        <w:rPr>
          <w:ins w:id="1619" w:author="Yijia Cheng" w:date="2017-03-21T11:00:00Z"/>
          <w:sz w:val="24"/>
          <w:szCs w:val="24"/>
        </w:rPr>
        <w:pPrChange w:id="1620" w:author="Yijia Cheng" w:date="2017-03-21T11:36:00Z">
          <w:pPr/>
        </w:pPrChange>
      </w:pPr>
    </w:p>
    <w:p w14:paraId="14B69F62" w14:textId="77777777" w:rsidR="00C10FB1" w:rsidRPr="00F22150" w:rsidRDefault="00C10FB1" w:rsidP="00C10FB1">
      <w:pPr>
        <w:ind w:firstLineChars="200" w:firstLine="480"/>
        <w:rPr>
          <w:ins w:id="1621" w:author="Yijia Cheng" w:date="2017-03-21T11:00:00Z"/>
          <w:rFonts w:ascii="Times New Roman" w:hAnsi="Times New Roman" w:cs="Times New Roman"/>
          <w:sz w:val="24"/>
          <w:szCs w:val="24"/>
          <w:lang w:val="en-CA"/>
          <w:rPrChange w:id="1622" w:author="Yijia Cheng" w:date="2017-03-21T11:36:00Z">
            <w:rPr>
              <w:ins w:id="1623" w:author="Yijia Cheng" w:date="2017-03-21T11:00:00Z"/>
              <w:sz w:val="24"/>
              <w:szCs w:val="24"/>
              <w:lang w:val="en-CA"/>
            </w:rPr>
          </w:rPrChange>
        </w:rPr>
      </w:pPr>
      <w:ins w:id="1624" w:author="Yijia Cheng" w:date="2017-03-21T11:00:00Z">
        <w:r w:rsidRPr="00F22150">
          <w:rPr>
            <w:rFonts w:ascii="Times New Roman" w:hAnsi="Times New Roman" w:cs="Times New Roman"/>
            <w:sz w:val="24"/>
            <w:szCs w:val="24"/>
            <w:rPrChange w:id="1625" w:author="Yijia Cheng" w:date="2017-03-21T11:36:00Z">
              <w:rPr>
                <w:sz w:val="24"/>
                <w:szCs w:val="24"/>
              </w:rPr>
            </w:rPrChange>
          </w:rPr>
          <w:t>The layout of this page is easy for users to connect us.</w:t>
        </w:r>
      </w:ins>
    </w:p>
    <w:p w14:paraId="3D0D2AE0" w14:textId="77777777" w:rsidR="00C10FB1" w:rsidRPr="00275AF9" w:rsidRDefault="00C10FB1" w:rsidP="00C10FB1">
      <w:pPr>
        <w:rPr>
          <w:ins w:id="1626" w:author="Yijia Cheng" w:date="2017-03-21T11:00:00Z"/>
          <w:sz w:val="24"/>
          <w:szCs w:val="24"/>
        </w:rPr>
      </w:pPr>
    </w:p>
    <w:p w14:paraId="3D3296A9" w14:textId="77777777" w:rsidR="00C10FB1" w:rsidRDefault="00C10FB1" w:rsidP="00C10FB1">
      <w:pPr>
        <w:rPr>
          <w:ins w:id="1627" w:author="Yijia Cheng" w:date="2017-03-21T11:00:00Z"/>
          <w:sz w:val="24"/>
          <w:szCs w:val="24"/>
        </w:rPr>
      </w:pPr>
    </w:p>
    <w:p w14:paraId="58CAAF94" w14:textId="77777777" w:rsidR="00C10FB1" w:rsidRDefault="00C10FB1" w:rsidP="00C10FB1">
      <w:pPr>
        <w:rPr>
          <w:ins w:id="1628" w:author="Yijia Cheng" w:date="2017-03-21T11:00:00Z"/>
          <w:sz w:val="24"/>
          <w:szCs w:val="24"/>
        </w:rPr>
      </w:pPr>
    </w:p>
    <w:p w14:paraId="72BEA6F7" w14:textId="77777777" w:rsidR="00C10FB1" w:rsidRDefault="00C10FB1" w:rsidP="00C10FB1">
      <w:pPr>
        <w:rPr>
          <w:ins w:id="1629" w:author="Yijia Cheng" w:date="2017-03-21T11:00:00Z"/>
          <w:sz w:val="24"/>
          <w:szCs w:val="24"/>
        </w:rPr>
      </w:pPr>
    </w:p>
    <w:p w14:paraId="171848A5" w14:textId="77777777" w:rsidR="00C10FB1" w:rsidRDefault="00C10FB1" w:rsidP="00C10FB1">
      <w:pPr>
        <w:rPr>
          <w:ins w:id="1630" w:author="Yijia Cheng" w:date="2017-03-21T11:00:00Z"/>
          <w:sz w:val="24"/>
          <w:szCs w:val="24"/>
        </w:rPr>
      </w:pPr>
    </w:p>
    <w:p w14:paraId="19A79F9C" w14:textId="77777777" w:rsidR="00C10FB1" w:rsidRDefault="00C10FB1" w:rsidP="00C10FB1">
      <w:pPr>
        <w:rPr>
          <w:ins w:id="1631" w:author="Yijia Cheng" w:date="2017-03-21T11:00:00Z"/>
          <w:sz w:val="24"/>
          <w:szCs w:val="24"/>
        </w:rPr>
      </w:pPr>
    </w:p>
    <w:p w14:paraId="4EA2E9F4" w14:textId="77777777" w:rsidR="00C10FB1" w:rsidRDefault="00C10FB1" w:rsidP="00C10FB1">
      <w:pPr>
        <w:rPr>
          <w:ins w:id="1632" w:author="Yijia Cheng" w:date="2017-03-21T11:00:00Z"/>
          <w:sz w:val="24"/>
          <w:szCs w:val="24"/>
        </w:rPr>
      </w:pPr>
    </w:p>
    <w:p w14:paraId="5AF61E04" w14:textId="77777777" w:rsidR="00C10FB1" w:rsidRDefault="00C10FB1" w:rsidP="00C10FB1">
      <w:pPr>
        <w:rPr>
          <w:ins w:id="1633" w:author="Yijia Cheng" w:date="2017-03-21T11:00:00Z"/>
          <w:sz w:val="24"/>
          <w:szCs w:val="24"/>
        </w:rPr>
      </w:pPr>
    </w:p>
    <w:p w14:paraId="2EEA5A45" w14:textId="77777777" w:rsidR="00C10FB1" w:rsidRDefault="00C10FB1" w:rsidP="00C10FB1">
      <w:pPr>
        <w:rPr>
          <w:ins w:id="1634" w:author="Yijia Cheng" w:date="2017-03-21T11:00:00Z"/>
          <w:sz w:val="24"/>
          <w:szCs w:val="24"/>
        </w:rPr>
      </w:pPr>
    </w:p>
    <w:p w14:paraId="6F95C23C" w14:textId="77777777" w:rsidR="00C10FB1" w:rsidRDefault="00C10FB1" w:rsidP="00C10FB1">
      <w:pPr>
        <w:rPr>
          <w:ins w:id="1635" w:author="Yijia Cheng" w:date="2017-03-21T11:00:00Z"/>
          <w:sz w:val="24"/>
          <w:szCs w:val="24"/>
        </w:rPr>
      </w:pPr>
    </w:p>
    <w:p w14:paraId="5F496856" w14:textId="77777777" w:rsidR="00C10FB1" w:rsidRDefault="00C10FB1" w:rsidP="00C10FB1">
      <w:pPr>
        <w:rPr>
          <w:ins w:id="1636" w:author="Yijia Cheng" w:date="2017-03-21T11:00:00Z"/>
          <w:sz w:val="24"/>
          <w:szCs w:val="24"/>
        </w:rPr>
      </w:pPr>
    </w:p>
    <w:p w14:paraId="1E34A4DA" w14:textId="77777777" w:rsidR="00C10FB1" w:rsidRDefault="00C10FB1" w:rsidP="00C10FB1">
      <w:pPr>
        <w:rPr>
          <w:ins w:id="1637" w:author="Yijia Cheng" w:date="2017-03-21T11:00:00Z"/>
          <w:sz w:val="24"/>
          <w:szCs w:val="24"/>
        </w:rPr>
      </w:pPr>
    </w:p>
    <w:p w14:paraId="64A51177" w14:textId="77777777" w:rsidR="00C10FB1" w:rsidRDefault="00C10FB1" w:rsidP="00C10FB1">
      <w:pPr>
        <w:rPr>
          <w:ins w:id="1638" w:author="Yijia Cheng" w:date="2017-03-21T11:00:00Z"/>
          <w:sz w:val="24"/>
          <w:szCs w:val="24"/>
        </w:rPr>
      </w:pPr>
    </w:p>
    <w:p w14:paraId="2B9BED01" w14:textId="1E36BB2E" w:rsidR="00C10FB1" w:rsidRPr="00553E03" w:rsidRDefault="002C07CF">
      <w:pPr>
        <w:pStyle w:val="Heading3"/>
        <w:rPr>
          <w:ins w:id="1639" w:author="Yijia Cheng" w:date="2017-03-21T11:00:00Z"/>
          <w:sz w:val="36"/>
          <w:szCs w:val="22"/>
          <w:rPrChange w:id="1640" w:author="Yijia Cheng" w:date="2017-03-21T12:13:00Z">
            <w:rPr>
              <w:ins w:id="1641" w:author="Yijia Cheng" w:date="2017-03-21T11:00:00Z"/>
              <w:b/>
              <w:sz w:val="24"/>
              <w:szCs w:val="24"/>
              <w:u w:val="single"/>
            </w:rPr>
          </w:rPrChange>
        </w:rPr>
        <w:pPrChange w:id="1642" w:author="Yijia Cheng" w:date="2017-03-21T13:06:00Z">
          <w:pPr/>
        </w:pPrChange>
      </w:pPr>
      <w:bookmarkStart w:id="1643" w:name="_Toc478063806"/>
      <w:ins w:id="1644" w:author="Yijia Cheng" w:date="2017-03-21T11:00:00Z">
        <w:r w:rsidRPr="002C07CF">
          <w:t>Sample of site color</w:t>
        </w:r>
        <w:bookmarkEnd w:id="1643"/>
      </w:ins>
    </w:p>
    <w:p w14:paraId="17E012FC" w14:textId="77777777" w:rsidR="00C10FB1" w:rsidRDefault="00C10FB1" w:rsidP="00C10FB1">
      <w:pPr>
        <w:rPr>
          <w:ins w:id="1645" w:author="Yijia Cheng" w:date="2017-03-21T11:00:00Z"/>
          <w:sz w:val="24"/>
          <w:szCs w:val="24"/>
        </w:rPr>
      </w:pPr>
    </w:p>
    <w:p w14:paraId="0A451C4D" w14:textId="77777777" w:rsidR="00C10FB1" w:rsidRDefault="00C10FB1" w:rsidP="00C10FB1">
      <w:pPr>
        <w:rPr>
          <w:ins w:id="1646" w:author="Yijia Cheng" w:date="2017-03-21T11:00:00Z"/>
          <w:sz w:val="24"/>
          <w:szCs w:val="24"/>
        </w:rPr>
      </w:pPr>
    </w:p>
    <w:tbl>
      <w:tblPr>
        <w:tblpPr w:leftFromText="180" w:rightFromText="180" w:vertAnchor="page" w:horzAnchor="margin" w:tblpY="3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2"/>
        <w:gridCol w:w="1502"/>
        <w:gridCol w:w="1371"/>
        <w:gridCol w:w="1696"/>
        <w:gridCol w:w="1523"/>
      </w:tblGrid>
      <w:tr w:rsidR="00C10FB1" w14:paraId="055C58CA" w14:textId="77777777" w:rsidTr="0020364C">
        <w:trPr>
          <w:trHeight w:val="1697"/>
          <w:ins w:id="1647" w:author="Yijia Cheng" w:date="2017-03-21T11:00:00Z"/>
        </w:trPr>
        <w:tc>
          <w:tcPr>
            <w:tcW w:w="7454" w:type="dxa"/>
            <w:gridSpan w:val="5"/>
            <w:shd w:val="clear" w:color="auto" w:fill="FF0000"/>
          </w:tcPr>
          <w:p w14:paraId="185B65C8" w14:textId="77777777" w:rsidR="00C10FB1" w:rsidRPr="004D38F0" w:rsidRDefault="00C10FB1" w:rsidP="0020364C">
            <w:pPr>
              <w:tabs>
                <w:tab w:val="left" w:pos="696"/>
              </w:tabs>
              <w:spacing w:before="240"/>
              <w:jc w:val="center"/>
              <w:rPr>
                <w:ins w:id="1648" w:author="Yijia Cheng" w:date="2017-03-21T11:00:00Z"/>
                <w:rFonts w:ascii="AR CENA" w:hAnsi="AR CENA" w:cs="Calibri"/>
                <w:sz w:val="52"/>
                <w:szCs w:val="52"/>
              </w:rPr>
            </w:pPr>
            <w:ins w:id="1649" w:author="Yijia Cheng" w:date="2017-03-21T11:00:00Z">
              <w:r w:rsidRPr="004D38F0">
                <w:rPr>
                  <w:rFonts w:ascii="AR CENA" w:hAnsi="AR CENA" w:cs="Calibri"/>
                  <w:noProof/>
                  <w:sz w:val="52"/>
                  <w:szCs w:val="52"/>
                </w:rPr>
                <mc:AlternateContent>
                  <mc:Choice Requires="wps">
                    <w:drawing>
                      <wp:anchor distT="0" distB="0" distL="114300" distR="114300" simplePos="0" relativeHeight="251797504" behindDoc="0" locked="0" layoutInCell="1" allowOverlap="1" wp14:anchorId="4127F124" wp14:editId="345AB9EF">
                        <wp:simplePos x="0" y="0"/>
                        <wp:positionH relativeFrom="column">
                          <wp:posOffset>180937</wp:posOffset>
                        </wp:positionH>
                        <wp:positionV relativeFrom="paragraph">
                          <wp:posOffset>197447</wp:posOffset>
                        </wp:positionV>
                        <wp:extent cx="627961" cy="616944"/>
                        <wp:effectExtent l="0" t="0" r="20320" b="12065"/>
                        <wp:wrapNone/>
                        <wp:docPr id="42" name="Oval 42"/>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418A844B" w14:textId="77777777" w:rsidR="00CE6BD9" w:rsidRPr="00515B74" w:rsidRDefault="00CE6BD9" w:rsidP="00C10F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7F124" id="Oval 42" o:spid="_x0000_s1066" style="position:absolute;left:0;text-align:left;margin-left:14.25pt;margin-top:15.55pt;width:49.45pt;height:48.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" fillcolor="white [3201]" strokecolor="black [3200]" strokeweight="1pt">
                        <v:stroke joinstyle="miter"/>
                        <v:textbox>
                          <w:txbxContent>
                            <w:p w14:paraId="418A844B" w14:textId="77777777" w:rsidR="00CE6BD9" w:rsidRPr="00515B74" w:rsidRDefault="00CE6BD9" w:rsidP="00C10FB1">
                              <w:pPr>
                                <w:jc w:val="center"/>
                                <w:rPr>
                                  <w:b/>
                                  <w:i/>
                                  <w:sz w:val="15"/>
                                  <w:szCs w:val="15"/>
                                </w:rPr>
                              </w:pPr>
                              <w:r w:rsidRPr="00515B74">
                                <w:rPr>
                                  <w:rFonts w:hint="eastAsia"/>
                                  <w:b/>
                                  <w:i/>
                                  <w:sz w:val="15"/>
                                  <w:szCs w:val="15"/>
                                </w:rPr>
                                <w:t>LOGO</w:t>
                              </w:r>
                            </w:p>
                          </w:txbxContent>
                        </v:textbox>
                      </v:oval>
                    </w:pict>
                  </mc:Fallback>
                </mc:AlternateContent>
              </w:r>
              <w:r w:rsidRPr="004D38F0">
                <w:rPr>
                  <w:rFonts w:ascii="AR CENA" w:hAnsi="AR CENA" w:cs="Calibri"/>
                  <w:color w:val="FFFFFF" w:themeColor="background1"/>
                  <w:sz w:val="52"/>
                  <w:szCs w:val="52"/>
                </w:rPr>
                <w:t>SiteName</w:t>
              </w:r>
            </w:ins>
          </w:p>
        </w:tc>
      </w:tr>
      <w:tr w:rsidR="00C10FB1" w14:paraId="557A379B" w14:textId="77777777" w:rsidTr="0020364C">
        <w:trPr>
          <w:trHeight w:val="417"/>
          <w:ins w:id="1650" w:author="Yijia Cheng" w:date="2017-03-21T11:00:00Z"/>
        </w:trPr>
        <w:tc>
          <w:tcPr>
            <w:tcW w:w="1362" w:type="dxa"/>
            <w:shd w:val="clear" w:color="auto" w:fill="262626" w:themeFill="text1" w:themeFillTint="D9"/>
          </w:tcPr>
          <w:p w14:paraId="42C6FA86" w14:textId="77777777" w:rsidR="00C10FB1" w:rsidRPr="004D38F0" w:rsidRDefault="00C10FB1" w:rsidP="0020364C">
            <w:pPr>
              <w:pStyle w:val="ListParagraph"/>
              <w:ind w:firstLineChars="0" w:firstLine="0"/>
              <w:jc w:val="center"/>
              <w:rPr>
                <w:ins w:id="1651" w:author="Yijia Cheng" w:date="2017-03-21T11:00:00Z"/>
                <w:rFonts w:ascii="Arial Black" w:hAnsi="Arial Black" w:cs="Calibri"/>
                <w:sz w:val="16"/>
                <w:szCs w:val="16"/>
              </w:rPr>
            </w:pPr>
            <w:ins w:id="1652" w:author="Yijia Cheng" w:date="2017-03-21T11:00:00Z">
              <w:r w:rsidRPr="004D38F0">
                <w:rPr>
                  <w:rFonts w:ascii="Arial Black" w:hAnsi="Arial Black" w:cs="Calibri"/>
                  <w:sz w:val="16"/>
                  <w:szCs w:val="16"/>
                </w:rPr>
                <w:t>home</w:t>
              </w:r>
            </w:ins>
          </w:p>
        </w:tc>
        <w:tc>
          <w:tcPr>
            <w:tcW w:w="1502" w:type="dxa"/>
            <w:shd w:val="clear" w:color="auto" w:fill="262626" w:themeFill="text1" w:themeFillTint="D9"/>
          </w:tcPr>
          <w:p w14:paraId="6685C8E9" w14:textId="77777777" w:rsidR="00C10FB1" w:rsidRPr="004D38F0" w:rsidRDefault="00C10FB1" w:rsidP="0020364C">
            <w:pPr>
              <w:pStyle w:val="ListParagraph"/>
              <w:ind w:firstLineChars="0" w:firstLine="0"/>
              <w:jc w:val="center"/>
              <w:rPr>
                <w:ins w:id="1653" w:author="Yijia Cheng" w:date="2017-03-21T11:00:00Z"/>
                <w:rFonts w:ascii="Arial Black" w:hAnsi="Arial Black" w:cs="Calibri"/>
                <w:sz w:val="16"/>
                <w:szCs w:val="16"/>
              </w:rPr>
            </w:pPr>
            <w:ins w:id="1654" w:author="Yijia Cheng" w:date="2017-03-21T11:00:00Z">
              <w:r w:rsidRPr="004D38F0">
                <w:rPr>
                  <w:rFonts w:ascii="Arial Black" w:hAnsi="Arial Black" w:cs="Calibri"/>
                  <w:sz w:val="16"/>
                  <w:szCs w:val="16"/>
                </w:rPr>
                <w:t>FiveFlavors</w:t>
              </w:r>
            </w:ins>
          </w:p>
        </w:tc>
        <w:tc>
          <w:tcPr>
            <w:tcW w:w="1371" w:type="dxa"/>
            <w:shd w:val="clear" w:color="auto" w:fill="262626" w:themeFill="text1" w:themeFillTint="D9"/>
          </w:tcPr>
          <w:p w14:paraId="35797181" w14:textId="77777777" w:rsidR="00C10FB1" w:rsidRPr="004D38F0" w:rsidRDefault="00C10FB1" w:rsidP="0020364C">
            <w:pPr>
              <w:pStyle w:val="ListParagraph"/>
              <w:ind w:firstLineChars="0" w:firstLine="0"/>
              <w:jc w:val="center"/>
              <w:rPr>
                <w:ins w:id="1655" w:author="Yijia Cheng" w:date="2017-03-21T11:00:00Z"/>
                <w:rFonts w:ascii="Arial Black" w:hAnsi="Arial Black" w:cs="Calibri"/>
                <w:sz w:val="16"/>
                <w:szCs w:val="16"/>
              </w:rPr>
            </w:pPr>
            <w:ins w:id="1656" w:author="Yijia Cheng" w:date="2017-03-21T11:00:00Z">
              <w:r w:rsidRPr="004D38F0">
                <w:rPr>
                  <w:rFonts w:ascii="Arial Black" w:hAnsi="Arial Black" w:cs="Calibri"/>
                  <w:sz w:val="16"/>
                  <w:szCs w:val="16"/>
                </w:rPr>
                <w:t>forum</w:t>
              </w:r>
            </w:ins>
          </w:p>
        </w:tc>
        <w:tc>
          <w:tcPr>
            <w:tcW w:w="1696" w:type="dxa"/>
            <w:shd w:val="clear" w:color="auto" w:fill="262626" w:themeFill="text1" w:themeFillTint="D9"/>
          </w:tcPr>
          <w:p w14:paraId="0F043A0F" w14:textId="77777777" w:rsidR="00C10FB1" w:rsidRPr="004D38F0" w:rsidRDefault="00C10FB1" w:rsidP="0020364C">
            <w:pPr>
              <w:pStyle w:val="ListParagraph"/>
              <w:ind w:firstLineChars="0" w:firstLine="0"/>
              <w:jc w:val="center"/>
              <w:rPr>
                <w:ins w:id="1657" w:author="Yijia Cheng" w:date="2017-03-21T11:00:00Z"/>
                <w:rFonts w:ascii="Arial Black" w:hAnsi="Arial Black" w:cs="Calibri"/>
                <w:sz w:val="16"/>
                <w:szCs w:val="16"/>
              </w:rPr>
            </w:pPr>
            <w:ins w:id="1658" w:author="Yijia Cheng" w:date="2017-03-21T11:00:00Z">
              <w:r w:rsidRPr="004D38F0">
                <w:rPr>
                  <w:rFonts w:ascii="Arial Black" w:hAnsi="Arial Black" w:cs="Calibri"/>
                  <w:sz w:val="16"/>
                  <w:szCs w:val="16"/>
                </w:rPr>
                <w:t>About us</w:t>
              </w:r>
            </w:ins>
          </w:p>
        </w:tc>
        <w:tc>
          <w:tcPr>
            <w:tcW w:w="1521" w:type="dxa"/>
            <w:shd w:val="clear" w:color="auto" w:fill="262626" w:themeFill="text1" w:themeFillTint="D9"/>
          </w:tcPr>
          <w:p w14:paraId="3033FCE9" w14:textId="77777777" w:rsidR="00C10FB1" w:rsidRPr="004D38F0" w:rsidRDefault="00C10FB1" w:rsidP="0020364C">
            <w:pPr>
              <w:pStyle w:val="ListParagraph"/>
              <w:ind w:firstLineChars="0" w:firstLine="0"/>
              <w:jc w:val="center"/>
              <w:rPr>
                <w:ins w:id="1659" w:author="Yijia Cheng" w:date="2017-03-21T11:00:00Z"/>
                <w:rFonts w:ascii="Arial Black" w:hAnsi="Arial Black" w:cs="Calibri"/>
                <w:sz w:val="16"/>
                <w:szCs w:val="16"/>
              </w:rPr>
            </w:pPr>
            <w:ins w:id="1660" w:author="Yijia Cheng" w:date="2017-03-21T11:00:00Z">
              <w:r w:rsidRPr="004D38F0">
                <w:rPr>
                  <w:rFonts w:ascii="Arial Black" w:hAnsi="Arial Black" w:cs="Calibri"/>
                  <w:sz w:val="16"/>
                  <w:szCs w:val="16"/>
                </w:rPr>
                <w:t>Contact us</w:t>
              </w:r>
            </w:ins>
          </w:p>
        </w:tc>
      </w:tr>
      <w:tr w:rsidR="00C10FB1" w14:paraId="42C7F1D9" w14:textId="77777777" w:rsidTr="0020364C">
        <w:trPr>
          <w:trHeight w:val="5937"/>
          <w:ins w:id="1661" w:author="Yijia Cheng" w:date="2017-03-21T11:00:00Z"/>
        </w:trPr>
        <w:tc>
          <w:tcPr>
            <w:tcW w:w="7454" w:type="dxa"/>
            <w:gridSpan w:val="5"/>
          </w:tcPr>
          <w:p w14:paraId="4CB421A8" w14:textId="77777777" w:rsidR="00C10FB1" w:rsidRDefault="00C10FB1" w:rsidP="0020364C">
            <w:pPr>
              <w:pStyle w:val="ListParagraph"/>
              <w:ind w:firstLineChars="0" w:firstLine="0"/>
              <w:rPr>
                <w:ins w:id="1662" w:author="Yijia Cheng" w:date="2017-03-21T11:00:00Z"/>
                <w:rFonts w:ascii="Times New Roman" w:hAnsi="Times New Roman" w:cs="Times New Roman"/>
                <w:sz w:val="24"/>
                <w:szCs w:val="24"/>
              </w:rPr>
            </w:pPr>
            <w:ins w:id="1663" w:author="Yijia Cheng" w:date="2017-03-21T11:00:00Z">
              <w:r>
                <w:rPr>
                  <w:rFonts w:ascii="Times New Roman" w:hAnsi="Times New Roman" w:cs="Times New Roman" w:hint="eastAsia"/>
                  <w:noProof/>
                  <w:sz w:val="24"/>
                  <w:szCs w:val="24"/>
                </w:rPr>
                <mc:AlternateContent>
                  <mc:Choice Requires="wps">
                    <w:drawing>
                      <wp:anchor distT="0" distB="0" distL="114300" distR="114300" simplePos="0" relativeHeight="251779072" behindDoc="0" locked="0" layoutInCell="1" allowOverlap="1" wp14:anchorId="179BE715" wp14:editId="52FCE1A0">
                        <wp:simplePos x="0" y="0"/>
                        <wp:positionH relativeFrom="column">
                          <wp:posOffset>448792</wp:posOffset>
                        </wp:positionH>
                        <wp:positionV relativeFrom="paragraph">
                          <wp:posOffset>115861</wp:posOffset>
                        </wp:positionV>
                        <wp:extent cx="3613533" cy="1586429"/>
                        <wp:effectExtent l="0" t="0" r="25400" b="13970"/>
                        <wp:wrapNone/>
                        <wp:docPr id="43" name="Rectangle: Rounded Corners 43"/>
                        <wp:cNvGraphicFramePr/>
                        <a:graphic xmlns:a="http://schemas.openxmlformats.org/drawingml/2006/main">
                          <a:graphicData uri="http://schemas.microsoft.com/office/word/2010/wordprocessingShape">
                            <wps:wsp>
                              <wps:cNvSpPr/>
                              <wps:spPr>
                                <a:xfrm>
                                  <a:off x="0" y="0"/>
                                  <a:ext cx="3613533" cy="1586429"/>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A99A14" w14:textId="77777777" w:rsidR="00CE6BD9" w:rsidRPr="00B13AA6" w:rsidRDefault="00CE6BD9" w:rsidP="00C10FB1">
                                    <w:pPr>
                                      <w:jc w:val="center"/>
                                      <w:rPr>
                                        <w:rFonts w:ascii="Times New Roman" w:hAnsi="Times New Roman" w:cs="Times New Roman"/>
                                        <w:sz w:val="32"/>
                                        <w:szCs w:val="32"/>
                                      </w:rPr>
                                    </w:pPr>
                                    <w:r w:rsidRPr="00B13AA6">
                                      <w:rPr>
                                        <w:rFonts w:ascii="Times New Roman" w:hAnsi="Times New Roman" w:cs="Times New Roman"/>
                                        <w:sz w:val="32"/>
                                        <w:szCs w:val="32"/>
                                      </w:rPr>
                                      <w:t>A video about fiveflavors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BE715" id="Rectangle: Rounded Corners 43" o:spid="_x0000_s1067" style="position:absolute;left:0;text-align:left;margin-left:35.35pt;margin-top:9.1pt;width:284.55pt;height:124.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" fillcolor="red" strokecolor="#1f4d78 [1604]" strokeweight="1pt">
                        <v:stroke joinstyle="miter"/>
                        <v:textbox>
                          <w:txbxContent>
                            <w:p w14:paraId="3BA99A14" w14:textId="77777777" w:rsidR="00CE6BD9" w:rsidRPr="00B13AA6" w:rsidRDefault="00CE6BD9" w:rsidP="00C10FB1">
                              <w:pPr>
                                <w:jc w:val="center"/>
                                <w:rPr>
                                  <w:rFonts w:ascii="Times New Roman" w:hAnsi="Times New Roman" w:cs="Times New Roman"/>
                                  <w:sz w:val="32"/>
                                  <w:szCs w:val="32"/>
                                </w:rPr>
                              </w:pPr>
                              <w:r w:rsidRPr="00B13AA6">
                                <w:rPr>
                                  <w:rFonts w:ascii="Times New Roman" w:hAnsi="Times New Roman" w:cs="Times New Roman"/>
                                  <w:sz w:val="32"/>
                                  <w:szCs w:val="32"/>
                                </w:rPr>
                                <w:t>A video about fiveflavors</w:t>
                              </w:r>
                            </w:p>
                          </w:txbxContent>
                        </v:textbox>
                      </v:roundrect>
                    </w:pict>
                  </mc:Fallback>
                </mc:AlternateContent>
              </w:r>
            </w:ins>
          </w:p>
          <w:p w14:paraId="357BF689" w14:textId="77777777" w:rsidR="00C10FB1" w:rsidRDefault="00C10FB1" w:rsidP="0020364C">
            <w:pPr>
              <w:ind w:firstLineChars="950" w:firstLine="1995"/>
              <w:jc w:val="left"/>
              <w:rPr>
                <w:ins w:id="1664" w:author="Yijia Cheng" w:date="2017-03-21T11:00:00Z"/>
              </w:rPr>
            </w:pPr>
          </w:p>
          <w:p w14:paraId="6FADAAB3" w14:textId="77777777" w:rsidR="00C10FB1" w:rsidRDefault="00C10FB1" w:rsidP="0020364C">
            <w:pPr>
              <w:ind w:firstLineChars="950" w:firstLine="1995"/>
              <w:jc w:val="left"/>
              <w:rPr>
                <w:ins w:id="1665" w:author="Yijia Cheng" w:date="2017-03-21T11:00:00Z"/>
              </w:rPr>
            </w:pPr>
          </w:p>
          <w:p w14:paraId="747A996C" w14:textId="77777777" w:rsidR="00C10FB1" w:rsidRDefault="00C10FB1" w:rsidP="0020364C">
            <w:pPr>
              <w:ind w:firstLineChars="950" w:firstLine="1995"/>
              <w:jc w:val="left"/>
              <w:rPr>
                <w:ins w:id="1666" w:author="Yijia Cheng" w:date="2017-03-21T11:00:00Z"/>
              </w:rPr>
            </w:pPr>
          </w:p>
          <w:p w14:paraId="1E5CC2F1" w14:textId="77777777" w:rsidR="00C10FB1" w:rsidRDefault="00C10FB1" w:rsidP="0020364C">
            <w:pPr>
              <w:ind w:firstLineChars="950" w:firstLine="1995"/>
              <w:jc w:val="left"/>
              <w:rPr>
                <w:ins w:id="1667" w:author="Yijia Cheng" w:date="2017-03-21T11:00:00Z"/>
              </w:rPr>
            </w:pPr>
          </w:p>
          <w:p w14:paraId="67AF5105" w14:textId="77777777" w:rsidR="00C10FB1" w:rsidRDefault="00C10FB1" w:rsidP="0020364C">
            <w:pPr>
              <w:ind w:firstLineChars="950" w:firstLine="1995"/>
              <w:jc w:val="left"/>
              <w:rPr>
                <w:ins w:id="1668" w:author="Yijia Cheng" w:date="2017-03-21T11:00:00Z"/>
              </w:rPr>
            </w:pPr>
          </w:p>
          <w:p w14:paraId="4BC412DE" w14:textId="77777777" w:rsidR="00C10FB1" w:rsidRDefault="00C10FB1" w:rsidP="0020364C">
            <w:pPr>
              <w:ind w:firstLineChars="950" w:firstLine="1995"/>
              <w:jc w:val="left"/>
              <w:rPr>
                <w:ins w:id="1669" w:author="Yijia Cheng" w:date="2017-03-21T11:00:00Z"/>
              </w:rPr>
            </w:pPr>
          </w:p>
          <w:p w14:paraId="3C14B7A0" w14:textId="77777777" w:rsidR="00C10FB1" w:rsidRDefault="00C10FB1" w:rsidP="0020364C">
            <w:pPr>
              <w:ind w:firstLineChars="950" w:firstLine="1995"/>
              <w:jc w:val="left"/>
              <w:rPr>
                <w:ins w:id="1670" w:author="Yijia Cheng" w:date="2017-03-21T11:00:00Z"/>
              </w:rPr>
            </w:pPr>
          </w:p>
          <w:p w14:paraId="01D53AF6" w14:textId="77777777" w:rsidR="00C10FB1" w:rsidRDefault="00C10FB1" w:rsidP="0020364C">
            <w:pPr>
              <w:ind w:firstLineChars="950" w:firstLine="1995"/>
              <w:jc w:val="left"/>
              <w:rPr>
                <w:ins w:id="1671" w:author="Yijia Cheng" w:date="2017-03-21T11:00:00Z"/>
              </w:rPr>
            </w:pPr>
          </w:p>
          <w:p w14:paraId="6C43ADEE" w14:textId="77777777" w:rsidR="00C10FB1" w:rsidRPr="00B13AA6" w:rsidRDefault="00C10FB1" w:rsidP="0020364C">
            <w:pPr>
              <w:ind w:firstLineChars="950" w:firstLine="2280"/>
              <w:jc w:val="left"/>
              <w:rPr>
                <w:ins w:id="1672" w:author="Yijia Cheng" w:date="2017-03-21T11:00:00Z"/>
                <w:rFonts w:ascii="Times New Roman" w:hAnsi="Times New Roman" w:cs="Times New Roman"/>
                <w:sz w:val="24"/>
                <w:szCs w:val="24"/>
              </w:rPr>
            </w:pPr>
            <w:ins w:id="1673" w:author="Yijia Cheng" w:date="2017-03-21T11:00:00Z">
              <w:r w:rsidRPr="00B13AA6">
                <w:rPr>
                  <w:rFonts w:ascii="Times New Roman" w:hAnsi="Times New Roman" w:cs="Times New Roman"/>
                  <w:sz w:val="24"/>
                  <w:szCs w:val="24"/>
                </w:rPr>
                <w:t>Heading</w:t>
              </w:r>
            </w:ins>
          </w:p>
          <w:p w14:paraId="7B747700" w14:textId="77777777" w:rsidR="00C10FB1" w:rsidRPr="00B13AA6" w:rsidRDefault="00C10FB1" w:rsidP="0020364C">
            <w:pPr>
              <w:ind w:firstLineChars="950" w:firstLine="2280"/>
              <w:jc w:val="left"/>
              <w:rPr>
                <w:ins w:id="1674" w:author="Yijia Cheng" w:date="2017-03-21T11:00:00Z"/>
                <w:rFonts w:ascii="Times New Roman" w:hAnsi="Times New Roman" w:cs="Times New Roman"/>
                <w:sz w:val="24"/>
                <w:szCs w:val="24"/>
              </w:rPr>
            </w:pPr>
            <w:ins w:id="1675" w:author="Yijia Cheng" w:date="2017-03-21T11:00:00Z">
              <w:r w:rsidRPr="00B13AA6">
                <w:rPr>
                  <w:rFonts w:ascii="Times New Roman" w:hAnsi="Times New Roman" w:cs="Times New Roman"/>
                  <w:sz w:val="24"/>
                  <w:szCs w:val="24"/>
                </w:rPr>
                <w:t xml:space="preserve">  An introduction about our topic</w:t>
              </w:r>
            </w:ins>
          </w:p>
          <w:p w14:paraId="3E062F5D" w14:textId="77777777" w:rsidR="00C10FB1" w:rsidRPr="00B13AA6" w:rsidRDefault="00C10FB1" w:rsidP="0020364C">
            <w:pPr>
              <w:pStyle w:val="ListParagraph"/>
              <w:numPr>
                <w:ilvl w:val="0"/>
                <w:numId w:val="14"/>
              </w:numPr>
              <w:ind w:firstLineChars="0"/>
              <w:jc w:val="left"/>
              <w:rPr>
                <w:ins w:id="1676" w:author="Yijia Cheng" w:date="2017-03-21T11:00:00Z"/>
                <w:rFonts w:ascii="Times New Roman" w:hAnsi="Times New Roman" w:cs="Times New Roman"/>
                <w:sz w:val="24"/>
                <w:szCs w:val="24"/>
              </w:rPr>
            </w:pPr>
            <w:ins w:id="1677" w:author="Yijia Cheng" w:date="2017-03-21T11:00:00Z">
              <w:r w:rsidRPr="00B13AA6">
                <w:rPr>
                  <w:rFonts w:ascii="Times New Roman" w:hAnsi="Times New Roman" w:cs="Times New Roman"/>
                  <w:sz w:val="24"/>
                  <w:szCs w:val="24"/>
                </w:rPr>
                <w:t>Chinese food</w:t>
              </w:r>
            </w:ins>
          </w:p>
          <w:p w14:paraId="0E53E013" w14:textId="77777777" w:rsidR="00C10FB1" w:rsidRPr="005102AE" w:rsidRDefault="00C10FB1" w:rsidP="0020364C">
            <w:pPr>
              <w:pStyle w:val="ListParagraph"/>
              <w:numPr>
                <w:ilvl w:val="0"/>
                <w:numId w:val="15"/>
              </w:numPr>
              <w:ind w:firstLineChars="0"/>
              <w:jc w:val="left"/>
              <w:rPr>
                <w:ins w:id="1678" w:author="Yijia Cheng" w:date="2017-03-21T11:00:00Z"/>
                <w:sz w:val="16"/>
                <w:szCs w:val="16"/>
              </w:rPr>
            </w:pPr>
            <w:ins w:id="1679" w:author="Yijia Cheng" w:date="2017-03-21T11:00:00Z">
              <w:r w:rsidRPr="00B13AA6">
                <w:rPr>
                  <w:rFonts w:ascii="Times New Roman" w:hAnsi="Times New Roman" w:cs="Times New Roman"/>
                  <w:sz w:val="24"/>
                  <w:szCs w:val="24"/>
                </w:rPr>
                <w:t>FiveFlavors</w:t>
              </w:r>
            </w:ins>
          </w:p>
        </w:tc>
      </w:tr>
      <w:tr w:rsidR="00C10FB1" w14:paraId="11C3F40E" w14:textId="77777777" w:rsidTr="0020364C">
        <w:trPr>
          <w:trHeight w:val="483"/>
          <w:ins w:id="1680" w:author="Yijia Cheng" w:date="2017-03-21T11:00:00Z"/>
        </w:trPr>
        <w:tc>
          <w:tcPr>
            <w:tcW w:w="7454" w:type="dxa"/>
            <w:gridSpan w:val="5"/>
            <w:shd w:val="clear" w:color="auto" w:fill="262626" w:themeFill="text1" w:themeFillTint="D9"/>
          </w:tcPr>
          <w:p w14:paraId="0B95ED79" w14:textId="77777777" w:rsidR="00C10FB1" w:rsidRPr="005102AE" w:rsidRDefault="00C10FB1" w:rsidP="0020364C">
            <w:pPr>
              <w:pStyle w:val="ListParagraph"/>
              <w:ind w:firstLineChars="0" w:firstLine="0"/>
              <w:jc w:val="center"/>
              <w:rPr>
                <w:ins w:id="1681" w:author="Yijia Cheng" w:date="2017-03-21T11:00:00Z"/>
                <w:rFonts w:ascii="Times New Roman" w:hAnsi="Times New Roman" w:cs="Times New Roman"/>
                <w:sz w:val="16"/>
                <w:szCs w:val="16"/>
              </w:rPr>
            </w:pPr>
            <w:ins w:id="1682" w:author="Yijia Cheng" w:date="2017-03-21T11:00:00Z">
              <w:r w:rsidRPr="005102AE">
                <w:rPr>
                  <w:rFonts w:ascii="Times New Roman" w:hAnsi="Times New Roman" w:cs="Times New Roman" w:hint="eastAsia"/>
                  <w:sz w:val="16"/>
                  <w:szCs w:val="16"/>
                </w:rPr>
                <w:t>footer</w:t>
              </w:r>
            </w:ins>
          </w:p>
        </w:tc>
      </w:tr>
    </w:tbl>
    <w:p w14:paraId="2576804C" w14:textId="77777777" w:rsidR="00C10FB1" w:rsidRDefault="00C10FB1" w:rsidP="00C10FB1">
      <w:pPr>
        <w:rPr>
          <w:ins w:id="1683" w:author="Yijia Cheng" w:date="2017-03-21T11:00:00Z"/>
          <w:sz w:val="24"/>
          <w:szCs w:val="24"/>
        </w:rPr>
      </w:pPr>
    </w:p>
    <w:p w14:paraId="4E24BAD3" w14:textId="77777777" w:rsidR="00C10FB1" w:rsidRDefault="00C10FB1" w:rsidP="00C10FB1">
      <w:pPr>
        <w:rPr>
          <w:ins w:id="1684" w:author="Yijia Cheng" w:date="2017-03-21T11:00:00Z"/>
          <w:sz w:val="24"/>
          <w:szCs w:val="24"/>
        </w:rPr>
      </w:pPr>
    </w:p>
    <w:p w14:paraId="72201AF9" w14:textId="77777777" w:rsidR="00C10FB1" w:rsidRDefault="00C10FB1" w:rsidP="00C10FB1">
      <w:pPr>
        <w:rPr>
          <w:ins w:id="1685" w:author="Yijia Cheng" w:date="2017-03-21T11:00:00Z"/>
          <w:sz w:val="24"/>
          <w:szCs w:val="24"/>
        </w:rPr>
      </w:pPr>
    </w:p>
    <w:p w14:paraId="54B7B8FE" w14:textId="77777777" w:rsidR="00C10FB1" w:rsidRDefault="00C10FB1" w:rsidP="00C10FB1">
      <w:pPr>
        <w:rPr>
          <w:ins w:id="1686" w:author="Yijia Cheng" w:date="2017-03-21T11:00:00Z"/>
          <w:sz w:val="24"/>
          <w:szCs w:val="24"/>
        </w:rPr>
      </w:pPr>
    </w:p>
    <w:p w14:paraId="2740CFE7" w14:textId="77777777" w:rsidR="00C10FB1" w:rsidRDefault="00C10FB1" w:rsidP="00C10FB1">
      <w:pPr>
        <w:rPr>
          <w:ins w:id="1687" w:author="Yijia Cheng" w:date="2017-03-21T11:00:00Z"/>
          <w:sz w:val="24"/>
          <w:szCs w:val="24"/>
        </w:rPr>
      </w:pPr>
    </w:p>
    <w:p w14:paraId="7C748C68" w14:textId="77777777" w:rsidR="00C10FB1" w:rsidRDefault="00C10FB1" w:rsidP="00C10FB1">
      <w:pPr>
        <w:rPr>
          <w:ins w:id="1688" w:author="Yijia Cheng" w:date="2017-03-21T11:00:00Z"/>
          <w:sz w:val="24"/>
          <w:szCs w:val="24"/>
        </w:rPr>
      </w:pPr>
    </w:p>
    <w:p w14:paraId="1E3B7A87" w14:textId="77777777" w:rsidR="00C10FB1" w:rsidRDefault="00C10FB1" w:rsidP="00C10FB1">
      <w:pPr>
        <w:rPr>
          <w:ins w:id="1689" w:author="Yijia Cheng" w:date="2017-03-21T11:00:00Z"/>
          <w:sz w:val="24"/>
          <w:szCs w:val="24"/>
        </w:rPr>
      </w:pPr>
    </w:p>
    <w:p w14:paraId="6AD8538C" w14:textId="77777777" w:rsidR="00C10FB1" w:rsidRDefault="00C10FB1" w:rsidP="00C10FB1">
      <w:pPr>
        <w:rPr>
          <w:ins w:id="1690" w:author="Yijia Cheng" w:date="2017-03-21T11:00:00Z"/>
          <w:sz w:val="24"/>
          <w:szCs w:val="24"/>
        </w:rPr>
      </w:pPr>
    </w:p>
    <w:p w14:paraId="080A1F25" w14:textId="77777777" w:rsidR="00C10FB1" w:rsidRDefault="00C10FB1" w:rsidP="00C10FB1">
      <w:pPr>
        <w:rPr>
          <w:ins w:id="1691" w:author="Yijia Cheng" w:date="2017-03-21T11:00:00Z"/>
          <w:sz w:val="24"/>
          <w:szCs w:val="24"/>
        </w:rPr>
      </w:pPr>
    </w:p>
    <w:p w14:paraId="07597688" w14:textId="77777777" w:rsidR="00C10FB1" w:rsidRDefault="00C10FB1" w:rsidP="00C10FB1">
      <w:pPr>
        <w:rPr>
          <w:ins w:id="1692" w:author="Yijia Cheng" w:date="2017-03-21T11:00:00Z"/>
          <w:sz w:val="24"/>
          <w:szCs w:val="24"/>
        </w:rPr>
      </w:pPr>
    </w:p>
    <w:p w14:paraId="0E24F9B4" w14:textId="77777777" w:rsidR="00C10FB1" w:rsidRDefault="00C10FB1" w:rsidP="00C10FB1">
      <w:pPr>
        <w:rPr>
          <w:ins w:id="1693" w:author="Yijia Cheng" w:date="2017-03-21T11:00:00Z"/>
          <w:sz w:val="24"/>
          <w:szCs w:val="24"/>
        </w:rPr>
      </w:pPr>
    </w:p>
    <w:p w14:paraId="3B8C2E01" w14:textId="77777777" w:rsidR="00C10FB1" w:rsidRDefault="00C10FB1" w:rsidP="00C10FB1">
      <w:pPr>
        <w:rPr>
          <w:ins w:id="1694" w:author="Yijia Cheng" w:date="2017-03-21T11:00:00Z"/>
          <w:sz w:val="24"/>
          <w:szCs w:val="24"/>
        </w:rPr>
      </w:pPr>
    </w:p>
    <w:p w14:paraId="0BCDBE5F" w14:textId="77777777" w:rsidR="00C10FB1" w:rsidRDefault="00C10FB1" w:rsidP="00C10FB1">
      <w:pPr>
        <w:rPr>
          <w:ins w:id="1695" w:author="Yijia Cheng" w:date="2017-03-21T11:00:00Z"/>
          <w:sz w:val="24"/>
          <w:szCs w:val="24"/>
        </w:rPr>
      </w:pPr>
    </w:p>
    <w:p w14:paraId="6F0D0C77" w14:textId="77777777" w:rsidR="00C10FB1" w:rsidRDefault="00C10FB1" w:rsidP="00C10FB1">
      <w:pPr>
        <w:rPr>
          <w:ins w:id="1696" w:author="Yijia Cheng" w:date="2017-03-21T11:00:00Z"/>
          <w:sz w:val="24"/>
          <w:szCs w:val="24"/>
        </w:rPr>
      </w:pPr>
    </w:p>
    <w:p w14:paraId="62A415C8" w14:textId="77777777" w:rsidR="00C10FB1" w:rsidRDefault="00C10FB1" w:rsidP="00C10FB1">
      <w:pPr>
        <w:rPr>
          <w:ins w:id="1697" w:author="Yijia Cheng" w:date="2017-03-21T11:00:00Z"/>
          <w:sz w:val="24"/>
          <w:szCs w:val="24"/>
        </w:rPr>
      </w:pPr>
    </w:p>
    <w:p w14:paraId="4BE490DE" w14:textId="77777777" w:rsidR="00C10FB1" w:rsidRDefault="00C10FB1" w:rsidP="00C10FB1">
      <w:pPr>
        <w:rPr>
          <w:ins w:id="1698" w:author="Yijia Cheng" w:date="2017-03-21T11:00:00Z"/>
          <w:sz w:val="24"/>
          <w:szCs w:val="24"/>
        </w:rPr>
      </w:pPr>
    </w:p>
    <w:p w14:paraId="1A966E1E" w14:textId="77777777" w:rsidR="00C10FB1" w:rsidRDefault="00C10FB1" w:rsidP="00C10FB1">
      <w:pPr>
        <w:rPr>
          <w:ins w:id="1699" w:author="Yijia Cheng" w:date="2017-03-21T11:00:00Z"/>
          <w:sz w:val="24"/>
          <w:szCs w:val="24"/>
        </w:rPr>
      </w:pPr>
    </w:p>
    <w:p w14:paraId="180B23BB" w14:textId="77777777" w:rsidR="00C10FB1" w:rsidRDefault="00C10FB1" w:rsidP="00C10FB1">
      <w:pPr>
        <w:rPr>
          <w:ins w:id="1700" w:author="Yijia Cheng" w:date="2017-03-21T11:00:00Z"/>
          <w:sz w:val="24"/>
          <w:szCs w:val="24"/>
        </w:rPr>
      </w:pPr>
    </w:p>
    <w:p w14:paraId="7E668490" w14:textId="77777777" w:rsidR="00C10FB1" w:rsidRDefault="00C10FB1" w:rsidP="00C10FB1">
      <w:pPr>
        <w:rPr>
          <w:ins w:id="1701" w:author="Yijia Cheng" w:date="2017-03-21T11:00:00Z"/>
          <w:sz w:val="24"/>
          <w:szCs w:val="24"/>
        </w:rPr>
      </w:pPr>
    </w:p>
    <w:p w14:paraId="3DF87B07" w14:textId="77777777" w:rsidR="00C10FB1" w:rsidRDefault="00C10FB1" w:rsidP="00C10FB1">
      <w:pPr>
        <w:rPr>
          <w:ins w:id="1702" w:author="Yijia Cheng" w:date="2017-03-21T11:00:00Z"/>
          <w:sz w:val="24"/>
          <w:szCs w:val="24"/>
        </w:rPr>
      </w:pPr>
    </w:p>
    <w:p w14:paraId="009498FC" w14:textId="77777777" w:rsidR="00C10FB1" w:rsidRDefault="00C10FB1" w:rsidP="00C10FB1">
      <w:pPr>
        <w:rPr>
          <w:ins w:id="1703" w:author="Yijia Cheng" w:date="2017-03-21T11:00:00Z"/>
          <w:sz w:val="24"/>
          <w:szCs w:val="24"/>
        </w:rPr>
      </w:pPr>
    </w:p>
    <w:p w14:paraId="5FBD9C10" w14:textId="77777777" w:rsidR="00C10FB1" w:rsidRDefault="00C10FB1" w:rsidP="00C10FB1">
      <w:pPr>
        <w:rPr>
          <w:ins w:id="1704" w:author="Yijia Cheng" w:date="2017-03-21T11:00:00Z"/>
          <w:sz w:val="24"/>
          <w:szCs w:val="24"/>
        </w:rPr>
      </w:pPr>
    </w:p>
    <w:p w14:paraId="08190B93" w14:textId="77777777" w:rsidR="00C10FB1" w:rsidRDefault="00C10FB1" w:rsidP="00C10FB1">
      <w:pPr>
        <w:rPr>
          <w:ins w:id="1705" w:author="Yijia Cheng" w:date="2017-03-21T11:00:00Z"/>
          <w:sz w:val="24"/>
          <w:szCs w:val="24"/>
        </w:rPr>
      </w:pPr>
    </w:p>
    <w:p w14:paraId="43DDCBB6" w14:textId="77777777" w:rsidR="00C10FB1" w:rsidRDefault="00C10FB1" w:rsidP="00C10FB1">
      <w:pPr>
        <w:rPr>
          <w:ins w:id="1706" w:author="Yijia Cheng" w:date="2017-03-21T11:00:00Z"/>
          <w:sz w:val="24"/>
          <w:szCs w:val="24"/>
        </w:rPr>
      </w:pPr>
    </w:p>
    <w:p w14:paraId="2EDCDFA2" w14:textId="77777777" w:rsidR="00C10FB1" w:rsidRDefault="00C10FB1" w:rsidP="00C10FB1">
      <w:pPr>
        <w:rPr>
          <w:ins w:id="1707" w:author="Yijia Cheng" w:date="2017-03-21T11:00:00Z"/>
          <w:sz w:val="24"/>
          <w:szCs w:val="24"/>
        </w:rPr>
      </w:pPr>
    </w:p>
    <w:p w14:paraId="6A7C0D82" w14:textId="77777777" w:rsidR="00C10FB1" w:rsidRDefault="00C10FB1" w:rsidP="00C10FB1">
      <w:pPr>
        <w:rPr>
          <w:ins w:id="1708" w:author="Yijia Cheng" w:date="2017-03-21T11:00:00Z"/>
          <w:sz w:val="24"/>
          <w:szCs w:val="24"/>
        </w:rPr>
      </w:pPr>
    </w:p>
    <w:p w14:paraId="341F3541" w14:textId="77777777" w:rsidR="00C10FB1" w:rsidRDefault="00C10FB1" w:rsidP="00C10FB1">
      <w:pPr>
        <w:rPr>
          <w:ins w:id="1709" w:author="Yijia Cheng" w:date="2017-03-21T11:00:00Z"/>
          <w:sz w:val="24"/>
          <w:szCs w:val="24"/>
        </w:rPr>
      </w:pPr>
    </w:p>
    <w:p w14:paraId="35E926D0" w14:textId="23FC3165" w:rsidR="00C10FB1" w:rsidRDefault="00C10FB1" w:rsidP="00C10FB1">
      <w:pPr>
        <w:rPr>
          <w:ins w:id="1710" w:author="Yijia Cheng" w:date="2017-03-21T11:00:00Z"/>
          <w:sz w:val="24"/>
          <w:szCs w:val="24"/>
        </w:rPr>
      </w:pPr>
    </w:p>
    <w:p w14:paraId="4C82C8B0" w14:textId="77777777" w:rsidR="00C10FB1" w:rsidRPr="00673C2D" w:rsidRDefault="00C10FB1" w:rsidP="00C10FB1">
      <w:pPr>
        <w:rPr>
          <w:ins w:id="1711" w:author="Yijia Cheng" w:date="2017-03-21T11:00:00Z"/>
          <w:rFonts w:ascii="Times New Roman" w:hAnsi="Times New Roman" w:cs="Times New Roman"/>
          <w:sz w:val="24"/>
          <w:szCs w:val="24"/>
        </w:rPr>
      </w:pPr>
    </w:p>
    <w:p w14:paraId="5059DA95" w14:textId="77777777" w:rsidR="00C10FB1" w:rsidRPr="00016315" w:rsidRDefault="00C10FB1" w:rsidP="00C10FB1">
      <w:pPr>
        <w:rPr>
          <w:ins w:id="1712" w:author="Yijia Cheng" w:date="2017-03-21T11:00:00Z"/>
          <w:rFonts w:ascii="Times New Roman" w:hAnsi="Times New Roman" w:cs="Times New Roman"/>
          <w:sz w:val="24"/>
          <w:szCs w:val="24"/>
        </w:rPr>
      </w:pPr>
      <w:ins w:id="1713" w:author="Yijia Cheng" w:date="2017-03-21T11:00:00Z">
        <w:r w:rsidRPr="00085AA9">
          <w:rPr>
            <w:rFonts w:ascii="Times New Roman" w:hAnsi="Times New Roman" w:cs="Times New Roman"/>
            <w:sz w:val="24"/>
            <w:szCs w:val="24"/>
          </w:rPr>
          <w:t>The reason why we choose this color is because our site</w:t>
        </w:r>
        <w:r w:rsidRPr="00F22150">
          <w:rPr>
            <w:rFonts w:ascii="Times New Roman" w:hAnsi="Times New Roman" w:cs="Times New Roman"/>
            <w:sz w:val="24"/>
            <w:szCs w:val="24"/>
          </w:rPr>
          <w:t xml:space="preserve"> is about Chinese food. The warm tone color can make people feel hot and passion, and the red represents “China”.</w:t>
        </w:r>
      </w:ins>
    </w:p>
    <w:p w14:paraId="22236D62" w14:textId="3964BC3A" w:rsidR="00C10FB1" w:rsidRDefault="00C10FB1" w:rsidP="00C10FB1">
      <w:pPr>
        <w:rPr>
          <w:rFonts w:ascii="Times New Roman" w:hAnsi="Times New Roman" w:cs="Times New Roman"/>
          <w:sz w:val="24"/>
          <w:szCs w:val="24"/>
        </w:rPr>
      </w:pPr>
      <w:ins w:id="1714" w:author="Yijia Cheng" w:date="2017-03-21T11:00:00Z">
        <w:r w:rsidRPr="00712E65">
          <w:rPr>
            <w:rFonts w:ascii="Times New Roman" w:hAnsi="Times New Roman" w:cs="Times New Roman"/>
            <w:sz w:val="24"/>
            <w:szCs w:val="24"/>
          </w:rPr>
          <w:t xml:space="preserve">The reason we choose this kind of layout is that it is simple. Our site is mainly introducing foods. A complicated layout is meaningless, and </w:t>
        </w:r>
        <w:r w:rsidRPr="002C07CF">
          <w:rPr>
            <w:rFonts w:ascii="Times New Roman" w:hAnsi="Times New Roman" w:cs="Times New Roman"/>
            <w:sz w:val="24"/>
            <w:szCs w:val="24"/>
          </w:rPr>
          <w:t>it is easier to be maintained.</w:t>
        </w:r>
      </w:ins>
    </w:p>
    <w:p w14:paraId="6895E0CC" w14:textId="3548A073" w:rsidR="00FE578E" w:rsidRDefault="00FE578E" w:rsidP="00C10FB1">
      <w:pPr>
        <w:rPr>
          <w:rFonts w:ascii="Times New Roman" w:hAnsi="Times New Roman" w:cs="Times New Roman"/>
          <w:sz w:val="24"/>
          <w:szCs w:val="24"/>
        </w:rPr>
      </w:pPr>
    </w:p>
    <w:p w14:paraId="3E403A7D" w14:textId="17889D33" w:rsidR="00FE578E" w:rsidRDefault="00FE578E" w:rsidP="00C10FB1">
      <w:pPr>
        <w:rPr>
          <w:rFonts w:ascii="Times New Roman" w:hAnsi="Times New Roman" w:cs="Times New Roman"/>
          <w:sz w:val="24"/>
          <w:szCs w:val="24"/>
        </w:rPr>
      </w:pPr>
    </w:p>
    <w:p w14:paraId="6F036EB6" w14:textId="01140CE8" w:rsidR="00FE578E" w:rsidRDefault="00FE578E" w:rsidP="00C10FB1">
      <w:pPr>
        <w:rPr>
          <w:rFonts w:ascii="Times New Roman" w:hAnsi="Times New Roman" w:cs="Times New Roman"/>
          <w:sz w:val="24"/>
          <w:szCs w:val="24"/>
        </w:rPr>
      </w:pPr>
    </w:p>
    <w:p w14:paraId="793FE0AD" w14:textId="1AA5E8A3" w:rsidR="00FE578E" w:rsidRDefault="00FE578E" w:rsidP="00C10FB1">
      <w:pPr>
        <w:rPr>
          <w:rFonts w:ascii="Times New Roman" w:hAnsi="Times New Roman" w:cs="Times New Roman"/>
          <w:sz w:val="24"/>
          <w:szCs w:val="24"/>
        </w:rPr>
      </w:pPr>
    </w:p>
    <w:p w14:paraId="69DA6A69" w14:textId="3FB396D3" w:rsidR="00FE578E" w:rsidRDefault="00FE578E" w:rsidP="00C10FB1">
      <w:pPr>
        <w:rPr>
          <w:rFonts w:ascii="Times New Roman" w:hAnsi="Times New Roman" w:cs="Times New Roman"/>
          <w:sz w:val="24"/>
          <w:szCs w:val="24"/>
        </w:rPr>
      </w:pPr>
    </w:p>
    <w:p w14:paraId="018E5150" w14:textId="77777777" w:rsidR="00FE578E" w:rsidRPr="007E60B1" w:rsidRDefault="00FE578E">
      <w:pPr>
        <w:pStyle w:val="Heading2"/>
        <w:rPr>
          <w:ins w:id="1715" w:author="Jianhui Jiang" w:date="2017-02-16T19:07:00Z"/>
          <w:sz w:val="40"/>
          <w:szCs w:val="32"/>
          <w:rPrChange w:id="1716" w:author="Yijia Cheng" w:date="2017-03-21T11:58:00Z">
            <w:rPr>
              <w:ins w:id="1717" w:author="Jianhui Jiang" w:date="2017-02-16T19:07:00Z"/>
              <w:sz w:val="24"/>
              <w:szCs w:val="24"/>
            </w:rPr>
          </w:rPrChange>
        </w:rPr>
        <w:pPrChange w:id="1718" w:author="Yijia Cheng" w:date="2017-03-21T12:21:00Z">
          <w:pPr/>
        </w:pPrChange>
      </w:pPr>
      <w:del w:id="1719" w:author="Yijia Cheng" w:date="2017-03-21T11:00:00Z">
        <w:r w:rsidRPr="007E60B1" w:rsidDel="00C10FB1">
          <w:lastRenderedPageBreak/>
          <w:delText>The reason we choose this kind of layout is that it is simple. Our site is mainly introducing foods. A complicated layout is meaningless, and it is easier to be maint</w:delText>
        </w:r>
      </w:del>
      <w:bookmarkStart w:id="1720" w:name="_Toc478063807"/>
      <w:ins w:id="1721" w:author="Jianhui Jiang" w:date="2017-02-16T19:07:00Z">
        <w:r w:rsidRPr="007E60B1">
          <w:rPr>
            <w:sz w:val="40"/>
            <w:szCs w:val="32"/>
            <w:rPrChange w:id="1722" w:author="Yijia Cheng" w:date="2017-03-21T11:58:00Z">
              <w:rPr>
                <w:sz w:val="24"/>
                <w:szCs w:val="24"/>
              </w:rPr>
            </w:rPrChange>
          </w:rPr>
          <w:t>Milestone 3</w:t>
        </w:r>
        <w:bookmarkEnd w:id="1720"/>
      </w:ins>
    </w:p>
    <w:p w14:paraId="4BD226D4" w14:textId="77777777" w:rsidR="00FE578E" w:rsidRDefault="00FE578E" w:rsidP="00FE578E">
      <w:pPr>
        <w:rPr>
          <w:ins w:id="1723" w:author="Yijia Cheng" w:date="2017-03-21T12:22:00Z"/>
          <w:sz w:val="24"/>
          <w:szCs w:val="24"/>
        </w:rPr>
      </w:pPr>
    </w:p>
    <w:p w14:paraId="582878C5" w14:textId="77777777" w:rsidR="00FE578E" w:rsidRPr="00A20B74" w:rsidRDefault="00FE578E">
      <w:pPr>
        <w:pStyle w:val="Heading3"/>
        <w:rPr>
          <w:ins w:id="1724" w:author="Jianhui Jiang" w:date="2017-02-16T19:07:00Z"/>
        </w:rPr>
        <w:pPrChange w:id="1725" w:author="Yijia Cheng" w:date="2017-03-21T12:22:00Z">
          <w:pPr/>
        </w:pPrChange>
      </w:pPr>
      <w:bookmarkStart w:id="1726" w:name="_Toc478063808"/>
      <w:ins w:id="1727" w:author="Yijia Cheng" w:date="2017-03-21T12:22:00Z">
        <w:r w:rsidRPr="005729AF">
          <w:t>A/B Test</w:t>
        </w:r>
      </w:ins>
      <w:bookmarkEnd w:id="1726"/>
    </w:p>
    <w:p w14:paraId="23ADF622" w14:textId="29F01893" w:rsidR="00FE578E" w:rsidRPr="00160C28" w:rsidRDefault="00FE578E" w:rsidP="00FE578E">
      <w:pPr>
        <w:rPr>
          <w:ins w:id="1728" w:author="Jianhui Jiang" w:date="2017-02-16T19:13:00Z"/>
          <w:rFonts w:ascii="Times New Roman" w:hAnsi="Times New Roman" w:cs="Times New Roman"/>
          <w:sz w:val="24"/>
          <w:szCs w:val="24"/>
          <w:rPrChange w:id="1729" w:author="Yijia Cheng" w:date="2017-03-21T11:59:00Z">
            <w:rPr>
              <w:ins w:id="1730" w:author="Jianhui Jiang" w:date="2017-02-16T19:13:00Z"/>
              <w:sz w:val="24"/>
              <w:szCs w:val="24"/>
            </w:rPr>
          </w:rPrChange>
        </w:rPr>
      </w:pPr>
      <w:ins w:id="1731" w:author="Jianhui Jiang" w:date="2017-02-16T19:08:00Z">
        <w:r w:rsidRPr="00160C28">
          <w:rPr>
            <w:rFonts w:ascii="Times New Roman" w:hAnsi="Times New Roman" w:cs="Times New Roman"/>
            <w:sz w:val="24"/>
            <w:szCs w:val="24"/>
            <w:rPrChange w:id="1732" w:author="Yijia Cheng" w:date="2017-03-21T11:59:00Z">
              <w:rPr/>
            </w:rPrChange>
          </w:rPr>
          <w:t xml:space="preserve">A/B test has been done. </w:t>
        </w:r>
        <w:r w:rsidRPr="00160C28">
          <w:rPr>
            <w:rFonts w:ascii="Times New Roman" w:hAnsi="Times New Roman" w:cs="Times New Roman"/>
            <w:sz w:val="24"/>
            <w:szCs w:val="24"/>
            <w:rPrChange w:id="1733" w:author="Yijia Cheng" w:date="2017-03-21T11:59:00Z">
              <w:rPr>
                <w:sz w:val="24"/>
                <w:szCs w:val="24"/>
              </w:rPr>
            </w:rPrChange>
          </w:rPr>
          <w:t>T</w:t>
        </w:r>
      </w:ins>
      <w:ins w:id="1734" w:author="Jianhui Jiang" w:date="2017-02-16T19:19:00Z">
        <w:r w:rsidRPr="00160C28">
          <w:rPr>
            <w:rFonts w:ascii="Times New Roman" w:hAnsi="Times New Roman" w:cs="Times New Roman"/>
            <w:sz w:val="24"/>
            <w:szCs w:val="24"/>
            <w:rPrChange w:id="1735" w:author="Yijia Cheng" w:date="2017-03-21T11:59:00Z">
              <w:rPr>
                <w:sz w:val="24"/>
                <w:szCs w:val="24"/>
              </w:rPr>
            </w:rPrChange>
          </w:rPr>
          <w:t>he</w:t>
        </w:r>
      </w:ins>
      <w:ins w:id="1736" w:author="Jianhui Jiang" w:date="2017-02-16T19:08:00Z">
        <w:r w:rsidRPr="00160C28">
          <w:rPr>
            <w:rFonts w:ascii="Times New Roman" w:hAnsi="Times New Roman" w:cs="Times New Roman"/>
            <w:sz w:val="24"/>
            <w:szCs w:val="24"/>
            <w:rPrChange w:id="1737" w:author="Yijia Cheng" w:date="2017-03-21T11:59:00Z">
              <w:rPr/>
            </w:rPrChange>
          </w:rPr>
          <w:t xml:space="preserve"> layout</w:t>
        </w:r>
      </w:ins>
      <w:ins w:id="1738" w:author="Jianhui Jiang" w:date="2017-02-16T19:19:00Z">
        <w:r w:rsidRPr="00160C28">
          <w:rPr>
            <w:rFonts w:ascii="Times New Roman" w:hAnsi="Times New Roman" w:cs="Times New Roman"/>
            <w:sz w:val="24"/>
            <w:szCs w:val="24"/>
            <w:rPrChange w:id="1739" w:author="Yijia Cheng" w:date="2017-03-21T11:59:00Z">
              <w:rPr>
                <w:sz w:val="24"/>
                <w:szCs w:val="24"/>
              </w:rPr>
            </w:rPrChange>
          </w:rPr>
          <w:t>2</w:t>
        </w:r>
      </w:ins>
      <w:ins w:id="1740" w:author="Jianhui Jiang" w:date="2017-02-16T19:08:00Z">
        <w:r w:rsidRPr="00160C28">
          <w:rPr>
            <w:rFonts w:ascii="Times New Roman" w:hAnsi="Times New Roman" w:cs="Times New Roman"/>
            <w:sz w:val="24"/>
            <w:szCs w:val="24"/>
            <w:rPrChange w:id="1741" w:author="Yijia Cheng" w:date="2017-03-21T11:59:00Z">
              <w:rPr/>
            </w:rPrChange>
          </w:rPr>
          <w:t xml:space="preserve"> has been chosen</w:t>
        </w:r>
      </w:ins>
      <w:r w:rsidR="006B28AD">
        <w:rPr>
          <w:rFonts w:ascii="Times New Roman" w:hAnsi="Times New Roman" w:cs="Times New Roman"/>
          <w:sz w:val="24"/>
          <w:szCs w:val="24"/>
        </w:rPr>
        <w:t xml:space="preserve"> because there are four people did the test and all of them chosen the layout 2.</w:t>
      </w:r>
    </w:p>
    <w:p w14:paraId="63C844A6" w14:textId="77777777" w:rsidR="00FE578E" w:rsidRPr="00160C28" w:rsidRDefault="00FE578E" w:rsidP="00FE578E">
      <w:pPr>
        <w:rPr>
          <w:ins w:id="1742" w:author="Jianhui Jiang" w:date="2017-02-16T19:17:00Z"/>
          <w:rFonts w:ascii="Times New Roman" w:hAnsi="Times New Roman" w:cs="Times New Roman"/>
          <w:noProof/>
          <w:sz w:val="24"/>
          <w:szCs w:val="24"/>
          <w:lang w:val="en-CA"/>
          <w:rPrChange w:id="1743" w:author="Yijia Cheng" w:date="2017-03-21T11:59:00Z">
            <w:rPr>
              <w:ins w:id="1744" w:author="Jianhui Jiang" w:date="2017-02-16T19:17:00Z"/>
              <w:noProof/>
              <w:sz w:val="24"/>
              <w:szCs w:val="24"/>
              <w:lang w:val="en-CA"/>
            </w:rPr>
          </w:rPrChange>
        </w:rPr>
      </w:pPr>
      <w:ins w:id="1745" w:author="Jianhui Jiang" w:date="2017-02-16T19:17:00Z">
        <w:r w:rsidRPr="00160C28">
          <w:rPr>
            <w:rFonts w:ascii="Times New Roman" w:hAnsi="Times New Roman" w:cs="Times New Roman"/>
            <w:noProof/>
            <w:sz w:val="24"/>
            <w:szCs w:val="24"/>
            <w:lang w:val="en-CA"/>
            <w:rPrChange w:id="1746" w:author="Yijia Cheng" w:date="2017-03-21T11:59:00Z">
              <w:rPr>
                <w:noProof/>
                <w:sz w:val="24"/>
                <w:szCs w:val="24"/>
                <w:lang w:val="en-CA"/>
              </w:rPr>
            </w:rPrChange>
          </w:rPr>
          <w:t>Layout1</w:t>
        </w:r>
      </w:ins>
      <w:ins w:id="1747" w:author="Jianhui Jiang" w:date="2017-02-16T19:19:00Z">
        <w:r w:rsidRPr="00160C28">
          <w:rPr>
            <w:rFonts w:ascii="Times New Roman" w:hAnsi="Times New Roman" w:cs="Times New Roman"/>
            <w:noProof/>
            <w:sz w:val="24"/>
            <w:szCs w:val="24"/>
            <w:lang w:val="en-CA"/>
            <w:rPrChange w:id="1748" w:author="Yijia Cheng" w:date="2017-03-21T11:59:00Z">
              <w:rPr>
                <w:noProof/>
                <w:sz w:val="24"/>
                <w:szCs w:val="24"/>
                <w:lang w:val="en-CA"/>
              </w:rPr>
            </w:rPrChange>
          </w:rPr>
          <w:t xml:space="preserve">                          </w:t>
        </w:r>
        <w:del w:id="1749" w:author="Yijia Cheng" w:date="2017-03-21T11:59:00Z">
          <w:r w:rsidRPr="00160C28" w:rsidDel="00160C28">
            <w:rPr>
              <w:rFonts w:ascii="Times New Roman" w:hAnsi="Times New Roman" w:cs="Times New Roman"/>
              <w:noProof/>
              <w:sz w:val="24"/>
              <w:szCs w:val="24"/>
              <w:lang w:val="en-CA"/>
              <w:rPrChange w:id="1750" w:author="Yijia Cheng" w:date="2017-03-21T11:59:00Z">
                <w:rPr>
                  <w:noProof/>
                  <w:sz w:val="24"/>
                  <w:szCs w:val="24"/>
                  <w:lang w:val="en-CA"/>
                </w:rPr>
              </w:rPrChange>
            </w:rPr>
            <w:delText>l</w:delText>
          </w:r>
        </w:del>
      </w:ins>
      <w:ins w:id="1751" w:author="Yijia Cheng" w:date="2017-03-21T11:59:00Z">
        <w:r>
          <w:rPr>
            <w:rFonts w:ascii="Times New Roman" w:hAnsi="Times New Roman" w:cs="Times New Roman" w:hint="eastAsia"/>
            <w:noProof/>
            <w:sz w:val="24"/>
            <w:szCs w:val="24"/>
            <w:lang w:val="en-CA"/>
          </w:rPr>
          <w:t>L</w:t>
        </w:r>
      </w:ins>
      <w:ins w:id="1752" w:author="Jianhui Jiang" w:date="2017-02-16T19:19:00Z">
        <w:r w:rsidRPr="00160C28">
          <w:rPr>
            <w:rFonts w:ascii="Times New Roman" w:hAnsi="Times New Roman" w:cs="Times New Roman"/>
            <w:noProof/>
            <w:sz w:val="24"/>
            <w:szCs w:val="24"/>
            <w:lang w:val="en-CA"/>
            <w:rPrChange w:id="1753" w:author="Yijia Cheng" w:date="2017-03-21T11:59:00Z">
              <w:rPr>
                <w:noProof/>
                <w:sz w:val="24"/>
                <w:szCs w:val="24"/>
                <w:lang w:val="en-CA"/>
              </w:rPr>
            </w:rPrChange>
          </w:rPr>
          <w:t>ayout2</w:t>
        </w:r>
      </w:ins>
    </w:p>
    <w:p w14:paraId="14FE8D64" w14:textId="77777777" w:rsidR="00FE578E" w:rsidRPr="00082EA9" w:rsidRDefault="00FE578E" w:rsidP="00FE578E">
      <w:pPr>
        <w:rPr>
          <w:ins w:id="1754" w:author="Jianhui Jiang" w:date="2017-02-16T19:13:00Z"/>
          <w:rFonts w:ascii="Times New Roman" w:hAnsi="Times New Roman" w:cs="Times New Roman"/>
          <w:sz w:val="24"/>
          <w:szCs w:val="24"/>
          <w:rPrChange w:id="1755" w:author="Yijia Cheng" w:date="2017-03-21T11:10:00Z">
            <w:rPr>
              <w:ins w:id="1756" w:author="Jianhui Jiang" w:date="2017-02-16T19:13:00Z"/>
              <w:sz w:val="24"/>
              <w:szCs w:val="24"/>
            </w:rPr>
          </w:rPrChange>
        </w:rPr>
      </w:pPr>
      <w:ins w:id="1757" w:author="Jianhui Jiang" w:date="2017-02-16T19:16:00Z">
        <w:r w:rsidRPr="00082EA9">
          <w:rPr>
            <w:rFonts w:ascii="Times New Roman" w:hAnsi="Times New Roman" w:cs="Times New Roman"/>
            <w:noProof/>
            <w:sz w:val="24"/>
            <w:szCs w:val="24"/>
            <w:rPrChange w:id="1758" w:author="Yijia Cheng" w:date="2017-03-21T11:10:00Z">
              <w:rPr>
                <w:noProof/>
                <w:sz w:val="24"/>
                <w:szCs w:val="24"/>
              </w:rPr>
            </w:rPrChange>
          </w:rPr>
          <w:drawing>
            <wp:inline distT="0" distB="0" distL="0" distR="0" wp14:anchorId="1F31F248" wp14:editId="5A2889B9">
              <wp:extent cx="2374900" cy="25730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out1.jpg"/>
                      <pic:cNvPicPr/>
                    </pic:nvPicPr>
                    <pic:blipFill rotWithShape="1">
                      <a:blip r:embed="rId37" cstate="print">
                        <a:extLst>
                          <a:ext uri="{28A0092B-C50C-407E-A947-70E740481C1C}">
                            <a14:useLocalDpi xmlns:a14="http://schemas.microsoft.com/office/drawing/2010/main" val="0"/>
                          </a:ext>
                        </a:extLst>
                      </a:blip>
                      <a:srcRect l="26608" t="246" r="28365"/>
                      <a:stretch/>
                    </pic:blipFill>
                    <pic:spPr bwMode="auto">
                      <a:xfrm>
                        <a:off x="0" y="0"/>
                        <a:ext cx="2374900" cy="2573020"/>
                      </a:xfrm>
                      <a:prstGeom prst="rect">
                        <a:avLst/>
                      </a:prstGeom>
                      <a:ln>
                        <a:noFill/>
                      </a:ln>
                      <a:extLst>
                        <a:ext uri="{53640926-AAD7-44D8-BBD7-CCE9431645EC}">
                          <a14:shadowObscured xmlns:a14="http://schemas.microsoft.com/office/drawing/2010/main"/>
                        </a:ext>
                      </a:extLst>
                    </pic:spPr>
                  </pic:pic>
                </a:graphicData>
              </a:graphic>
            </wp:inline>
          </w:drawing>
        </w:r>
      </w:ins>
      <w:ins w:id="1759" w:author="Jianhui Jiang" w:date="2017-02-16T19:18:00Z">
        <w:r w:rsidRPr="00082EA9">
          <w:rPr>
            <w:rFonts w:ascii="Times New Roman" w:hAnsi="Times New Roman" w:cs="Times New Roman"/>
            <w:sz w:val="24"/>
            <w:szCs w:val="24"/>
            <w:rPrChange w:id="1760" w:author="Yijia Cheng" w:date="2017-03-21T11:10:00Z">
              <w:rPr>
                <w:sz w:val="24"/>
                <w:szCs w:val="24"/>
              </w:rPr>
            </w:rPrChange>
          </w:rPr>
          <w:t xml:space="preserve"> </w:t>
        </w:r>
        <w:r w:rsidRPr="00082EA9">
          <w:rPr>
            <w:rFonts w:ascii="Times New Roman" w:hAnsi="Times New Roman" w:cs="Times New Roman"/>
            <w:noProof/>
            <w:sz w:val="24"/>
            <w:szCs w:val="24"/>
            <w:rPrChange w:id="1761" w:author="Yijia Cheng" w:date="2017-03-21T11:10:00Z">
              <w:rPr>
                <w:noProof/>
                <w:sz w:val="24"/>
                <w:szCs w:val="24"/>
              </w:rPr>
            </w:rPrChange>
          </w:rPr>
          <w:drawing>
            <wp:inline distT="0" distB="0" distL="0" distR="0" wp14:anchorId="603868AE" wp14:editId="6F14B951">
              <wp:extent cx="1880894" cy="253873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you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1902" cy="2567086"/>
                      </a:xfrm>
                      <a:prstGeom prst="rect">
                        <a:avLst/>
                      </a:prstGeom>
                    </pic:spPr>
                  </pic:pic>
                </a:graphicData>
              </a:graphic>
            </wp:inline>
          </w:drawing>
        </w:r>
      </w:ins>
    </w:p>
    <w:p w14:paraId="0482FD30" w14:textId="77777777" w:rsidR="00FE578E" w:rsidRPr="00082EA9" w:rsidRDefault="00FE578E" w:rsidP="00FE578E">
      <w:pPr>
        <w:rPr>
          <w:ins w:id="1762" w:author="Jianhui Jiang" w:date="2017-02-16T19:13:00Z"/>
          <w:rFonts w:ascii="Times New Roman" w:hAnsi="Times New Roman" w:cs="Times New Roman"/>
          <w:sz w:val="24"/>
          <w:szCs w:val="24"/>
          <w:rPrChange w:id="1763" w:author="Yijia Cheng" w:date="2017-03-21T11:10:00Z">
            <w:rPr>
              <w:ins w:id="1764" w:author="Jianhui Jiang" w:date="2017-02-16T19:13:00Z"/>
              <w:sz w:val="24"/>
              <w:szCs w:val="24"/>
            </w:rPr>
          </w:rPrChange>
        </w:rPr>
      </w:pPr>
    </w:p>
    <w:p w14:paraId="3037D555" w14:textId="77777777" w:rsidR="00FE578E" w:rsidRPr="00082EA9" w:rsidRDefault="00FE578E" w:rsidP="00FE578E">
      <w:pPr>
        <w:rPr>
          <w:ins w:id="1765" w:author="Jianhui Jiang" w:date="2017-02-16T19:09:00Z"/>
          <w:rFonts w:ascii="Times New Roman" w:hAnsi="Times New Roman" w:cs="Times New Roman"/>
          <w:sz w:val="24"/>
          <w:szCs w:val="24"/>
          <w:rPrChange w:id="1766" w:author="Yijia Cheng" w:date="2017-03-21T11:10:00Z">
            <w:rPr>
              <w:ins w:id="1767" w:author="Jianhui Jiang" w:date="2017-02-16T19:09:00Z"/>
            </w:rPr>
          </w:rPrChange>
        </w:rPr>
      </w:pPr>
    </w:p>
    <w:p w14:paraId="68FFEEE0" w14:textId="77777777" w:rsidR="00FE578E" w:rsidRPr="00612C48" w:rsidRDefault="00FE578E" w:rsidP="00DA0395">
      <w:pPr>
        <w:pStyle w:val="Heading3"/>
        <w:rPr>
          <w:ins w:id="1768" w:author="Jianhui Jiang" w:date="2017-02-16T19:09:00Z"/>
          <w:rFonts w:cs="Times New Roman"/>
          <w:sz w:val="24"/>
          <w:rPrChange w:id="1769" w:author="Yijia Cheng" w:date="2017-03-21T12:01:00Z">
            <w:rPr>
              <w:ins w:id="1770" w:author="Jianhui Jiang" w:date="2017-02-16T19:09:00Z"/>
              <w:sz w:val="24"/>
            </w:rPr>
          </w:rPrChange>
        </w:rPr>
      </w:pPr>
      <w:bookmarkStart w:id="1771" w:name="_Toc478063809"/>
      <w:ins w:id="1772" w:author="Jianhui Jiang" w:date="2017-02-16T19:09:00Z">
        <w:r w:rsidRPr="00BF3147">
          <w:rPr>
            <w:rStyle w:val="Heading2Char"/>
            <w:sz w:val="32"/>
            <w:szCs w:val="32"/>
            <w:rPrChange w:id="1773" w:author="Yijia Cheng" w:date="2017-03-21T13:01:00Z">
              <w:rPr>
                <w:sz w:val="24"/>
              </w:rPr>
            </w:rPrChange>
          </w:rPr>
          <w:t>Still working on</w:t>
        </w:r>
        <w:bookmarkEnd w:id="1771"/>
        <w:del w:id="1774" w:author="Yijia Cheng" w:date="2017-03-21T12:01:00Z">
          <w:r w:rsidRPr="005729AF" w:rsidDel="006753CB">
            <w:rPr>
              <w:rFonts w:cs="Times New Roman"/>
              <w:sz w:val="24"/>
            </w:rPr>
            <w:delText xml:space="preserve">: </w:delText>
          </w:r>
        </w:del>
      </w:ins>
    </w:p>
    <w:p w14:paraId="3D7BEEC7" w14:textId="77777777" w:rsidR="00FE578E" w:rsidRPr="00082EA9" w:rsidRDefault="00FE578E">
      <w:pPr>
        <w:pStyle w:val="ListParagraph"/>
        <w:ind w:left="1260" w:firstLineChars="0" w:firstLine="0"/>
        <w:rPr>
          <w:ins w:id="1775" w:author="Jianhui Jiang" w:date="2017-02-16T19:10:00Z"/>
          <w:rFonts w:ascii="Times New Roman" w:hAnsi="Times New Roman" w:cs="Times New Roman"/>
          <w:sz w:val="24"/>
          <w:szCs w:val="24"/>
          <w:rPrChange w:id="1776" w:author="Yijia Cheng" w:date="2017-03-21T11:10:00Z">
            <w:rPr>
              <w:ins w:id="1777" w:author="Jianhui Jiang" w:date="2017-02-16T19:10:00Z"/>
              <w:sz w:val="24"/>
              <w:szCs w:val="24"/>
            </w:rPr>
          </w:rPrChange>
        </w:rPr>
        <w:pPrChange w:id="1778" w:author="Jianhui Jiang" w:date="2017-02-16T19:09:00Z">
          <w:pPr/>
        </w:pPrChange>
      </w:pPr>
      <w:ins w:id="1779" w:author="Jianhui Jiang" w:date="2017-02-16T19:09:00Z">
        <w:r w:rsidRPr="00082EA9">
          <w:rPr>
            <w:rFonts w:ascii="Times New Roman" w:hAnsi="Times New Roman" w:cs="Times New Roman"/>
            <w:sz w:val="24"/>
            <w:szCs w:val="24"/>
            <w:rPrChange w:id="1780" w:author="Yijia Cheng" w:date="2017-03-21T11:10:00Z">
              <w:rPr>
                <w:sz w:val="24"/>
                <w:szCs w:val="24"/>
              </w:rPr>
            </w:rPrChange>
          </w:rPr>
          <w:t>JavaScript funct</w:t>
        </w:r>
      </w:ins>
      <w:ins w:id="1781" w:author="Jianhui Jiang" w:date="2017-02-16T19:10:00Z">
        <w:r w:rsidRPr="00082EA9">
          <w:rPr>
            <w:rFonts w:ascii="Times New Roman" w:hAnsi="Times New Roman" w:cs="Times New Roman"/>
            <w:sz w:val="24"/>
            <w:szCs w:val="24"/>
            <w:rPrChange w:id="1782" w:author="Yijia Cheng" w:date="2017-03-21T11:10:00Z">
              <w:rPr>
                <w:sz w:val="24"/>
                <w:szCs w:val="24"/>
              </w:rPr>
            </w:rPrChange>
          </w:rPr>
          <w:t>i</w:t>
        </w:r>
      </w:ins>
      <w:ins w:id="1783" w:author="Jianhui Jiang" w:date="2017-02-16T19:09:00Z">
        <w:r w:rsidRPr="00082EA9">
          <w:rPr>
            <w:rFonts w:ascii="Times New Roman" w:hAnsi="Times New Roman" w:cs="Times New Roman"/>
            <w:sz w:val="24"/>
            <w:szCs w:val="24"/>
            <w:rPrChange w:id="1784" w:author="Yijia Cheng" w:date="2017-03-21T11:10:00Z">
              <w:rPr>
                <w:sz w:val="24"/>
                <w:szCs w:val="24"/>
              </w:rPr>
            </w:rPrChange>
          </w:rPr>
          <w:t>ons</w:t>
        </w:r>
      </w:ins>
    </w:p>
    <w:p w14:paraId="5684153E" w14:textId="77777777" w:rsidR="00FE578E" w:rsidRPr="00082EA9" w:rsidRDefault="00FE578E">
      <w:pPr>
        <w:pStyle w:val="ListParagraph"/>
        <w:ind w:left="1260" w:firstLineChars="0" w:firstLine="0"/>
        <w:rPr>
          <w:ins w:id="1785" w:author="Jianhui Jiang" w:date="2017-02-16T19:10:00Z"/>
          <w:rFonts w:ascii="Times New Roman" w:hAnsi="Times New Roman" w:cs="Times New Roman"/>
          <w:sz w:val="24"/>
          <w:szCs w:val="24"/>
          <w:rPrChange w:id="1786" w:author="Yijia Cheng" w:date="2017-03-21T11:10:00Z">
            <w:rPr>
              <w:ins w:id="1787" w:author="Jianhui Jiang" w:date="2017-02-16T19:10:00Z"/>
              <w:sz w:val="24"/>
              <w:szCs w:val="24"/>
            </w:rPr>
          </w:rPrChange>
        </w:rPr>
        <w:pPrChange w:id="1788" w:author="Jianhui Jiang" w:date="2017-02-16T19:09:00Z">
          <w:pPr/>
        </w:pPrChange>
      </w:pPr>
      <w:ins w:id="1789" w:author="Jianhui Jiang" w:date="2017-02-16T19:10:00Z">
        <w:r w:rsidRPr="00082EA9">
          <w:rPr>
            <w:rFonts w:ascii="Times New Roman" w:hAnsi="Times New Roman" w:cs="Times New Roman"/>
            <w:sz w:val="24"/>
            <w:szCs w:val="24"/>
            <w:rPrChange w:id="1790" w:author="Yijia Cheng" w:date="2017-03-21T11:10:00Z">
              <w:rPr>
                <w:sz w:val="24"/>
                <w:szCs w:val="24"/>
              </w:rPr>
            </w:rPrChange>
          </w:rPr>
          <w:t>More hover effects</w:t>
        </w:r>
      </w:ins>
    </w:p>
    <w:p w14:paraId="242FDA45" w14:textId="77777777" w:rsidR="00FE578E" w:rsidRPr="00082EA9" w:rsidRDefault="00FE578E">
      <w:pPr>
        <w:ind w:left="840" w:firstLine="420"/>
        <w:rPr>
          <w:ins w:id="1791" w:author="Jianhui Jiang" w:date="2017-02-16T19:10:00Z"/>
          <w:rFonts w:ascii="Times New Roman" w:hAnsi="Times New Roman" w:cs="Times New Roman"/>
          <w:sz w:val="24"/>
          <w:szCs w:val="24"/>
          <w:rPrChange w:id="1792" w:author="Yijia Cheng" w:date="2017-03-21T11:10:00Z">
            <w:rPr>
              <w:ins w:id="1793" w:author="Jianhui Jiang" w:date="2017-02-16T19:10:00Z"/>
            </w:rPr>
          </w:rPrChange>
        </w:rPr>
        <w:pPrChange w:id="1794" w:author="Jianhui Jiang" w:date="2017-02-16T19:11:00Z">
          <w:pPr/>
        </w:pPrChange>
      </w:pPr>
      <w:ins w:id="1795" w:author="Jianhui Jiang" w:date="2017-02-16T19:11:00Z">
        <w:r w:rsidRPr="00082EA9">
          <w:rPr>
            <w:rFonts w:ascii="Times New Roman" w:hAnsi="Times New Roman" w:cs="Times New Roman"/>
            <w:sz w:val="24"/>
            <w:szCs w:val="24"/>
            <w:rPrChange w:id="1796" w:author="Yijia Cheng" w:date="2017-03-21T11:10:00Z">
              <w:rPr>
                <w:sz w:val="24"/>
                <w:szCs w:val="24"/>
              </w:rPr>
            </w:rPrChange>
          </w:rPr>
          <w:t>Page markup</w:t>
        </w:r>
      </w:ins>
      <w:ins w:id="1797" w:author="Jianhui Jiang" w:date="2017-02-16T19:10:00Z">
        <w:r w:rsidRPr="00082EA9">
          <w:rPr>
            <w:rFonts w:ascii="Times New Roman" w:hAnsi="Times New Roman" w:cs="Times New Roman"/>
            <w:sz w:val="24"/>
            <w:szCs w:val="24"/>
            <w:rPrChange w:id="1798" w:author="Yijia Cheng" w:date="2017-03-21T11:10:00Z">
              <w:rPr/>
            </w:rPrChange>
          </w:rPr>
          <w:t xml:space="preserve"> modification</w:t>
        </w:r>
      </w:ins>
    </w:p>
    <w:p w14:paraId="5AD54E60" w14:textId="77777777" w:rsidR="00FE578E" w:rsidRPr="00082EA9" w:rsidRDefault="00FE578E">
      <w:pPr>
        <w:pStyle w:val="ListParagraph"/>
        <w:ind w:left="1260" w:firstLineChars="0" w:firstLine="0"/>
        <w:rPr>
          <w:ins w:id="1799" w:author="Jianhui Jiang" w:date="2017-02-16T19:10:00Z"/>
          <w:rFonts w:ascii="Times New Roman" w:hAnsi="Times New Roman" w:cs="Times New Roman"/>
          <w:sz w:val="24"/>
          <w:szCs w:val="24"/>
          <w:rPrChange w:id="1800" w:author="Yijia Cheng" w:date="2017-03-21T11:10:00Z">
            <w:rPr>
              <w:ins w:id="1801" w:author="Jianhui Jiang" w:date="2017-02-16T19:10:00Z"/>
              <w:sz w:val="24"/>
              <w:szCs w:val="24"/>
            </w:rPr>
          </w:rPrChange>
        </w:rPr>
        <w:pPrChange w:id="1802" w:author="Jianhui Jiang" w:date="2017-02-16T19:09:00Z">
          <w:pPr/>
        </w:pPrChange>
      </w:pPr>
      <w:ins w:id="1803" w:author="Jianhui Jiang" w:date="2017-02-16T19:10:00Z">
        <w:r w:rsidRPr="00082EA9">
          <w:rPr>
            <w:rFonts w:ascii="Times New Roman" w:hAnsi="Times New Roman" w:cs="Times New Roman"/>
            <w:sz w:val="24"/>
            <w:szCs w:val="24"/>
            <w:rPrChange w:id="1804" w:author="Yijia Cheng" w:date="2017-03-21T11:10:00Z">
              <w:rPr>
                <w:sz w:val="24"/>
                <w:szCs w:val="24"/>
              </w:rPr>
            </w:rPrChange>
          </w:rPr>
          <w:t>Forum function</w:t>
        </w:r>
      </w:ins>
    </w:p>
    <w:p w14:paraId="442C9363" w14:textId="77777777" w:rsidR="00FE578E" w:rsidRPr="00082EA9" w:rsidRDefault="00FE578E">
      <w:pPr>
        <w:pStyle w:val="ListParagraph"/>
        <w:ind w:left="1260" w:firstLineChars="0" w:firstLine="0"/>
        <w:rPr>
          <w:ins w:id="1805" w:author="Jianhui Jiang" w:date="2017-02-16T19:19:00Z"/>
          <w:rFonts w:ascii="Times New Roman" w:hAnsi="Times New Roman" w:cs="Times New Roman"/>
          <w:sz w:val="24"/>
          <w:szCs w:val="24"/>
          <w:rPrChange w:id="1806" w:author="Yijia Cheng" w:date="2017-03-21T11:10:00Z">
            <w:rPr>
              <w:ins w:id="1807" w:author="Jianhui Jiang" w:date="2017-02-16T19:19:00Z"/>
              <w:sz w:val="24"/>
              <w:szCs w:val="24"/>
            </w:rPr>
          </w:rPrChange>
        </w:rPr>
        <w:pPrChange w:id="1808" w:author="Jianhui Jiang" w:date="2017-02-16T19:09:00Z">
          <w:pPr/>
        </w:pPrChange>
      </w:pPr>
      <w:ins w:id="1809" w:author="Jianhui Jiang" w:date="2017-02-16T19:10:00Z">
        <w:r w:rsidRPr="00082EA9">
          <w:rPr>
            <w:rFonts w:ascii="Times New Roman" w:hAnsi="Times New Roman" w:cs="Times New Roman"/>
            <w:sz w:val="24"/>
            <w:szCs w:val="24"/>
            <w:rPrChange w:id="1810" w:author="Yijia Cheng" w:date="2017-03-21T11:10:00Z">
              <w:rPr>
                <w:sz w:val="24"/>
                <w:szCs w:val="24"/>
              </w:rPr>
            </w:rPrChange>
          </w:rPr>
          <w:t>Reg</w:t>
        </w:r>
      </w:ins>
      <w:ins w:id="1811" w:author="Jianhui Jiang" w:date="2017-02-16T19:11:00Z">
        <w:r w:rsidRPr="00082EA9">
          <w:rPr>
            <w:rFonts w:ascii="Times New Roman" w:hAnsi="Times New Roman" w:cs="Times New Roman"/>
            <w:sz w:val="24"/>
            <w:szCs w:val="24"/>
            <w:rPrChange w:id="1812" w:author="Yijia Cheng" w:date="2017-03-21T11:10:00Z">
              <w:rPr>
                <w:sz w:val="24"/>
                <w:szCs w:val="24"/>
              </w:rPr>
            </w:rPrChange>
          </w:rPr>
          <w:t>i</w:t>
        </w:r>
      </w:ins>
      <w:ins w:id="1813" w:author="Jianhui Jiang" w:date="2017-02-16T19:10:00Z">
        <w:r w:rsidRPr="00082EA9">
          <w:rPr>
            <w:rFonts w:ascii="Times New Roman" w:hAnsi="Times New Roman" w:cs="Times New Roman"/>
            <w:sz w:val="24"/>
            <w:szCs w:val="24"/>
            <w:rPrChange w:id="1814" w:author="Yijia Cheng" w:date="2017-03-21T11:10:00Z">
              <w:rPr>
                <w:sz w:val="24"/>
                <w:szCs w:val="24"/>
              </w:rPr>
            </w:rPrChange>
          </w:rPr>
          <w:t xml:space="preserve">stration </w:t>
        </w:r>
      </w:ins>
      <w:ins w:id="1815" w:author="Jianhui Jiang" w:date="2017-02-16T19:11:00Z">
        <w:r w:rsidRPr="00082EA9">
          <w:rPr>
            <w:rFonts w:ascii="Times New Roman" w:hAnsi="Times New Roman" w:cs="Times New Roman"/>
            <w:sz w:val="24"/>
            <w:szCs w:val="24"/>
            <w:rPrChange w:id="1816" w:author="Yijia Cheng" w:date="2017-03-21T11:10:00Z">
              <w:rPr>
                <w:sz w:val="24"/>
                <w:szCs w:val="24"/>
              </w:rPr>
            </w:rPrChange>
          </w:rPr>
          <w:t>function</w:t>
        </w:r>
      </w:ins>
    </w:p>
    <w:p w14:paraId="7D1F26FC" w14:textId="77777777" w:rsidR="00FE578E" w:rsidRPr="00082EA9" w:rsidRDefault="00FE578E" w:rsidP="00FE578E">
      <w:pPr>
        <w:rPr>
          <w:ins w:id="1817" w:author="Jianhui Jiang" w:date="2017-02-16T19:19:00Z"/>
          <w:rFonts w:ascii="Times New Roman" w:hAnsi="Times New Roman" w:cs="Times New Roman"/>
          <w:sz w:val="24"/>
          <w:szCs w:val="24"/>
          <w:rPrChange w:id="1818" w:author="Yijia Cheng" w:date="2017-03-21T11:10:00Z">
            <w:rPr>
              <w:ins w:id="1819" w:author="Jianhui Jiang" w:date="2017-02-16T19:19:00Z"/>
              <w:sz w:val="24"/>
              <w:szCs w:val="24"/>
            </w:rPr>
          </w:rPrChange>
        </w:rPr>
      </w:pPr>
    </w:p>
    <w:p w14:paraId="2F279293" w14:textId="77777777" w:rsidR="00FE578E" w:rsidRPr="00114C6F" w:rsidRDefault="00FE578E">
      <w:pPr>
        <w:pStyle w:val="Heading4"/>
        <w:rPr>
          <w:ins w:id="1820" w:author="Jianhui Jiang" w:date="2017-02-16T19:20:00Z"/>
          <w:rPrChange w:id="1821" w:author="Yijia Cheng" w:date="2017-03-21T12:01:00Z">
            <w:rPr>
              <w:ins w:id="1822" w:author="Jianhui Jiang" w:date="2017-02-16T19:20:00Z"/>
              <w:sz w:val="24"/>
              <w:szCs w:val="24"/>
            </w:rPr>
          </w:rPrChange>
        </w:rPr>
        <w:pPrChange w:id="1823" w:author="Yijia Cheng" w:date="2017-03-21T13:01:00Z">
          <w:pPr/>
        </w:pPrChange>
      </w:pPr>
      <w:ins w:id="1824" w:author="Jianhui Jiang" w:date="2017-02-16T19:20:00Z">
        <w:r w:rsidRPr="00114C6F">
          <w:rPr>
            <w:rPrChange w:id="1825" w:author="Yijia Cheng" w:date="2017-03-21T12:01:00Z">
              <w:rPr>
                <w:iCs/>
                <w:sz w:val="24"/>
              </w:rPr>
            </w:rPrChange>
          </w:rPr>
          <w:t>Base page</w:t>
        </w:r>
      </w:ins>
    </w:p>
    <w:p w14:paraId="1C2EE327" w14:textId="77777777" w:rsidR="00FE578E" w:rsidRPr="00082EA9" w:rsidRDefault="00FE578E" w:rsidP="00FE578E">
      <w:pPr>
        <w:rPr>
          <w:ins w:id="1826" w:author="Jianhui Jiang" w:date="2017-02-16T19:20:00Z"/>
          <w:rFonts w:ascii="Times New Roman" w:hAnsi="Times New Roman" w:cs="Times New Roman"/>
          <w:sz w:val="24"/>
          <w:szCs w:val="24"/>
          <w:rPrChange w:id="1827" w:author="Yijia Cheng" w:date="2017-03-21T11:10:00Z">
            <w:rPr>
              <w:ins w:id="1828" w:author="Jianhui Jiang" w:date="2017-02-16T19:20:00Z"/>
              <w:sz w:val="24"/>
              <w:szCs w:val="24"/>
            </w:rPr>
          </w:rPrChange>
        </w:rPr>
      </w:pPr>
    </w:p>
    <w:p w14:paraId="4DCD0929" w14:textId="77777777" w:rsidR="00FE578E" w:rsidRPr="00082EA9" w:rsidRDefault="00FE578E" w:rsidP="00FE578E">
      <w:pPr>
        <w:rPr>
          <w:ins w:id="1829" w:author="Jianhui Jiang" w:date="2017-02-16T19:20:00Z"/>
          <w:rFonts w:ascii="Times New Roman" w:hAnsi="Times New Roman" w:cs="Times New Roman"/>
          <w:sz w:val="24"/>
          <w:szCs w:val="24"/>
          <w:rPrChange w:id="1830" w:author="Yijia Cheng" w:date="2017-03-21T11:10:00Z">
            <w:rPr>
              <w:ins w:id="1831" w:author="Jianhui Jiang" w:date="2017-02-16T19:20:00Z"/>
              <w:sz w:val="24"/>
              <w:szCs w:val="24"/>
            </w:rPr>
          </w:rPrChange>
        </w:rPr>
      </w:pPr>
    </w:p>
    <w:p w14:paraId="4DE55A5D" w14:textId="77777777" w:rsidR="00FE578E" w:rsidRPr="00082EA9" w:rsidRDefault="00FE578E">
      <w:pPr>
        <w:ind w:left="568"/>
        <w:rPr>
          <w:ins w:id="1832" w:author="Jianhui Jiang" w:date="2017-02-16T19:27:00Z"/>
          <w:rFonts w:ascii="Times New Roman" w:hAnsi="Times New Roman" w:cs="Times New Roman"/>
          <w:sz w:val="24"/>
          <w:szCs w:val="24"/>
          <w:rPrChange w:id="1833" w:author="Yijia Cheng" w:date="2017-03-21T11:10:00Z">
            <w:rPr>
              <w:ins w:id="1834" w:author="Jianhui Jiang" w:date="2017-02-16T19:27:00Z"/>
              <w:sz w:val="24"/>
              <w:szCs w:val="24"/>
            </w:rPr>
          </w:rPrChange>
        </w:rPr>
        <w:pPrChange w:id="1835" w:author="Jianhui Jiang" w:date="2017-02-16T19:20:00Z">
          <w:pPr/>
        </w:pPrChange>
      </w:pPr>
      <w:ins w:id="1836" w:author="Jianhui Jiang" w:date="2017-02-16T19:26:00Z">
        <w:r w:rsidRPr="00082EA9">
          <w:rPr>
            <w:rFonts w:ascii="Times New Roman" w:hAnsi="Times New Roman" w:cs="Times New Roman"/>
            <w:noProof/>
            <w:sz w:val="24"/>
            <w:szCs w:val="24"/>
            <w:rPrChange w:id="1837" w:author="Yijia Cheng" w:date="2017-03-21T11:10:00Z">
              <w:rPr>
                <w:noProof/>
                <w:sz w:val="24"/>
                <w:szCs w:val="24"/>
              </w:rPr>
            </w:rPrChange>
          </w:rPr>
          <w:lastRenderedPageBreak/>
          <w:drawing>
            <wp:inline distT="0" distB="0" distL="0" distR="0" wp14:anchorId="09165E07" wp14:editId="3A21E0ED">
              <wp:extent cx="3573741" cy="41275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e.png"/>
                      <pic:cNvPicPr/>
                    </pic:nvPicPr>
                    <pic:blipFill>
                      <a:blip r:embed="rId39">
                        <a:extLst>
                          <a:ext uri="{28A0092B-C50C-407E-A947-70E740481C1C}">
                            <a14:useLocalDpi xmlns:a14="http://schemas.microsoft.com/office/drawing/2010/main" val="0"/>
                          </a:ext>
                        </a:extLst>
                      </a:blip>
                      <a:stretch>
                        <a:fillRect/>
                      </a:stretch>
                    </pic:blipFill>
                    <pic:spPr>
                      <a:xfrm>
                        <a:off x="0" y="0"/>
                        <a:ext cx="3577874" cy="4132273"/>
                      </a:xfrm>
                      <a:prstGeom prst="rect">
                        <a:avLst/>
                      </a:prstGeom>
                    </pic:spPr>
                  </pic:pic>
                </a:graphicData>
              </a:graphic>
            </wp:inline>
          </w:drawing>
        </w:r>
      </w:ins>
    </w:p>
    <w:p w14:paraId="72C86DE9" w14:textId="77777777" w:rsidR="00FE578E" w:rsidRPr="00082EA9" w:rsidRDefault="00FE578E">
      <w:pPr>
        <w:ind w:left="568"/>
        <w:rPr>
          <w:ins w:id="1838" w:author="Jianhui Jiang" w:date="2017-02-16T19:27:00Z"/>
          <w:rFonts w:ascii="Times New Roman" w:hAnsi="Times New Roman" w:cs="Times New Roman"/>
          <w:sz w:val="24"/>
          <w:szCs w:val="24"/>
          <w:rPrChange w:id="1839" w:author="Yijia Cheng" w:date="2017-03-21T11:10:00Z">
            <w:rPr>
              <w:ins w:id="1840" w:author="Jianhui Jiang" w:date="2017-02-16T19:27:00Z"/>
              <w:sz w:val="24"/>
              <w:szCs w:val="24"/>
            </w:rPr>
          </w:rPrChange>
        </w:rPr>
        <w:pPrChange w:id="1841" w:author="Jianhui Jiang" w:date="2017-02-16T19:20:00Z">
          <w:pPr/>
        </w:pPrChange>
      </w:pPr>
    </w:p>
    <w:p w14:paraId="0E2D7278" w14:textId="77777777" w:rsidR="00FE578E" w:rsidRPr="009754A7" w:rsidRDefault="00FE578E">
      <w:pPr>
        <w:pStyle w:val="Heading4"/>
        <w:rPr>
          <w:ins w:id="1842" w:author="Jianhui Jiang" w:date="2017-02-16T19:27:00Z"/>
          <w:rPrChange w:id="1843" w:author="Yijia Cheng" w:date="2017-03-21T12:02:00Z">
            <w:rPr>
              <w:ins w:id="1844" w:author="Jianhui Jiang" w:date="2017-02-16T19:27:00Z"/>
              <w:sz w:val="24"/>
              <w:szCs w:val="24"/>
            </w:rPr>
          </w:rPrChange>
        </w:rPr>
        <w:pPrChange w:id="1845" w:author="Yijia Cheng" w:date="2017-03-21T13:02:00Z">
          <w:pPr/>
        </w:pPrChange>
      </w:pPr>
      <w:ins w:id="1846" w:author="Jianhui Jiang" w:date="2017-02-16T19:27:00Z">
        <w:r w:rsidRPr="009754A7">
          <w:rPr>
            <w:rPrChange w:id="1847" w:author="Yijia Cheng" w:date="2017-03-21T12:02:00Z">
              <w:rPr>
                <w:iCs/>
                <w:sz w:val="24"/>
              </w:rPr>
            </w:rPrChange>
          </w:rPr>
          <w:t>Table page</w:t>
        </w:r>
      </w:ins>
    </w:p>
    <w:p w14:paraId="008D0B96" w14:textId="77777777" w:rsidR="00FE578E" w:rsidRPr="00082EA9" w:rsidRDefault="00FE578E" w:rsidP="00FE578E">
      <w:pPr>
        <w:rPr>
          <w:ins w:id="1848" w:author="Jianhui Jiang" w:date="2017-02-16T19:28:00Z"/>
          <w:rFonts w:ascii="Times New Roman" w:hAnsi="Times New Roman" w:cs="Times New Roman"/>
          <w:sz w:val="24"/>
          <w:szCs w:val="24"/>
          <w:rPrChange w:id="1849" w:author="Yijia Cheng" w:date="2017-03-21T11:10:00Z">
            <w:rPr>
              <w:ins w:id="1850" w:author="Jianhui Jiang" w:date="2017-02-16T19:28:00Z"/>
              <w:sz w:val="24"/>
              <w:szCs w:val="24"/>
            </w:rPr>
          </w:rPrChange>
        </w:rPr>
      </w:pPr>
      <w:ins w:id="1851" w:author="Jianhui Jiang" w:date="2017-02-16T19:28:00Z">
        <w:r w:rsidRPr="00082EA9">
          <w:rPr>
            <w:rFonts w:ascii="Times New Roman" w:hAnsi="Times New Roman" w:cs="Times New Roman"/>
            <w:noProof/>
            <w:sz w:val="24"/>
            <w:szCs w:val="24"/>
            <w:rPrChange w:id="1852" w:author="Yijia Cheng" w:date="2017-03-21T11:10:00Z">
              <w:rPr>
                <w:noProof/>
                <w:sz w:val="24"/>
                <w:szCs w:val="24"/>
              </w:rPr>
            </w:rPrChange>
          </w:rPr>
          <w:drawing>
            <wp:inline distT="0" distB="0" distL="0" distR="0" wp14:anchorId="40BEA848" wp14:editId="6D4AB73B">
              <wp:extent cx="4363963"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75714" cy="2337999"/>
                      </a:xfrm>
                      <a:prstGeom prst="rect">
                        <a:avLst/>
                      </a:prstGeom>
                    </pic:spPr>
                  </pic:pic>
                </a:graphicData>
              </a:graphic>
            </wp:inline>
          </w:drawing>
        </w:r>
      </w:ins>
    </w:p>
    <w:p w14:paraId="3E02307D" w14:textId="77777777" w:rsidR="00FE578E" w:rsidRPr="00082EA9" w:rsidRDefault="00FE578E" w:rsidP="00FE578E">
      <w:pPr>
        <w:rPr>
          <w:ins w:id="1853" w:author="Jianhui Jiang" w:date="2017-02-16T19:28:00Z"/>
          <w:rFonts w:ascii="Times New Roman" w:hAnsi="Times New Roman" w:cs="Times New Roman"/>
          <w:sz w:val="24"/>
          <w:szCs w:val="24"/>
          <w:rPrChange w:id="1854" w:author="Yijia Cheng" w:date="2017-03-21T11:10:00Z">
            <w:rPr>
              <w:ins w:id="1855" w:author="Jianhui Jiang" w:date="2017-02-16T19:28:00Z"/>
              <w:sz w:val="24"/>
              <w:szCs w:val="24"/>
            </w:rPr>
          </w:rPrChange>
        </w:rPr>
      </w:pPr>
    </w:p>
    <w:p w14:paraId="750B11AF" w14:textId="77777777" w:rsidR="00FE578E" w:rsidRPr="002F0A23" w:rsidRDefault="00FE578E">
      <w:pPr>
        <w:pStyle w:val="Heading4"/>
        <w:rPr>
          <w:ins w:id="1856" w:author="Jianhui Jiang" w:date="2017-02-16T19:28:00Z"/>
          <w:rPrChange w:id="1857" w:author="Yijia Cheng" w:date="2017-03-21T13:02:00Z">
            <w:rPr>
              <w:ins w:id="1858" w:author="Jianhui Jiang" w:date="2017-02-16T19:28:00Z"/>
              <w:sz w:val="24"/>
              <w:szCs w:val="24"/>
            </w:rPr>
          </w:rPrChange>
        </w:rPr>
        <w:pPrChange w:id="1859" w:author="Yijia Cheng" w:date="2017-03-21T13:02:00Z">
          <w:pPr/>
        </w:pPrChange>
      </w:pPr>
      <w:ins w:id="1860" w:author="Jianhui Jiang" w:date="2017-02-16T19:28:00Z">
        <w:r w:rsidRPr="002F0A23">
          <w:rPr>
            <w:rPrChange w:id="1861" w:author="Yijia Cheng" w:date="2017-03-21T13:02:00Z">
              <w:rPr>
                <w:iCs/>
                <w:sz w:val="24"/>
              </w:rPr>
            </w:rPrChange>
          </w:rPr>
          <w:lastRenderedPageBreak/>
          <w:t>Forum page</w:t>
        </w:r>
      </w:ins>
    </w:p>
    <w:p w14:paraId="44B26FEB" w14:textId="77777777" w:rsidR="00FE578E" w:rsidRPr="00082EA9" w:rsidRDefault="00FE578E" w:rsidP="00FE578E">
      <w:pPr>
        <w:rPr>
          <w:ins w:id="1862" w:author="Jianhui Jiang" w:date="2017-02-16T19:11:00Z"/>
          <w:rFonts w:ascii="Times New Roman" w:hAnsi="Times New Roman" w:cs="Times New Roman"/>
          <w:sz w:val="24"/>
          <w:szCs w:val="24"/>
          <w:rPrChange w:id="1863" w:author="Yijia Cheng" w:date="2017-03-21T11:10:00Z">
            <w:rPr>
              <w:ins w:id="1864" w:author="Jianhui Jiang" w:date="2017-02-16T19:11:00Z"/>
            </w:rPr>
          </w:rPrChange>
        </w:rPr>
      </w:pPr>
      <w:ins w:id="1865" w:author="Jianhui Jiang" w:date="2017-02-16T19:31:00Z">
        <w:r w:rsidRPr="00082EA9">
          <w:rPr>
            <w:rFonts w:ascii="Times New Roman" w:hAnsi="Times New Roman" w:cs="Times New Roman"/>
            <w:noProof/>
            <w:sz w:val="24"/>
            <w:szCs w:val="24"/>
            <w:rPrChange w:id="1866" w:author="Yijia Cheng" w:date="2017-03-21T11:10:00Z">
              <w:rPr>
                <w:noProof/>
                <w:sz w:val="24"/>
                <w:szCs w:val="24"/>
              </w:rPr>
            </w:rPrChange>
          </w:rPr>
          <w:drawing>
            <wp:inline distT="0" distB="0" distL="0" distR="0" wp14:anchorId="666453E8" wp14:editId="31F3E6B0">
              <wp:extent cx="3414952" cy="372984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on.png"/>
                      <pic:cNvPicPr/>
                    </pic:nvPicPr>
                    <pic:blipFill>
                      <a:blip r:embed="rId41">
                        <a:extLst>
                          <a:ext uri="{28A0092B-C50C-407E-A947-70E740481C1C}">
                            <a14:useLocalDpi xmlns:a14="http://schemas.microsoft.com/office/drawing/2010/main" val="0"/>
                          </a:ext>
                        </a:extLst>
                      </a:blip>
                      <a:stretch>
                        <a:fillRect/>
                      </a:stretch>
                    </pic:blipFill>
                    <pic:spPr>
                      <a:xfrm>
                        <a:off x="0" y="0"/>
                        <a:ext cx="3425292" cy="3741139"/>
                      </a:xfrm>
                      <a:prstGeom prst="rect">
                        <a:avLst/>
                      </a:prstGeom>
                    </pic:spPr>
                  </pic:pic>
                </a:graphicData>
              </a:graphic>
            </wp:inline>
          </w:drawing>
        </w:r>
      </w:ins>
    </w:p>
    <w:p w14:paraId="0C7C6244" w14:textId="77777777" w:rsidR="00FE578E" w:rsidRPr="00082EA9" w:rsidRDefault="00FE578E">
      <w:pPr>
        <w:pStyle w:val="ListParagraph"/>
        <w:ind w:left="1260" w:firstLineChars="0" w:firstLine="0"/>
        <w:rPr>
          <w:ins w:id="1867" w:author="Jianhui Jiang" w:date="2017-02-16T19:09:00Z"/>
          <w:rFonts w:ascii="Times New Roman" w:hAnsi="Times New Roman" w:cs="Times New Roman"/>
          <w:sz w:val="24"/>
          <w:szCs w:val="24"/>
          <w:rPrChange w:id="1868" w:author="Yijia Cheng" w:date="2017-03-21T11:10:00Z">
            <w:rPr>
              <w:ins w:id="1869" w:author="Jianhui Jiang" w:date="2017-02-16T19:09:00Z"/>
            </w:rPr>
          </w:rPrChange>
        </w:rPr>
        <w:pPrChange w:id="1870" w:author="Jianhui Jiang" w:date="2017-02-16T19:09:00Z">
          <w:pPr/>
        </w:pPrChange>
      </w:pPr>
    </w:p>
    <w:p w14:paraId="1AD280A7" w14:textId="77777777" w:rsidR="00FE578E" w:rsidRPr="00321061" w:rsidRDefault="00FE578E">
      <w:pPr>
        <w:pStyle w:val="Heading4"/>
        <w:rPr>
          <w:ins w:id="1871" w:author="Jianhui Jiang" w:date="2017-02-16T19:32:00Z"/>
          <w:rPrChange w:id="1872" w:author="Yijia Cheng" w:date="2017-03-21T12:03:00Z">
            <w:rPr>
              <w:ins w:id="1873" w:author="Jianhui Jiang" w:date="2017-02-16T19:32:00Z"/>
              <w:sz w:val="24"/>
              <w:szCs w:val="24"/>
            </w:rPr>
          </w:rPrChange>
        </w:rPr>
        <w:pPrChange w:id="1874" w:author="Yijia Cheng" w:date="2017-03-21T13:02:00Z">
          <w:pPr/>
        </w:pPrChange>
      </w:pPr>
      <w:ins w:id="1875" w:author="Jianhui Jiang" w:date="2017-02-16T19:32:00Z">
        <w:r w:rsidRPr="00321061">
          <w:rPr>
            <w:rPrChange w:id="1876" w:author="Yijia Cheng" w:date="2017-03-21T12:03:00Z">
              <w:rPr>
                <w:iCs/>
                <w:sz w:val="24"/>
              </w:rPr>
            </w:rPrChange>
          </w:rPr>
          <w:t>CSS file</w:t>
        </w:r>
      </w:ins>
    </w:p>
    <w:p w14:paraId="189E581E" w14:textId="77777777" w:rsidR="00FE578E" w:rsidRPr="00082EA9" w:rsidRDefault="00FE578E">
      <w:pPr>
        <w:pBdr>
          <w:bottom w:val="thinThickThinMediumGap" w:sz="18" w:space="1" w:color="auto"/>
        </w:pBdr>
        <w:rPr>
          <w:ins w:id="1877" w:author="Jianhui Jiang" w:date="2017-02-16T19:32:00Z"/>
          <w:rFonts w:ascii="Times New Roman" w:hAnsi="Times New Roman" w:cs="Times New Roman"/>
          <w:sz w:val="24"/>
          <w:szCs w:val="24"/>
          <w:rPrChange w:id="1878" w:author="Yijia Cheng" w:date="2017-03-21T11:10:00Z">
            <w:rPr>
              <w:ins w:id="1879" w:author="Jianhui Jiang" w:date="2017-02-16T19:32:00Z"/>
              <w:sz w:val="24"/>
              <w:szCs w:val="24"/>
            </w:rPr>
          </w:rPrChange>
        </w:rPr>
        <w:pPrChange w:id="1880" w:author="Jianhui Jiang" w:date="2017-02-16T19:32:00Z">
          <w:pPr/>
        </w:pPrChange>
      </w:pPr>
    </w:p>
    <w:p w14:paraId="0DA73B63" w14:textId="77777777" w:rsidR="00FE578E" w:rsidRPr="00082EA9" w:rsidRDefault="00FE578E" w:rsidP="00FE578E">
      <w:pPr>
        <w:rPr>
          <w:ins w:id="1881" w:author="Jianhui Jiang" w:date="2017-02-16T19:32:00Z"/>
          <w:rFonts w:ascii="Times New Roman" w:hAnsi="Times New Roman" w:cs="Times New Roman"/>
          <w:sz w:val="24"/>
          <w:szCs w:val="24"/>
          <w:rPrChange w:id="1882" w:author="Yijia Cheng" w:date="2017-03-21T11:10:00Z">
            <w:rPr>
              <w:ins w:id="1883" w:author="Jianhui Jiang" w:date="2017-02-16T19:32:00Z"/>
              <w:sz w:val="24"/>
              <w:szCs w:val="24"/>
            </w:rPr>
          </w:rPrChange>
        </w:rPr>
      </w:pPr>
    </w:p>
    <w:p w14:paraId="639DF930" w14:textId="77777777" w:rsidR="00FE578E" w:rsidRPr="00082EA9" w:rsidRDefault="00FE578E" w:rsidP="00FE578E">
      <w:pPr>
        <w:pBdr>
          <w:bottom w:val="thinThickThinMediumGap" w:sz="18" w:space="1" w:color="auto"/>
        </w:pBdr>
        <w:rPr>
          <w:ins w:id="1884" w:author="Jianhui Jiang" w:date="2017-02-16T19:33:00Z"/>
          <w:rFonts w:ascii="Times New Roman" w:hAnsi="Times New Roman" w:cs="Times New Roman"/>
          <w:sz w:val="24"/>
          <w:szCs w:val="24"/>
          <w:rPrChange w:id="1885" w:author="Yijia Cheng" w:date="2017-03-21T11:10:00Z">
            <w:rPr>
              <w:ins w:id="1886" w:author="Jianhui Jiang" w:date="2017-02-16T19:33:00Z"/>
              <w:sz w:val="24"/>
              <w:szCs w:val="24"/>
            </w:rPr>
          </w:rPrChange>
        </w:rPr>
      </w:pPr>
      <w:ins w:id="1887" w:author="Jianhui Jiang" w:date="2017-02-16T19:33:00Z">
        <w:r w:rsidRPr="00082EA9">
          <w:rPr>
            <w:rFonts w:ascii="Times New Roman" w:hAnsi="Times New Roman" w:cs="Times New Roman"/>
            <w:sz w:val="24"/>
            <w:szCs w:val="24"/>
            <w:rPrChange w:id="1888" w:author="Yijia Cheng" w:date="2017-03-21T11:10:00Z">
              <w:rPr>
                <w:sz w:val="24"/>
                <w:szCs w:val="24"/>
              </w:rPr>
            </w:rPrChange>
          </w:rPr>
          <w:t>body {</w:t>
        </w:r>
      </w:ins>
    </w:p>
    <w:p w14:paraId="3E6D976E" w14:textId="77777777" w:rsidR="00FE578E" w:rsidRPr="00082EA9" w:rsidRDefault="00FE578E" w:rsidP="00FE578E">
      <w:pPr>
        <w:pBdr>
          <w:bottom w:val="thinThickThinMediumGap" w:sz="18" w:space="1" w:color="auto"/>
        </w:pBdr>
        <w:rPr>
          <w:ins w:id="1889" w:author="Jianhui Jiang" w:date="2017-02-16T19:33:00Z"/>
          <w:rFonts w:ascii="Times New Roman" w:hAnsi="Times New Roman" w:cs="Times New Roman"/>
          <w:sz w:val="24"/>
          <w:szCs w:val="24"/>
          <w:rPrChange w:id="1890" w:author="Yijia Cheng" w:date="2017-03-21T11:10:00Z">
            <w:rPr>
              <w:ins w:id="1891" w:author="Jianhui Jiang" w:date="2017-02-16T19:33:00Z"/>
              <w:sz w:val="24"/>
              <w:szCs w:val="24"/>
            </w:rPr>
          </w:rPrChange>
        </w:rPr>
      </w:pPr>
      <w:ins w:id="1892" w:author="Jianhui Jiang" w:date="2017-02-16T19:33:00Z">
        <w:r w:rsidRPr="00082EA9">
          <w:rPr>
            <w:rFonts w:ascii="Times New Roman" w:hAnsi="Times New Roman" w:cs="Times New Roman"/>
            <w:sz w:val="24"/>
            <w:szCs w:val="24"/>
            <w:rPrChange w:id="1893" w:author="Yijia Cheng" w:date="2017-03-21T11:10:00Z">
              <w:rPr>
                <w:sz w:val="24"/>
                <w:szCs w:val="24"/>
              </w:rPr>
            </w:rPrChange>
          </w:rPr>
          <w:tab/>
          <w:t>background-color: #f8efdf;</w:t>
        </w:r>
      </w:ins>
    </w:p>
    <w:p w14:paraId="0D572D82" w14:textId="77777777" w:rsidR="00FE578E" w:rsidRPr="00082EA9" w:rsidRDefault="00FE578E" w:rsidP="00FE578E">
      <w:pPr>
        <w:pBdr>
          <w:bottom w:val="thinThickThinMediumGap" w:sz="18" w:space="1" w:color="auto"/>
        </w:pBdr>
        <w:rPr>
          <w:ins w:id="1894" w:author="Jianhui Jiang" w:date="2017-02-16T19:33:00Z"/>
          <w:rFonts w:ascii="Times New Roman" w:hAnsi="Times New Roman" w:cs="Times New Roman"/>
          <w:sz w:val="24"/>
          <w:szCs w:val="24"/>
          <w:rPrChange w:id="1895" w:author="Yijia Cheng" w:date="2017-03-21T11:10:00Z">
            <w:rPr>
              <w:ins w:id="1896" w:author="Jianhui Jiang" w:date="2017-02-16T19:33:00Z"/>
              <w:sz w:val="24"/>
              <w:szCs w:val="24"/>
            </w:rPr>
          </w:rPrChange>
        </w:rPr>
      </w:pPr>
      <w:ins w:id="1897" w:author="Jianhui Jiang" w:date="2017-02-16T19:33:00Z">
        <w:r w:rsidRPr="00082EA9">
          <w:rPr>
            <w:rFonts w:ascii="Times New Roman" w:hAnsi="Times New Roman" w:cs="Times New Roman"/>
            <w:sz w:val="24"/>
            <w:szCs w:val="24"/>
            <w:rPrChange w:id="1898" w:author="Yijia Cheng" w:date="2017-03-21T11:10:00Z">
              <w:rPr>
                <w:sz w:val="24"/>
                <w:szCs w:val="24"/>
              </w:rPr>
            </w:rPrChange>
          </w:rPr>
          <w:tab/>
          <w:t>font-family: "Lucida Grande", Verdana, sans-serif;</w:t>
        </w:r>
      </w:ins>
    </w:p>
    <w:p w14:paraId="64797FD5" w14:textId="77777777" w:rsidR="00FE578E" w:rsidRPr="00082EA9" w:rsidRDefault="00FE578E" w:rsidP="00FE578E">
      <w:pPr>
        <w:pBdr>
          <w:bottom w:val="thinThickThinMediumGap" w:sz="18" w:space="1" w:color="auto"/>
        </w:pBdr>
        <w:rPr>
          <w:ins w:id="1899" w:author="Jianhui Jiang" w:date="2017-02-16T19:33:00Z"/>
          <w:rFonts w:ascii="Times New Roman" w:hAnsi="Times New Roman" w:cs="Times New Roman"/>
          <w:sz w:val="24"/>
          <w:szCs w:val="24"/>
          <w:rPrChange w:id="1900" w:author="Yijia Cheng" w:date="2017-03-21T11:10:00Z">
            <w:rPr>
              <w:ins w:id="1901" w:author="Jianhui Jiang" w:date="2017-02-16T19:33:00Z"/>
              <w:sz w:val="24"/>
              <w:szCs w:val="24"/>
            </w:rPr>
          </w:rPrChange>
        </w:rPr>
      </w:pPr>
      <w:ins w:id="1902" w:author="Jianhui Jiang" w:date="2017-02-16T19:33:00Z">
        <w:r w:rsidRPr="00082EA9">
          <w:rPr>
            <w:rFonts w:ascii="Times New Roman" w:hAnsi="Times New Roman" w:cs="Times New Roman"/>
            <w:sz w:val="24"/>
            <w:szCs w:val="24"/>
            <w:rPrChange w:id="1903" w:author="Yijia Cheng" w:date="2017-03-21T11:10:00Z">
              <w:rPr>
                <w:sz w:val="24"/>
                <w:szCs w:val="24"/>
              </w:rPr>
            </w:rPrChange>
          </w:rPr>
          <w:tab/>
          <w:t xml:space="preserve">margin:0; </w:t>
        </w:r>
      </w:ins>
    </w:p>
    <w:p w14:paraId="242A03A5" w14:textId="77777777" w:rsidR="00FE578E" w:rsidRPr="00082EA9" w:rsidRDefault="00FE578E" w:rsidP="00FE578E">
      <w:pPr>
        <w:pBdr>
          <w:bottom w:val="thinThickThinMediumGap" w:sz="18" w:space="1" w:color="auto"/>
        </w:pBdr>
        <w:rPr>
          <w:ins w:id="1904" w:author="Jianhui Jiang" w:date="2017-02-16T19:33:00Z"/>
          <w:rFonts w:ascii="Times New Roman" w:hAnsi="Times New Roman" w:cs="Times New Roman"/>
          <w:sz w:val="24"/>
          <w:szCs w:val="24"/>
          <w:rPrChange w:id="1905" w:author="Yijia Cheng" w:date="2017-03-21T11:10:00Z">
            <w:rPr>
              <w:ins w:id="1906" w:author="Jianhui Jiang" w:date="2017-02-16T19:33:00Z"/>
              <w:sz w:val="24"/>
              <w:szCs w:val="24"/>
            </w:rPr>
          </w:rPrChange>
        </w:rPr>
      </w:pPr>
      <w:ins w:id="1907" w:author="Jianhui Jiang" w:date="2017-02-16T19:33:00Z">
        <w:r w:rsidRPr="00082EA9">
          <w:rPr>
            <w:rFonts w:ascii="Times New Roman" w:hAnsi="Times New Roman" w:cs="Times New Roman"/>
            <w:sz w:val="24"/>
            <w:szCs w:val="24"/>
            <w:rPrChange w:id="1908" w:author="Yijia Cheng" w:date="2017-03-21T11:10:00Z">
              <w:rPr>
                <w:sz w:val="24"/>
                <w:szCs w:val="24"/>
              </w:rPr>
            </w:rPrChange>
          </w:rPr>
          <w:tab/>
          <w:t>padding:0;</w:t>
        </w:r>
      </w:ins>
    </w:p>
    <w:p w14:paraId="7ADA8EAE" w14:textId="77777777" w:rsidR="00FE578E" w:rsidRPr="00082EA9" w:rsidRDefault="00FE578E" w:rsidP="00FE578E">
      <w:pPr>
        <w:pBdr>
          <w:bottom w:val="thinThickThinMediumGap" w:sz="18" w:space="1" w:color="auto"/>
        </w:pBdr>
        <w:rPr>
          <w:ins w:id="1909" w:author="Jianhui Jiang" w:date="2017-02-16T19:33:00Z"/>
          <w:rFonts w:ascii="Times New Roman" w:hAnsi="Times New Roman" w:cs="Times New Roman"/>
          <w:sz w:val="24"/>
          <w:szCs w:val="24"/>
          <w:rPrChange w:id="1910" w:author="Yijia Cheng" w:date="2017-03-21T11:10:00Z">
            <w:rPr>
              <w:ins w:id="1911" w:author="Jianhui Jiang" w:date="2017-02-16T19:33:00Z"/>
              <w:sz w:val="24"/>
              <w:szCs w:val="24"/>
            </w:rPr>
          </w:rPrChange>
        </w:rPr>
      </w:pPr>
      <w:ins w:id="1912" w:author="Jianhui Jiang" w:date="2017-02-16T19:33:00Z">
        <w:r w:rsidRPr="00082EA9">
          <w:rPr>
            <w:rFonts w:ascii="Times New Roman" w:hAnsi="Times New Roman" w:cs="Times New Roman"/>
            <w:sz w:val="24"/>
            <w:szCs w:val="24"/>
            <w:rPrChange w:id="1913" w:author="Yijia Cheng" w:date="2017-03-21T11:10:00Z">
              <w:rPr>
                <w:sz w:val="24"/>
                <w:szCs w:val="24"/>
              </w:rPr>
            </w:rPrChange>
          </w:rPr>
          <w:t>}</w:t>
        </w:r>
      </w:ins>
    </w:p>
    <w:p w14:paraId="2DA09CD4" w14:textId="77777777" w:rsidR="00FE578E" w:rsidRPr="00082EA9" w:rsidRDefault="00FE578E" w:rsidP="00FE578E">
      <w:pPr>
        <w:pBdr>
          <w:bottom w:val="thinThickThinMediumGap" w:sz="18" w:space="1" w:color="auto"/>
        </w:pBdr>
        <w:rPr>
          <w:ins w:id="1914" w:author="Jianhui Jiang" w:date="2017-02-16T19:33:00Z"/>
          <w:rFonts w:ascii="Times New Roman" w:hAnsi="Times New Roman" w:cs="Times New Roman"/>
          <w:sz w:val="24"/>
          <w:szCs w:val="24"/>
          <w:rPrChange w:id="1915" w:author="Yijia Cheng" w:date="2017-03-21T11:10:00Z">
            <w:rPr>
              <w:ins w:id="1916" w:author="Jianhui Jiang" w:date="2017-02-16T19:33:00Z"/>
              <w:sz w:val="24"/>
              <w:szCs w:val="24"/>
            </w:rPr>
          </w:rPrChange>
        </w:rPr>
      </w:pPr>
      <w:ins w:id="1917" w:author="Jianhui Jiang" w:date="2017-02-16T19:33:00Z">
        <w:r w:rsidRPr="00082EA9">
          <w:rPr>
            <w:rFonts w:ascii="Times New Roman" w:hAnsi="Times New Roman" w:cs="Times New Roman"/>
            <w:sz w:val="24"/>
            <w:szCs w:val="24"/>
            <w:rPrChange w:id="1918" w:author="Yijia Cheng" w:date="2017-03-21T11:10:00Z">
              <w:rPr>
                <w:sz w:val="24"/>
                <w:szCs w:val="24"/>
              </w:rPr>
            </w:rPrChange>
          </w:rPr>
          <w:t>header {</w:t>
        </w:r>
      </w:ins>
    </w:p>
    <w:p w14:paraId="05AD2EFC" w14:textId="77777777" w:rsidR="00FE578E" w:rsidRPr="00082EA9" w:rsidRDefault="00FE578E" w:rsidP="00FE578E">
      <w:pPr>
        <w:pBdr>
          <w:bottom w:val="thinThickThinMediumGap" w:sz="18" w:space="1" w:color="auto"/>
        </w:pBdr>
        <w:rPr>
          <w:ins w:id="1919" w:author="Jianhui Jiang" w:date="2017-02-16T19:33:00Z"/>
          <w:rFonts w:ascii="Times New Roman" w:hAnsi="Times New Roman" w:cs="Times New Roman"/>
          <w:sz w:val="24"/>
          <w:szCs w:val="24"/>
          <w:rPrChange w:id="1920" w:author="Yijia Cheng" w:date="2017-03-21T11:10:00Z">
            <w:rPr>
              <w:ins w:id="1921" w:author="Jianhui Jiang" w:date="2017-02-16T19:33:00Z"/>
              <w:sz w:val="24"/>
              <w:szCs w:val="24"/>
            </w:rPr>
          </w:rPrChange>
        </w:rPr>
      </w:pPr>
      <w:ins w:id="1922" w:author="Jianhui Jiang" w:date="2017-02-16T19:33:00Z">
        <w:r w:rsidRPr="00082EA9">
          <w:rPr>
            <w:rFonts w:ascii="Times New Roman" w:hAnsi="Times New Roman" w:cs="Times New Roman"/>
            <w:sz w:val="24"/>
            <w:szCs w:val="24"/>
            <w:rPrChange w:id="1923" w:author="Yijia Cheng" w:date="2017-03-21T11:10:00Z">
              <w:rPr>
                <w:sz w:val="24"/>
                <w:szCs w:val="24"/>
              </w:rPr>
            </w:rPrChange>
          </w:rPr>
          <w:tab/>
          <w:t>background-color:#d10101;</w:t>
        </w:r>
      </w:ins>
    </w:p>
    <w:p w14:paraId="5FF03557" w14:textId="77777777" w:rsidR="00FE578E" w:rsidRPr="00082EA9" w:rsidRDefault="00FE578E" w:rsidP="00FE578E">
      <w:pPr>
        <w:pBdr>
          <w:bottom w:val="thinThickThinMediumGap" w:sz="18" w:space="1" w:color="auto"/>
        </w:pBdr>
        <w:rPr>
          <w:ins w:id="1924" w:author="Jianhui Jiang" w:date="2017-02-16T19:33:00Z"/>
          <w:rFonts w:ascii="Times New Roman" w:hAnsi="Times New Roman" w:cs="Times New Roman"/>
          <w:sz w:val="24"/>
          <w:szCs w:val="24"/>
          <w:rPrChange w:id="1925" w:author="Yijia Cheng" w:date="2017-03-21T11:10:00Z">
            <w:rPr>
              <w:ins w:id="1926" w:author="Jianhui Jiang" w:date="2017-02-16T19:33:00Z"/>
              <w:sz w:val="24"/>
              <w:szCs w:val="24"/>
            </w:rPr>
          </w:rPrChange>
        </w:rPr>
      </w:pPr>
      <w:ins w:id="1927" w:author="Jianhui Jiang" w:date="2017-02-16T19:33:00Z">
        <w:r w:rsidRPr="00082EA9">
          <w:rPr>
            <w:rFonts w:ascii="Times New Roman" w:hAnsi="Times New Roman" w:cs="Times New Roman"/>
            <w:sz w:val="24"/>
            <w:szCs w:val="24"/>
            <w:rPrChange w:id="1928" w:author="Yijia Cheng" w:date="2017-03-21T11:10:00Z">
              <w:rPr>
                <w:sz w:val="24"/>
                <w:szCs w:val="24"/>
              </w:rPr>
            </w:rPrChange>
          </w:rPr>
          <w:tab/>
          <w:t>position: relative;</w:t>
        </w:r>
      </w:ins>
    </w:p>
    <w:p w14:paraId="1D3B2280" w14:textId="77777777" w:rsidR="00FE578E" w:rsidRPr="00082EA9" w:rsidRDefault="00FE578E" w:rsidP="00FE578E">
      <w:pPr>
        <w:pBdr>
          <w:bottom w:val="thinThickThinMediumGap" w:sz="18" w:space="1" w:color="auto"/>
        </w:pBdr>
        <w:rPr>
          <w:ins w:id="1929" w:author="Jianhui Jiang" w:date="2017-02-16T19:33:00Z"/>
          <w:rFonts w:ascii="Times New Roman" w:hAnsi="Times New Roman" w:cs="Times New Roman"/>
          <w:sz w:val="24"/>
          <w:szCs w:val="24"/>
          <w:rPrChange w:id="1930" w:author="Yijia Cheng" w:date="2017-03-21T11:10:00Z">
            <w:rPr>
              <w:ins w:id="1931" w:author="Jianhui Jiang" w:date="2017-02-16T19:33:00Z"/>
              <w:sz w:val="24"/>
              <w:szCs w:val="24"/>
            </w:rPr>
          </w:rPrChange>
        </w:rPr>
      </w:pPr>
      <w:ins w:id="1932" w:author="Jianhui Jiang" w:date="2017-02-16T19:33:00Z">
        <w:r w:rsidRPr="00082EA9">
          <w:rPr>
            <w:rFonts w:ascii="Times New Roman" w:hAnsi="Times New Roman" w:cs="Times New Roman"/>
            <w:sz w:val="24"/>
            <w:szCs w:val="24"/>
            <w:rPrChange w:id="1933" w:author="Yijia Cheng" w:date="2017-03-21T11:10:00Z">
              <w:rPr>
                <w:sz w:val="24"/>
                <w:szCs w:val="24"/>
              </w:rPr>
            </w:rPrChange>
          </w:rPr>
          <w:tab/>
          <w:t>width: 100%;</w:t>
        </w:r>
      </w:ins>
    </w:p>
    <w:p w14:paraId="00A73E74" w14:textId="77777777" w:rsidR="00FE578E" w:rsidRPr="00082EA9" w:rsidRDefault="00FE578E" w:rsidP="00FE578E">
      <w:pPr>
        <w:pBdr>
          <w:bottom w:val="thinThickThinMediumGap" w:sz="18" w:space="1" w:color="auto"/>
        </w:pBdr>
        <w:rPr>
          <w:ins w:id="1934" w:author="Jianhui Jiang" w:date="2017-02-16T19:33:00Z"/>
          <w:rFonts w:ascii="Times New Roman" w:hAnsi="Times New Roman" w:cs="Times New Roman"/>
          <w:sz w:val="24"/>
          <w:szCs w:val="24"/>
          <w:rPrChange w:id="1935" w:author="Yijia Cheng" w:date="2017-03-21T11:10:00Z">
            <w:rPr>
              <w:ins w:id="1936" w:author="Jianhui Jiang" w:date="2017-02-16T19:33:00Z"/>
              <w:sz w:val="24"/>
              <w:szCs w:val="24"/>
            </w:rPr>
          </w:rPrChange>
        </w:rPr>
      </w:pPr>
      <w:ins w:id="1937" w:author="Jianhui Jiang" w:date="2017-02-16T19:33:00Z">
        <w:r w:rsidRPr="00082EA9">
          <w:rPr>
            <w:rFonts w:ascii="Times New Roman" w:hAnsi="Times New Roman" w:cs="Times New Roman"/>
            <w:sz w:val="24"/>
            <w:szCs w:val="24"/>
            <w:rPrChange w:id="1938" w:author="Yijia Cheng" w:date="2017-03-21T11:10:00Z">
              <w:rPr>
                <w:sz w:val="24"/>
                <w:szCs w:val="24"/>
              </w:rPr>
            </w:rPrChange>
          </w:rPr>
          <w:tab/>
          <w:t>border-top: #262626 solid 10px;</w:t>
        </w:r>
      </w:ins>
    </w:p>
    <w:p w14:paraId="2B13933A" w14:textId="77777777" w:rsidR="00FE578E" w:rsidRPr="00082EA9" w:rsidRDefault="00FE578E" w:rsidP="00FE578E">
      <w:pPr>
        <w:pBdr>
          <w:bottom w:val="thinThickThinMediumGap" w:sz="18" w:space="1" w:color="auto"/>
        </w:pBdr>
        <w:rPr>
          <w:ins w:id="1939" w:author="Jianhui Jiang" w:date="2017-02-16T19:33:00Z"/>
          <w:rFonts w:ascii="Times New Roman" w:hAnsi="Times New Roman" w:cs="Times New Roman"/>
          <w:sz w:val="24"/>
          <w:szCs w:val="24"/>
          <w:rPrChange w:id="1940" w:author="Yijia Cheng" w:date="2017-03-21T11:10:00Z">
            <w:rPr>
              <w:ins w:id="1941" w:author="Jianhui Jiang" w:date="2017-02-16T19:33:00Z"/>
              <w:sz w:val="24"/>
              <w:szCs w:val="24"/>
            </w:rPr>
          </w:rPrChange>
        </w:rPr>
      </w:pPr>
      <w:ins w:id="1942" w:author="Jianhui Jiang" w:date="2017-02-16T19:33:00Z">
        <w:r w:rsidRPr="00082EA9">
          <w:rPr>
            <w:rFonts w:ascii="Times New Roman" w:hAnsi="Times New Roman" w:cs="Times New Roman"/>
            <w:sz w:val="24"/>
            <w:szCs w:val="24"/>
            <w:rPrChange w:id="1943" w:author="Yijia Cheng" w:date="2017-03-21T11:10:00Z">
              <w:rPr>
                <w:sz w:val="24"/>
                <w:szCs w:val="24"/>
              </w:rPr>
            </w:rPrChange>
          </w:rPr>
          <w:tab/>
          <w:t>color: white;</w:t>
        </w:r>
      </w:ins>
    </w:p>
    <w:p w14:paraId="2903DC8F" w14:textId="77777777" w:rsidR="00FE578E" w:rsidRPr="00082EA9" w:rsidRDefault="00FE578E" w:rsidP="00FE578E">
      <w:pPr>
        <w:pBdr>
          <w:bottom w:val="thinThickThinMediumGap" w:sz="18" w:space="1" w:color="auto"/>
        </w:pBdr>
        <w:rPr>
          <w:ins w:id="1944" w:author="Jianhui Jiang" w:date="2017-02-16T19:33:00Z"/>
          <w:rFonts w:ascii="Times New Roman" w:hAnsi="Times New Roman" w:cs="Times New Roman"/>
          <w:sz w:val="24"/>
          <w:szCs w:val="24"/>
          <w:rPrChange w:id="1945" w:author="Yijia Cheng" w:date="2017-03-21T11:10:00Z">
            <w:rPr>
              <w:ins w:id="1946" w:author="Jianhui Jiang" w:date="2017-02-16T19:33:00Z"/>
              <w:sz w:val="24"/>
              <w:szCs w:val="24"/>
            </w:rPr>
          </w:rPrChange>
        </w:rPr>
      </w:pPr>
      <w:ins w:id="1947" w:author="Jianhui Jiang" w:date="2017-02-16T19:33:00Z">
        <w:r w:rsidRPr="00082EA9">
          <w:rPr>
            <w:rFonts w:ascii="Times New Roman" w:hAnsi="Times New Roman" w:cs="Times New Roman"/>
            <w:sz w:val="24"/>
            <w:szCs w:val="24"/>
            <w:rPrChange w:id="1948" w:author="Yijia Cheng" w:date="2017-03-21T11:10:00Z">
              <w:rPr>
                <w:sz w:val="24"/>
                <w:szCs w:val="24"/>
              </w:rPr>
            </w:rPrChange>
          </w:rPr>
          <w:t>}</w:t>
        </w:r>
      </w:ins>
    </w:p>
    <w:p w14:paraId="143119AE" w14:textId="77777777" w:rsidR="00FE578E" w:rsidRPr="00082EA9" w:rsidRDefault="00FE578E" w:rsidP="00FE578E">
      <w:pPr>
        <w:pBdr>
          <w:bottom w:val="thinThickThinMediumGap" w:sz="18" w:space="1" w:color="auto"/>
        </w:pBdr>
        <w:rPr>
          <w:ins w:id="1949" w:author="Jianhui Jiang" w:date="2017-02-16T19:33:00Z"/>
          <w:rFonts w:ascii="Times New Roman" w:hAnsi="Times New Roman" w:cs="Times New Roman"/>
          <w:sz w:val="24"/>
          <w:szCs w:val="24"/>
          <w:rPrChange w:id="1950" w:author="Yijia Cheng" w:date="2017-03-21T11:10:00Z">
            <w:rPr>
              <w:ins w:id="1951" w:author="Jianhui Jiang" w:date="2017-02-16T19:33:00Z"/>
              <w:sz w:val="24"/>
              <w:szCs w:val="24"/>
            </w:rPr>
          </w:rPrChange>
        </w:rPr>
      </w:pPr>
    </w:p>
    <w:p w14:paraId="3AB2DB20" w14:textId="77777777" w:rsidR="00FE578E" w:rsidRPr="00082EA9" w:rsidRDefault="00FE578E" w:rsidP="00FE578E">
      <w:pPr>
        <w:pBdr>
          <w:bottom w:val="thinThickThinMediumGap" w:sz="18" w:space="1" w:color="auto"/>
        </w:pBdr>
        <w:rPr>
          <w:ins w:id="1952" w:author="Jianhui Jiang" w:date="2017-02-16T19:33:00Z"/>
          <w:rFonts w:ascii="Times New Roman" w:hAnsi="Times New Roman" w:cs="Times New Roman"/>
          <w:sz w:val="24"/>
          <w:szCs w:val="24"/>
          <w:rPrChange w:id="1953" w:author="Yijia Cheng" w:date="2017-03-21T11:10:00Z">
            <w:rPr>
              <w:ins w:id="1954" w:author="Jianhui Jiang" w:date="2017-02-16T19:33:00Z"/>
              <w:sz w:val="24"/>
              <w:szCs w:val="24"/>
            </w:rPr>
          </w:rPrChange>
        </w:rPr>
      </w:pPr>
      <w:ins w:id="1955" w:author="Jianhui Jiang" w:date="2017-02-16T19:33:00Z">
        <w:r w:rsidRPr="00082EA9">
          <w:rPr>
            <w:rFonts w:ascii="Times New Roman" w:hAnsi="Times New Roman" w:cs="Times New Roman"/>
            <w:sz w:val="24"/>
            <w:szCs w:val="24"/>
            <w:rPrChange w:id="1956" w:author="Yijia Cheng" w:date="2017-03-21T11:10:00Z">
              <w:rPr>
                <w:sz w:val="24"/>
                <w:szCs w:val="24"/>
              </w:rPr>
            </w:rPrChange>
          </w:rPr>
          <w:t>#container{</w:t>
        </w:r>
      </w:ins>
    </w:p>
    <w:p w14:paraId="7A8D3193" w14:textId="77777777" w:rsidR="00FE578E" w:rsidRPr="00082EA9" w:rsidRDefault="00FE578E" w:rsidP="00FE578E">
      <w:pPr>
        <w:pBdr>
          <w:bottom w:val="thinThickThinMediumGap" w:sz="18" w:space="1" w:color="auto"/>
        </w:pBdr>
        <w:rPr>
          <w:ins w:id="1957" w:author="Jianhui Jiang" w:date="2017-02-16T19:33:00Z"/>
          <w:rFonts w:ascii="Times New Roman" w:hAnsi="Times New Roman" w:cs="Times New Roman"/>
          <w:sz w:val="24"/>
          <w:szCs w:val="24"/>
          <w:rPrChange w:id="1958" w:author="Yijia Cheng" w:date="2017-03-21T11:10:00Z">
            <w:rPr>
              <w:ins w:id="1959" w:author="Jianhui Jiang" w:date="2017-02-16T19:33:00Z"/>
              <w:sz w:val="24"/>
              <w:szCs w:val="24"/>
            </w:rPr>
          </w:rPrChange>
        </w:rPr>
      </w:pPr>
      <w:ins w:id="1960" w:author="Jianhui Jiang" w:date="2017-02-16T19:33:00Z">
        <w:r w:rsidRPr="00082EA9">
          <w:rPr>
            <w:rFonts w:ascii="Times New Roman" w:hAnsi="Times New Roman" w:cs="Times New Roman"/>
            <w:sz w:val="24"/>
            <w:szCs w:val="24"/>
            <w:rPrChange w:id="1961" w:author="Yijia Cheng" w:date="2017-03-21T11:10:00Z">
              <w:rPr>
                <w:sz w:val="24"/>
                <w:szCs w:val="24"/>
              </w:rPr>
            </w:rPrChange>
          </w:rPr>
          <w:tab/>
          <w:t>margin: 0 auto;</w:t>
        </w:r>
      </w:ins>
    </w:p>
    <w:p w14:paraId="15B3DFEC" w14:textId="77777777" w:rsidR="00FE578E" w:rsidRPr="00082EA9" w:rsidRDefault="00FE578E" w:rsidP="00FE578E">
      <w:pPr>
        <w:pBdr>
          <w:bottom w:val="thinThickThinMediumGap" w:sz="18" w:space="1" w:color="auto"/>
        </w:pBdr>
        <w:rPr>
          <w:ins w:id="1962" w:author="Jianhui Jiang" w:date="2017-02-16T19:33:00Z"/>
          <w:rFonts w:ascii="Times New Roman" w:hAnsi="Times New Roman" w:cs="Times New Roman"/>
          <w:sz w:val="24"/>
          <w:szCs w:val="24"/>
          <w:rPrChange w:id="1963" w:author="Yijia Cheng" w:date="2017-03-21T11:10:00Z">
            <w:rPr>
              <w:ins w:id="1964" w:author="Jianhui Jiang" w:date="2017-02-16T19:33:00Z"/>
              <w:sz w:val="24"/>
              <w:szCs w:val="24"/>
            </w:rPr>
          </w:rPrChange>
        </w:rPr>
      </w:pPr>
      <w:ins w:id="1965" w:author="Jianhui Jiang" w:date="2017-02-16T19:33:00Z">
        <w:r w:rsidRPr="00082EA9">
          <w:rPr>
            <w:rFonts w:ascii="Times New Roman" w:hAnsi="Times New Roman" w:cs="Times New Roman"/>
            <w:sz w:val="24"/>
            <w:szCs w:val="24"/>
            <w:rPrChange w:id="1966" w:author="Yijia Cheng" w:date="2017-03-21T11:10:00Z">
              <w:rPr>
                <w:sz w:val="24"/>
                <w:szCs w:val="24"/>
              </w:rPr>
            </w:rPrChange>
          </w:rPr>
          <w:tab/>
          <w:t>width: 1000px;</w:t>
        </w:r>
      </w:ins>
    </w:p>
    <w:p w14:paraId="30A21C9A" w14:textId="77777777" w:rsidR="00FE578E" w:rsidRPr="00082EA9" w:rsidRDefault="00FE578E" w:rsidP="00FE578E">
      <w:pPr>
        <w:pBdr>
          <w:bottom w:val="thinThickThinMediumGap" w:sz="18" w:space="1" w:color="auto"/>
        </w:pBdr>
        <w:rPr>
          <w:ins w:id="1967" w:author="Jianhui Jiang" w:date="2017-02-16T19:33:00Z"/>
          <w:rFonts w:ascii="Times New Roman" w:hAnsi="Times New Roman" w:cs="Times New Roman"/>
          <w:sz w:val="24"/>
          <w:szCs w:val="24"/>
          <w:rPrChange w:id="1968" w:author="Yijia Cheng" w:date="2017-03-21T11:10:00Z">
            <w:rPr>
              <w:ins w:id="1969" w:author="Jianhui Jiang" w:date="2017-02-16T19:33:00Z"/>
              <w:sz w:val="24"/>
              <w:szCs w:val="24"/>
            </w:rPr>
          </w:rPrChange>
        </w:rPr>
      </w:pPr>
      <w:ins w:id="1970" w:author="Jianhui Jiang" w:date="2017-02-16T19:33:00Z">
        <w:r w:rsidRPr="00082EA9">
          <w:rPr>
            <w:rFonts w:ascii="Times New Roman" w:hAnsi="Times New Roman" w:cs="Times New Roman"/>
            <w:sz w:val="24"/>
            <w:szCs w:val="24"/>
            <w:rPrChange w:id="1971" w:author="Yijia Cheng" w:date="2017-03-21T11:10:00Z">
              <w:rPr>
                <w:sz w:val="24"/>
                <w:szCs w:val="24"/>
              </w:rPr>
            </w:rPrChange>
          </w:rPr>
          <w:tab/>
          <w:t>height:auto;</w:t>
        </w:r>
      </w:ins>
    </w:p>
    <w:p w14:paraId="56301ECE" w14:textId="77777777" w:rsidR="00FE578E" w:rsidRPr="00082EA9" w:rsidRDefault="00FE578E" w:rsidP="00FE578E">
      <w:pPr>
        <w:pBdr>
          <w:bottom w:val="thinThickThinMediumGap" w:sz="18" w:space="1" w:color="auto"/>
        </w:pBdr>
        <w:rPr>
          <w:ins w:id="1972" w:author="Jianhui Jiang" w:date="2017-02-16T19:33:00Z"/>
          <w:rFonts w:ascii="Times New Roman" w:hAnsi="Times New Roman" w:cs="Times New Roman"/>
          <w:sz w:val="24"/>
          <w:szCs w:val="24"/>
          <w:rPrChange w:id="1973" w:author="Yijia Cheng" w:date="2017-03-21T11:10:00Z">
            <w:rPr>
              <w:ins w:id="1974" w:author="Jianhui Jiang" w:date="2017-02-16T19:33:00Z"/>
              <w:sz w:val="24"/>
              <w:szCs w:val="24"/>
            </w:rPr>
          </w:rPrChange>
        </w:rPr>
      </w:pPr>
      <w:ins w:id="1975" w:author="Jianhui Jiang" w:date="2017-02-16T19:33:00Z">
        <w:r w:rsidRPr="00082EA9">
          <w:rPr>
            <w:rFonts w:ascii="Times New Roman" w:hAnsi="Times New Roman" w:cs="Times New Roman"/>
            <w:sz w:val="24"/>
            <w:szCs w:val="24"/>
            <w:rPrChange w:id="1976" w:author="Yijia Cheng" w:date="2017-03-21T11:10:00Z">
              <w:rPr>
                <w:sz w:val="24"/>
                <w:szCs w:val="24"/>
              </w:rPr>
            </w:rPrChange>
          </w:rPr>
          <w:lastRenderedPageBreak/>
          <w:t>}</w:t>
        </w:r>
      </w:ins>
    </w:p>
    <w:p w14:paraId="0F1A9D08" w14:textId="77777777" w:rsidR="00FE578E" w:rsidRPr="00082EA9" w:rsidRDefault="00FE578E" w:rsidP="00FE578E">
      <w:pPr>
        <w:pBdr>
          <w:bottom w:val="thinThickThinMediumGap" w:sz="18" w:space="1" w:color="auto"/>
        </w:pBdr>
        <w:rPr>
          <w:ins w:id="1977" w:author="Jianhui Jiang" w:date="2017-02-16T19:33:00Z"/>
          <w:rFonts w:ascii="Times New Roman" w:hAnsi="Times New Roman" w:cs="Times New Roman"/>
          <w:sz w:val="24"/>
          <w:szCs w:val="24"/>
          <w:rPrChange w:id="1978" w:author="Yijia Cheng" w:date="2017-03-21T11:10:00Z">
            <w:rPr>
              <w:ins w:id="1979" w:author="Jianhui Jiang" w:date="2017-02-16T19:33:00Z"/>
              <w:sz w:val="24"/>
              <w:szCs w:val="24"/>
            </w:rPr>
          </w:rPrChange>
        </w:rPr>
      </w:pPr>
      <w:ins w:id="1980" w:author="Jianhui Jiang" w:date="2017-02-16T19:33:00Z">
        <w:r w:rsidRPr="00082EA9">
          <w:rPr>
            <w:rFonts w:ascii="Times New Roman" w:hAnsi="Times New Roman" w:cs="Times New Roman"/>
            <w:sz w:val="24"/>
            <w:szCs w:val="24"/>
            <w:rPrChange w:id="1981" w:author="Yijia Cheng" w:date="2017-03-21T11:10:00Z">
              <w:rPr>
                <w:sz w:val="24"/>
                <w:szCs w:val="24"/>
              </w:rPr>
            </w:rPrChange>
          </w:rPr>
          <w:t>.banner {</w:t>
        </w:r>
      </w:ins>
    </w:p>
    <w:p w14:paraId="0B06E75E" w14:textId="77777777" w:rsidR="00FE578E" w:rsidRPr="00082EA9" w:rsidRDefault="00FE578E" w:rsidP="00FE578E">
      <w:pPr>
        <w:pBdr>
          <w:bottom w:val="thinThickThinMediumGap" w:sz="18" w:space="1" w:color="auto"/>
        </w:pBdr>
        <w:rPr>
          <w:ins w:id="1982" w:author="Jianhui Jiang" w:date="2017-02-16T19:33:00Z"/>
          <w:rFonts w:ascii="Times New Roman" w:hAnsi="Times New Roman" w:cs="Times New Roman"/>
          <w:sz w:val="24"/>
          <w:szCs w:val="24"/>
          <w:rPrChange w:id="1983" w:author="Yijia Cheng" w:date="2017-03-21T11:10:00Z">
            <w:rPr>
              <w:ins w:id="1984" w:author="Jianhui Jiang" w:date="2017-02-16T19:33:00Z"/>
              <w:sz w:val="24"/>
              <w:szCs w:val="24"/>
            </w:rPr>
          </w:rPrChange>
        </w:rPr>
      </w:pPr>
      <w:ins w:id="1985" w:author="Jianhui Jiang" w:date="2017-02-16T19:33:00Z">
        <w:r w:rsidRPr="00082EA9">
          <w:rPr>
            <w:rFonts w:ascii="Times New Roman" w:hAnsi="Times New Roman" w:cs="Times New Roman"/>
            <w:sz w:val="24"/>
            <w:szCs w:val="24"/>
            <w:rPrChange w:id="1986" w:author="Yijia Cheng" w:date="2017-03-21T11:10:00Z">
              <w:rPr>
                <w:sz w:val="24"/>
                <w:szCs w:val="24"/>
              </w:rPr>
            </w:rPrChange>
          </w:rPr>
          <w:tab/>
          <w:t>width: 1000px;</w:t>
        </w:r>
      </w:ins>
    </w:p>
    <w:p w14:paraId="22E6C21D" w14:textId="77777777" w:rsidR="00FE578E" w:rsidRPr="00082EA9" w:rsidRDefault="00FE578E" w:rsidP="00FE578E">
      <w:pPr>
        <w:pBdr>
          <w:bottom w:val="thinThickThinMediumGap" w:sz="18" w:space="1" w:color="auto"/>
        </w:pBdr>
        <w:rPr>
          <w:ins w:id="1987" w:author="Jianhui Jiang" w:date="2017-02-16T19:33:00Z"/>
          <w:rFonts w:ascii="Times New Roman" w:hAnsi="Times New Roman" w:cs="Times New Roman"/>
          <w:sz w:val="24"/>
          <w:szCs w:val="24"/>
          <w:rPrChange w:id="1988" w:author="Yijia Cheng" w:date="2017-03-21T11:10:00Z">
            <w:rPr>
              <w:ins w:id="1989" w:author="Jianhui Jiang" w:date="2017-02-16T19:33:00Z"/>
              <w:sz w:val="24"/>
              <w:szCs w:val="24"/>
            </w:rPr>
          </w:rPrChange>
        </w:rPr>
      </w:pPr>
      <w:ins w:id="1990" w:author="Jianhui Jiang" w:date="2017-02-16T19:33:00Z">
        <w:r w:rsidRPr="00082EA9">
          <w:rPr>
            <w:rFonts w:ascii="Times New Roman" w:hAnsi="Times New Roman" w:cs="Times New Roman"/>
            <w:sz w:val="24"/>
            <w:szCs w:val="24"/>
            <w:rPrChange w:id="1991" w:author="Yijia Cheng" w:date="2017-03-21T11:10:00Z">
              <w:rPr>
                <w:sz w:val="24"/>
                <w:szCs w:val="24"/>
              </w:rPr>
            </w:rPrChange>
          </w:rPr>
          <w:tab/>
          <w:t>margin-left: auto;</w:t>
        </w:r>
      </w:ins>
    </w:p>
    <w:p w14:paraId="09B19886" w14:textId="77777777" w:rsidR="00FE578E" w:rsidRPr="00082EA9" w:rsidRDefault="00FE578E" w:rsidP="00FE578E">
      <w:pPr>
        <w:pBdr>
          <w:bottom w:val="thinThickThinMediumGap" w:sz="18" w:space="1" w:color="auto"/>
        </w:pBdr>
        <w:rPr>
          <w:ins w:id="1992" w:author="Jianhui Jiang" w:date="2017-02-16T19:33:00Z"/>
          <w:rFonts w:ascii="Times New Roman" w:hAnsi="Times New Roman" w:cs="Times New Roman"/>
          <w:sz w:val="24"/>
          <w:szCs w:val="24"/>
          <w:rPrChange w:id="1993" w:author="Yijia Cheng" w:date="2017-03-21T11:10:00Z">
            <w:rPr>
              <w:ins w:id="1994" w:author="Jianhui Jiang" w:date="2017-02-16T19:33:00Z"/>
              <w:sz w:val="24"/>
              <w:szCs w:val="24"/>
            </w:rPr>
          </w:rPrChange>
        </w:rPr>
      </w:pPr>
      <w:ins w:id="1995" w:author="Jianhui Jiang" w:date="2017-02-16T19:33:00Z">
        <w:r w:rsidRPr="00082EA9">
          <w:rPr>
            <w:rFonts w:ascii="Times New Roman" w:hAnsi="Times New Roman" w:cs="Times New Roman"/>
            <w:sz w:val="24"/>
            <w:szCs w:val="24"/>
            <w:rPrChange w:id="1996" w:author="Yijia Cheng" w:date="2017-03-21T11:10:00Z">
              <w:rPr>
                <w:sz w:val="24"/>
                <w:szCs w:val="24"/>
              </w:rPr>
            </w:rPrChange>
          </w:rPr>
          <w:tab/>
          <w:t>margin-right: auto;</w:t>
        </w:r>
      </w:ins>
    </w:p>
    <w:p w14:paraId="7D34F2D1" w14:textId="77777777" w:rsidR="00FE578E" w:rsidRPr="00082EA9" w:rsidRDefault="00FE578E" w:rsidP="00FE578E">
      <w:pPr>
        <w:pBdr>
          <w:bottom w:val="thinThickThinMediumGap" w:sz="18" w:space="1" w:color="auto"/>
        </w:pBdr>
        <w:rPr>
          <w:ins w:id="1997" w:author="Jianhui Jiang" w:date="2017-02-16T19:33:00Z"/>
          <w:rFonts w:ascii="Times New Roman" w:hAnsi="Times New Roman" w:cs="Times New Roman"/>
          <w:sz w:val="24"/>
          <w:szCs w:val="24"/>
          <w:rPrChange w:id="1998" w:author="Yijia Cheng" w:date="2017-03-21T11:10:00Z">
            <w:rPr>
              <w:ins w:id="1999" w:author="Jianhui Jiang" w:date="2017-02-16T19:33:00Z"/>
              <w:sz w:val="24"/>
              <w:szCs w:val="24"/>
            </w:rPr>
          </w:rPrChange>
        </w:rPr>
      </w:pPr>
      <w:ins w:id="2000" w:author="Jianhui Jiang" w:date="2017-02-16T19:33:00Z">
        <w:r w:rsidRPr="00082EA9">
          <w:rPr>
            <w:rFonts w:ascii="Times New Roman" w:hAnsi="Times New Roman" w:cs="Times New Roman"/>
            <w:sz w:val="24"/>
            <w:szCs w:val="24"/>
            <w:rPrChange w:id="2001" w:author="Yijia Cheng" w:date="2017-03-21T11:10:00Z">
              <w:rPr>
                <w:sz w:val="24"/>
                <w:szCs w:val="24"/>
              </w:rPr>
            </w:rPrChange>
          </w:rPr>
          <w:tab/>
          <w:t>padding-top: 10px;</w:t>
        </w:r>
      </w:ins>
    </w:p>
    <w:p w14:paraId="73542738" w14:textId="77777777" w:rsidR="00FE578E" w:rsidRPr="00082EA9" w:rsidRDefault="00FE578E" w:rsidP="00FE578E">
      <w:pPr>
        <w:pBdr>
          <w:bottom w:val="thinThickThinMediumGap" w:sz="18" w:space="1" w:color="auto"/>
        </w:pBdr>
        <w:rPr>
          <w:ins w:id="2002" w:author="Jianhui Jiang" w:date="2017-02-16T19:33:00Z"/>
          <w:rFonts w:ascii="Times New Roman" w:hAnsi="Times New Roman" w:cs="Times New Roman"/>
          <w:sz w:val="24"/>
          <w:szCs w:val="24"/>
          <w:rPrChange w:id="2003" w:author="Yijia Cheng" w:date="2017-03-21T11:10:00Z">
            <w:rPr>
              <w:ins w:id="2004" w:author="Jianhui Jiang" w:date="2017-02-16T19:33:00Z"/>
              <w:sz w:val="24"/>
              <w:szCs w:val="24"/>
            </w:rPr>
          </w:rPrChange>
        </w:rPr>
      </w:pPr>
      <w:ins w:id="2005" w:author="Jianhui Jiang" w:date="2017-02-16T19:33:00Z">
        <w:r w:rsidRPr="00082EA9">
          <w:rPr>
            <w:rFonts w:ascii="Times New Roman" w:hAnsi="Times New Roman" w:cs="Times New Roman"/>
            <w:sz w:val="24"/>
            <w:szCs w:val="24"/>
            <w:rPrChange w:id="2006" w:author="Yijia Cheng" w:date="2017-03-21T11:10:00Z">
              <w:rPr>
                <w:sz w:val="24"/>
                <w:szCs w:val="24"/>
              </w:rPr>
            </w:rPrChange>
          </w:rPr>
          <w:tab/>
          <w:t>padding-bottom: 10px;</w:t>
        </w:r>
      </w:ins>
    </w:p>
    <w:p w14:paraId="7E7193BD" w14:textId="77777777" w:rsidR="00FE578E" w:rsidRPr="00082EA9" w:rsidRDefault="00FE578E" w:rsidP="00FE578E">
      <w:pPr>
        <w:pBdr>
          <w:bottom w:val="thinThickThinMediumGap" w:sz="18" w:space="1" w:color="auto"/>
        </w:pBdr>
        <w:rPr>
          <w:ins w:id="2007" w:author="Jianhui Jiang" w:date="2017-02-16T19:33:00Z"/>
          <w:rFonts w:ascii="Times New Roman" w:hAnsi="Times New Roman" w:cs="Times New Roman"/>
          <w:sz w:val="24"/>
          <w:szCs w:val="24"/>
          <w:rPrChange w:id="2008" w:author="Yijia Cheng" w:date="2017-03-21T11:10:00Z">
            <w:rPr>
              <w:ins w:id="2009" w:author="Jianhui Jiang" w:date="2017-02-16T19:33:00Z"/>
              <w:sz w:val="24"/>
              <w:szCs w:val="24"/>
            </w:rPr>
          </w:rPrChange>
        </w:rPr>
      </w:pPr>
      <w:ins w:id="2010" w:author="Jianhui Jiang" w:date="2017-02-16T19:33:00Z">
        <w:r w:rsidRPr="00082EA9">
          <w:rPr>
            <w:rFonts w:ascii="Times New Roman" w:hAnsi="Times New Roman" w:cs="Times New Roman"/>
            <w:sz w:val="24"/>
            <w:szCs w:val="24"/>
            <w:rPrChange w:id="2011" w:author="Yijia Cheng" w:date="2017-03-21T11:10:00Z">
              <w:rPr>
                <w:sz w:val="24"/>
                <w:szCs w:val="24"/>
              </w:rPr>
            </w:rPrChange>
          </w:rPr>
          <w:tab/>
          <w:t>font-size: 2em;</w:t>
        </w:r>
      </w:ins>
    </w:p>
    <w:p w14:paraId="663DB85D" w14:textId="77777777" w:rsidR="00FE578E" w:rsidRPr="00082EA9" w:rsidRDefault="00FE578E" w:rsidP="00FE578E">
      <w:pPr>
        <w:pBdr>
          <w:bottom w:val="thinThickThinMediumGap" w:sz="18" w:space="1" w:color="auto"/>
        </w:pBdr>
        <w:rPr>
          <w:ins w:id="2012" w:author="Jianhui Jiang" w:date="2017-02-16T19:33:00Z"/>
          <w:rFonts w:ascii="Times New Roman" w:hAnsi="Times New Roman" w:cs="Times New Roman"/>
          <w:sz w:val="24"/>
          <w:szCs w:val="24"/>
          <w:rPrChange w:id="2013" w:author="Yijia Cheng" w:date="2017-03-21T11:10:00Z">
            <w:rPr>
              <w:ins w:id="2014" w:author="Jianhui Jiang" w:date="2017-02-16T19:33:00Z"/>
              <w:sz w:val="24"/>
              <w:szCs w:val="24"/>
            </w:rPr>
          </w:rPrChange>
        </w:rPr>
      </w:pPr>
      <w:ins w:id="2015" w:author="Jianhui Jiang" w:date="2017-02-16T19:33:00Z">
        <w:r w:rsidRPr="00082EA9">
          <w:rPr>
            <w:rFonts w:ascii="Times New Roman" w:hAnsi="Times New Roman" w:cs="Times New Roman"/>
            <w:sz w:val="24"/>
            <w:szCs w:val="24"/>
            <w:rPrChange w:id="2016" w:author="Yijia Cheng" w:date="2017-03-21T11:10:00Z">
              <w:rPr>
                <w:sz w:val="24"/>
                <w:szCs w:val="24"/>
              </w:rPr>
            </w:rPrChange>
          </w:rPr>
          <w:tab/>
          <w:t>line-height: 100px;</w:t>
        </w:r>
      </w:ins>
    </w:p>
    <w:p w14:paraId="68D6A79E" w14:textId="77777777" w:rsidR="00FE578E" w:rsidRPr="00082EA9" w:rsidRDefault="00FE578E" w:rsidP="00FE578E">
      <w:pPr>
        <w:pBdr>
          <w:bottom w:val="thinThickThinMediumGap" w:sz="18" w:space="1" w:color="auto"/>
        </w:pBdr>
        <w:rPr>
          <w:ins w:id="2017" w:author="Jianhui Jiang" w:date="2017-02-16T19:33:00Z"/>
          <w:rFonts w:ascii="Times New Roman" w:hAnsi="Times New Roman" w:cs="Times New Roman"/>
          <w:sz w:val="24"/>
          <w:szCs w:val="24"/>
          <w:rPrChange w:id="2018" w:author="Yijia Cheng" w:date="2017-03-21T11:10:00Z">
            <w:rPr>
              <w:ins w:id="2019" w:author="Jianhui Jiang" w:date="2017-02-16T19:33:00Z"/>
              <w:sz w:val="24"/>
              <w:szCs w:val="24"/>
            </w:rPr>
          </w:rPrChange>
        </w:rPr>
      </w:pPr>
      <w:ins w:id="2020" w:author="Jianhui Jiang" w:date="2017-02-16T19:33:00Z">
        <w:r w:rsidRPr="00082EA9">
          <w:rPr>
            <w:rFonts w:ascii="Times New Roman" w:hAnsi="Times New Roman" w:cs="Times New Roman"/>
            <w:sz w:val="24"/>
            <w:szCs w:val="24"/>
            <w:rPrChange w:id="2021" w:author="Yijia Cheng" w:date="2017-03-21T11:10:00Z">
              <w:rPr>
                <w:sz w:val="24"/>
                <w:szCs w:val="24"/>
              </w:rPr>
            </w:rPrChange>
          </w:rPr>
          <w:tab/>
          <w:t>position: relative;</w:t>
        </w:r>
      </w:ins>
    </w:p>
    <w:p w14:paraId="0DE93E74" w14:textId="77777777" w:rsidR="00FE578E" w:rsidRPr="00082EA9" w:rsidRDefault="00FE578E" w:rsidP="00FE578E">
      <w:pPr>
        <w:pBdr>
          <w:bottom w:val="thinThickThinMediumGap" w:sz="18" w:space="1" w:color="auto"/>
        </w:pBdr>
        <w:rPr>
          <w:ins w:id="2022" w:author="Jianhui Jiang" w:date="2017-02-16T19:33:00Z"/>
          <w:rFonts w:ascii="Times New Roman" w:hAnsi="Times New Roman" w:cs="Times New Roman"/>
          <w:sz w:val="24"/>
          <w:szCs w:val="24"/>
          <w:rPrChange w:id="2023" w:author="Yijia Cheng" w:date="2017-03-21T11:10:00Z">
            <w:rPr>
              <w:ins w:id="2024" w:author="Jianhui Jiang" w:date="2017-02-16T19:33:00Z"/>
              <w:sz w:val="24"/>
              <w:szCs w:val="24"/>
            </w:rPr>
          </w:rPrChange>
        </w:rPr>
      </w:pPr>
      <w:ins w:id="2025" w:author="Jianhui Jiang" w:date="2017-02-16T19:33:00Z">
        <w:r w:rsidRPr="00082EA9">
          <w:rPr>
            <w:rFonts w:ascii="Times New Roman" w:hAnsi="Times New Roman" w:cs="Times New Roman"/>
            <w:sz w:val="24"/>
            <w:szCs w:val="24"/>
            <w:rPrChange w:id="2026" w:author="Yijia Cheng" w:date="2017-03-21T11:10:00Z">
              <w:rPr>
                <w:sz w:val="24"/>
                <w:szCs w:val="24"/>
              </w:rPr>
            </w:rPrChange>
          </w:rPr>
          <w:tab/>
          <w:t>display: flex;</w:t>
        </w:r>
      </w:ins>
    </w:p>
    <w:p w14:paraId="480DAAC0" w14:textId="77777777" w:rsidR="00FE578E" w:rsidRPr="00082EA9" w:rsidRDefault="00FE578E" w:rsidP="00FE578E">
      <w:pPr>
        <w:pBdr>
          <w:bottom w:val="thinThickThinMediumGap" w:sz="18" w:space="1" w:color="auto"/>
        </w:pBdr>
        <w:rPr>
          <w:ins w:id="2027" w:author="Jianhui Jiang" w:date="2017-02-16T19:33:00Z"/>
          <w:rFonts w:ascii="Times New Roman" w:hAnsi="Times New Roman" w:cs="Times New Roman"/>
          <w:sz w:val="24"/>
          <w:szCs w:val="24"/>
          <w:rPrChange w:id="2028" w:author="Yijia Cheng" w:date="2017-03-21T11:10:00Z">
            <w:rPr>
              <w:ins w:id="2029" w:author="Jianhui Jiang" w:date="2017-02-16T19:33:00Z"/>
              <w:sz w:val="24"/>
              <w:szCs w:val="24"/>
            </w:rPr>
          </w:rPrChange>
        </w:rPr>
      </w:pPr>
      <w:ins w:id="2030" w:author="Jianhui Jiang" w:date="2017-02-16T19:33:00Z">
        <w:r w:rsidRPr="00082EA9">
          <w:rPr>
            <w:rFonts w:ascii="Times New Roman" w:hAnsi="Times New Roman" w:cs="Times New Roman"/>
            <w:sz w:val="24"/>
            <w:szCs w:val="24"/>
            <w:rPrChange w:id="2031" w:author="Yijia Cheng" w:date="2017-03-21T11:10:00Z">
              <w:rPr>
                <w:sz w:val="24"/>
                <w:szCs w:val="24"/>
              </w:rPr>
            </w:rPrChange>
          </w:rPr>
          <w:tab/>
          <w:t>align-items: center;</w:t>
        </w:r>
      </w:ins>
    </w:p>
    <w:p w14:paraId="4F5C73F2" w14:textId="77777777" w:rsidR="00FE578E" w:rsidRPr="00082EA9" w:rsidRDefault="00FE578E" w:rsidP="00FE578E">
      <w:pPr>
        <w:pBdr>
          <w:bottom w:val="thinThickThinMediumGap" w:sz="18" w:space="1" w:color="auto"/>
        </w:pBdr>
        <w:rPr>
          <w:ins w:id="2032" w:author="Jianhui Jiang" w:date="2017-02-16T19:33:00Z"/>
          <w:rFonts w:ascii="Times New Roman" w:hAnsi="Times New Roman" w:cs="Times New Roman"/>
          <w:sz w:val="24"/>
          <w:szCs w:val="24"/>
          <w:rPrChange w:id="2033" w:author="Yijia Cheng" w:date="2017-03-21T11:10:00Z">
            <w:rPr>
              <w:ins w:id="2034" w:author="Jianhui Jiang" w:date="2017-02-16T19:33:00Z"/>
              <w:sz w:val="24"/>
              <w:szCs w:val="24"/>
            </w:rPr>
          </w:rPrChange>
        </w:rPr>
      </w:pPr>
    </w:p>
    <w:p w14:paraId="28D8EFD8" w14:textId="77777777" w:rsidR="00FE578E" w:rsidRPr="00082EA9" w:rsidRDefault="00FE578E" w:rsidP="00FE578E">
      <w:pPr>
        <w:pBdr>
          <w:bottom w:val="thinThickThinMediumGap" w:sz="18" w:space="1" w:color="auto"/>
        </w:pBdr>
        <w:rPr>
          <w:ins w:id="2035" w:author="Jianhui Jiang" w:date="2017-02-16T19:33:00Z"/>
          <w:rFonts w:ascii="Times New Roman" w:hAnsi="Times New Roman" w:cs="Times New Roman"/>
          <w:sz w:val="24"/>
          <w:szCs w:val="24"/>
          <w:rPrChange w:id="2036" w:author="Yijia Cheng" w:date="2017-03-21T11:10:00Z">
            <w:rPr>
              <w:ins w:id="2037" w:author="Jianhui Jiang" w:date="2017-02-16T19:33:00Z"/>
              <w:sz w:val="24"/>
              <w:szCs w:val="24"/>
            </w:rPr>
          </w:rPrChange>
        </w:rPr>
      </w:pPr>
      <w:ins w:id="2038" w:author="Jianhui Jiang" w:date="2017-02-16T19:33:00Z">
        <w:r w:rsidRPr="00082EA9">
          <w:rPr>
            <w:rFonts w:ascii="Times New Roman" w:hAnsi="Times New Roman" w:cs="Times New Roman"/>
            <w:sz w:val="24"/>
            <w:szCs w:val="24"/>
            <w:rPrChange w:id="2039" w:author="Yijia Cheng" w:date="2017-03-21T11:10:00Z">
              <w:rPr>
                <w:sz w:val="24"/>
                <w:szCs w:val="24"/>
              </w:rPr>
            </w:rPrChange>
          </w:rPr>
          <w:t>}</w:t>
        </w:r>
      </w:ins>
    </w:p>
    <w:p w14:paraId="2575FEA6" w14:textId="77777777" w:rsidR="00FE578E" w:rsidRPr="00082EA9" w:rsidRDefault="00FE578E" w:rsidP="00FE578E">
      <w:pPr>
        <w:pBdr>
          <w:bottom w:val="thinThickThinMediumGap" w:sz="18" w:space="1" w:color="auto"/>
        </w:pBdr>
        <w:rPr>
          <w:ins w:id="2040" w:author="Jianhui Jiang" w:date="2017-02-16T19:33:00Z"/>
          <w:rFonts w:ascii="Times New Roman" w:hAnsi="Times New Roman" w:cs="Times New Roman"/>
          <w:sz w:val="24"/>
          <w:szCs w:val="24"/>
          <w:rPrChange w:id="2041" w:author="Yijia Cheng" w:date="2017-03-21T11:10:00Z">
            <w:rPr>
              <w:ins w:id="2042" w:author="Jianhui Jiang" w:date="2017-02-16T19:33:00Z"/>
              <w:sz w:val="24"/>
              <w:szCs w:val="24"/>
            </w:rPr>
          </w:rPrChange>
        </w:rPr>
      </w:pPr>
      <w:ins w:id="2043" w:author="Jianhui Jiang" w:date="2017-02-16T19:33:00Z">
        <w:r w:rsidRPr="00082EA9">
          <w:rPr>
            <w:rFonts w:ascii="Times New Roman" w:hAnsi="Times New Roman" w:cs="Times New Roman"/>
            <w:sz w:val="24"/>
            <w:szCs w:val="24"/>
            <w:rPrChange w:id="2044" w:author="Yijia Cheng" w:date="2017-03-21T11:10:00Z">
              <w:rPr>
                <w:sz w:val="24"/>
                <w:szCs w:val="24"/>
              </w:rPr>
            </w:rPrChange>
          </w:rPr>
          <w:t>.banner img{</w:t>
        </w:r>
      </w:ins>
    </w:p>
    <w:p w14:paraId="3AB6DD3A" w14:textId="77777777" w:rsidR="00FE578E" w:rsidRPr="00082EA9" w:rsidRDefault="00FE578E" w:rsidP="00FE578E">
      <w:pPr>
        <w:pBdr>
          <w:bottom w:val="thinThickThinMediumGap" w:sz="18" w:space="1" w:color="auto"/>
        </w:pBdr>
        <w:rPr>
          <w:ins w:id="2045" w:author="Jianhui Jiang" w:date="2017-02-16T19:33:00Z"/>
          <w:rFonts w:ascii="Times New Roman" w:hAnsi="Times New Roman" w:cs="Times New Roman"/>
          <w:sz w:val="24"/>
          <w:szCs w:val="24"/>
          <w:rPrChange w:id="2046" w:author="Yijia Cheng" w:date="2017-03-21T11:10:00Z">
            <w:rPr>
              <w:ins w:id="2047" w:author="Jianhui Jiang" w:date="2017-02-16T19:33:00Z"/>
              <w:sz w:val="24"/>
              <w:szCs w:val="24"/>
            </w:rPr>
          </w:rPrChange>
        </w:rPr>
      </w:pPr>
      <w:ins w:id="2048" w:author="Jianhui Jiang" w:date="2017-02-16T19:33:00Z">
        <w:r w:rsidRPr="00082EA9">
          <w:rPr>
            <w:rFonts w:ascii="Times New Roman" w:hAnsi="Times New Roman" w:cs="Times New Roman"/>
            <w:sz w:val="24"/>
            <w:szCs w:val="24"/>
            <w:rPrChange w:id="2049" w:author="Yijia Cheng" w:date="2017-03-21T11:10:00Z">
              <w:rPr>
                <w:sz w:val="24"/>
                <w:szCs w:val="24"/>
              </w:rPr>
            </w:rPrChange>
          </w:rPr>
          <w:tab/>
          <w:t>padding-right: 10px;</w:t>
        </w:r>
      </w:ins>
    </w:p>
    <w:p w14:paraId="1451D962" w14:textId="77777777" w:rsidR="00FE578E" w:rsidRPr="00082EA9" w:rsidRDefault="00FE578E" w:rsidP="00FE578E">
      <w:pPr>
        <w:pBdr>
          <w:bottom w:val="thinThickThinMediumGap" w:sz="18" w:space="1" w:color="auto"/>
        </w:pBdr>
        <w:rPr>
          <w:ins w:id="2050" w:author="Jianhui Jiang" w:date="2017-02-16T19:33:00Z"/>
          <w:rFonts w:ascii="Times New Roman" w:hAnsi="Times New Roman" w:cs="Times New Roman"/>
          <w:sz w:val="24"/>
          <w:szCs w:val="24"/>
          <w:rPrChange w:id="2051" w:author="Yijia Cheng" w:date="2017-03-21T11:10:00Z">
            <w:rPr>
              <w:ins w:id="2052" w:author="Jianhui Jiang" w:date="2017-02-16T19:33:00Z"/>
              <w:sz w:val="24"/>
              <w:szCs w:val="24"/>
            </w:rPr>
          </w:rPrChange>
        </w:rPr>
      </w:pPr>
      <w:ins w:id="2053" w:author="Jianhui Jiang" w:date="2017-02-16T19:33:00Z">
        <w:r w:rsidRPr="00082EA9">
          <w:rPr>
            <w:rFonts w:ascii="Times New Roman" w:hAnsi="Times New Roman" w:cs="Times New Roman"/>
            <w:sz w:val="24"/>
            <w:szCs w:val="24"/>
            <w:rPrChange w:id="2054" w:author="Yijia Cheng" w:date="2017-03-21T11:10:00Z">
              <w:rPr>
                <w:sz w:val="24"/>
                <w:szCs w:val="24"/>
              </w:rPr>
            </w:rPrChange>
          </w:rPr>
          <w:tab/>
          <w:t>height: 170px;</w:t>
        </w:r>
      </w:ins>
    </w:p>
    <w:p w14:paraId="230D39E1" w14:textId="77777777" w:rsidR="00FE578E" w:rsidRPr="00082EA9" w:rsidRDefault="00FE578E" w:rsidP="00FE578E">
      <w:pPr>
        <w:pBdr>
          <w:bottom w:val="thinThickThinMediumGap" w:sz="18" w:space="1" w:color="auto"/>
        </w:pBdr>
        <w:rPr>
          <w:ins w:id="2055" w:author="Jianhui Jiang" w:date="2017-02-16T19:33:00Z"/>
          <w:rFonts w:ascii="Times New Roman" w:hAnsi="Times New Roman" w:cs="Times New Roman"/>
          <w:sz w:val="24"/>
          <w:szCs w:val="24"/>
          <w:rPrChange w:id="2056" w:author="Yijia Cheng" w:date="2017-03-21T11:10:00Z">
            <w:rPr>
              <w:ins w:id="2057" w:author="Jianhui Jiang" w:date="2017-02-16T19:33:00Z"/>
              <w:sz w:val="24"/>
              <w:szCs w:val="24"/>
            </w:rPr>
          </w:rPrChange>
        </w:rPr>
      </w:pPr>
      <w:ins w:id="2058" w:author="Jianhui Jiang" w:date="2017-02-16T19:33:00Z">
        <w:r w:rsidRPr="00082EA9">
          <w:rPr>
            <w:rFonts w:ascii="Times New Roman" w:hAnsi="Times New Roman" w:cs="Times New Roman"/>
            <w:sz w:val="24"/>
            <w:szCs w:val="24"/>
            <w:rPrChange w:id="2059" w:author="Yijia Cheng" w:date="2017-03-21T11:10:00Z">
              <w:rPr>
                <w:sz w:val="24"/>
                <w:szCs w:val="24"/>
              </w:rPr>
            </w:rPrChange>
          </w:rPr>
          <w:t>}</w:t>
        </w:r>
      </w:ins>
    </w:p>
    <w:p w14:paraId="4D7225D5" w14:textId="77777777" w:rsidR="00FE578E" w:rsidRPr="00082EA9" w:rsidRDefault="00FE578E" w:rsidP="00FE578E">
      <w:pPr>
        <w:pBdr>
          <w:bottom w:val="thinThickThinMediumGap" w:sz="18" w:space="1" w:color="auto"/>
        </w:pBdr>
        <w:rPr>
          <w:ins w:id="2060" w:author="Jianhui Jiang" w:date="2017-02-16T19:33:00Z"/>
          <w:rFonts w:ascii="Times New Roman" w:hAnsi="Times New Roman" w:cs="Times New Roman"/>
          <w:sz w:val="24"/>
          <w:szCs w:val="24"/>
          <w:rPrChange w:id="2061" w:author="Yijia Cheng" w:date="2017-03-21T11:10:00Z">
            <w:rPr>
              <w:ins w:id="2062" w:author="Jianhui Jiang" w:date="2017-02-16T19:33:00Z"/>
              <w:sz w:val="24"/>
              <w:szCs w:val="24"/>
            </w:rPr>
          </w:rPrChange>
        </w:rPr>
      </w:pPr>
    </w:p>
    <w:p w14:paraId="2F2245F4" w14:textId="77777777" w:rsidR="00FE578E" w:rsidRPr="00082EA9" w:rsidRDefault="00FE578E" w:rsidP="00FE578E">
      <w:pPr>
        <w:pBdr>
          <w:bottom w:val="thinThickThinMediumGap" w:sz="18" w:space="1" w:color="auto"/>
        </w:pBdr>
        <w:rPr>
          <w:ins w:id="2063" w:author="Jianhui Jiang" w:date="2017-02-16T19:33:00Z"/>
          <w:rFonts w:ascii="Times New Roman" w:hAnsi="Times New Roman" w:cs="Times New Roman"/>
          <w:sz w:val="24"/>
          <w:szCs w:val="24"/>
          <w:rPrChange w:id="2064" w:author="Yijia Cheng" w:date="2017-03-21T11:10:00Z">
            <w:rPr>
              <w:ins w:id="2065" w:author="Jianhui Jiang" w:date="2017-02-16T19:33:00Z"/>
              <w:sz w:val="24"/>
              <w:szCs w:val="24"/>
            </w:rPr>
          </w:rPrChange>
        </w:rPr>
      </w:pPr>
      <w:ins w:id="2066" w:author="Jianhui Jiang" w:date="2017-02-16T19:33:00Z">
        <w:r w:rsidRPr="00082EA9">
          <w:rPr>
            <w:rFonts w:ascii="Times New Roman" w:hAnsi="Times New Roman" w:cs="Times New Roman"/>
            <w:sz w:val="24"/>
            <w:szCs w:val="24"/>
            <w:rPrChange w:id="2067" w:author="Yijia Cheng" w:date="2017-03-21T11:10:00Z">
              <w:rPr>
                <w:sz w:val="24"/>
                <w:szCs w:val="24"/>
              </w:rPr>
            </w:rPrChange>
          </w:rPr>
          <w:t>.navbar {</w:t>
        </w:r>
      </w:ins>
    </w:p>
    <w:p w14:paraId="50E278DB" w14:textId="77777777" w:rsidR="00FE578E" w:rsidRPr="00082EA9" w:rsidRDefault="00FE578E" w:rsidP="00FE578E">
      <w:pPr>
        <w:pBdr>
          <w:bottom w:val="thinThickThinMediumGap" w:sz="18" w:space="1" w:color="auto"/>
        </w:pBdr>
        <w:rPr>
          <w:ins w:id="2068" w:author="Jianhui Jiang" w:date="2017-02-16T19:33:00Z"/>
          <w:rFonts w:ascii="Times New Roman" w:hAnsi="Times New Roman" w:cs="Times New Roman"/>
          <w:sz w:val="24"/>
          <w:szCs w:val="24"/>
          <w:rPrChange w:id="2069" w:author="Yijia Cheng" w:date="2017-03-21T11:10:00Z">
            <w:rPr>
              <w:ins w:id="2070" w:author="Jianhui Jiang" w:date="2017-02-16T19:33:00Z"/>
              <w:sz w:val="24"/>
              <w:szCs w:val="24"/>
            </w:rPr>
          </w:rPrChange>
        </w:rPr>
      </w:pPr>
      <w:ins w:id="2071" w:author="Jianhui Jiang" w:date="2017-02-16T19:33:00Z">
        <w:r w:rsidRPr="00082EA9">
          <w:rPr>
            <w:rFonts w:ascii="Times New Roman" w:hAnsi="Times New Roman" w:cs="Times New Roman"/>
            <w:sz w:val="24"/>
            <w:szCs w:val="24"/>
            <w:rPrChange w:id="2072" w:author="Yijia Cheng" w:date="2017-03-21T11:10:00Z">
              <w:rPr>
                <w:sz w:val="24"/>
                <w:szCs w:val="24"/>
              </w:rPr>
            </w:rPrChange>
          </w:rPr>
          <w:tab/>
          <w:t>width: 100%;</w:t>
        </w:r>
      </w:ins>
    </w:p>
    <w:p w14:paraId="1B4353E2" w14:textId="77777777" w:rsidR="00FE578E" w:rsidRPr="00082EA9" w:rsidRDefault="00FE578E" w:rsidP="00FE578E">
      <w:pPr>
        <w:pBdr>
          <w:bottom w:val="thinThickThinMediumGap" w:sz="18" w:space="1" w:color="auto"/>
        </w:pBdr>
        <w:rPr>
          <w:ins w:id="2073" w:author="Jianhui Jiang" w:date="2017-02-16T19:33:00Z"/>
          <w:rFonts w:ascii="Times New Roman" w:hAnsi="Times New Roman" w:cs="Times New Roman"/>
          <w:sz w:val="24"/>
          <w:szCs w:val="24"/>
          <w:rPrChange w:id="2074" w:author="Yijia Cheng" w:date="2017-03-21T11:10:00Z">
            <w:rPr>
              <w:ins w:id="2075" w:author="Jianhui Jiang" w:date="2017-02-16T19:33:00Z"/>
              <w:sz w:val="24"/>
              <w:szCs w:val="24"/>
            </w:rPr>
          </w:rPrChange>
        </w:rPr>
      </w:pPr>
      <w:ins w:id="2076" w:author="Jianhui Jiang" w:date="2017-02-16T19:33:00Z">
        <w:r w:rsidRPr="00082EA9">
          <w:rPr>
            <w:rFonts w:ascii="Times New Roman" w:hAnsi="Times New Roman" w:cs="Times New Roman"/>
            <w:sz w:val="24"/>
            <w:szCs w:val="24"/>
            <w:rPrChange w:id="2077" w:author="Yijia Cheng" w:date="2017-03-21T11:10:00Z">
              <w:rPr>
                <w:sz w:val="24"/>
                <w:szCs w:val="24"/>
              </w:rPr>
            </w:rPrChange>
          </w:rPr>
          <w:tab/>
          <w:t>position: absolute;</w:t>
        </w:r>
      </w:ins>
    </w:p>
    <w:p w14:paraId="00F5D547" w14:textId="77777777" w:rsidR="00FE578E" w:rsidRPr="00082EA9" w:rsidRDefault="00FE578E" w:rsidP="00FE578E">
      <w:pPr>
        <w:pBdr>
          <w:bottom w:val="thinThickThinMediumGap" w:sz="18" w:space="1" w:color="auto"/>
        </w:pBdr>
        <w:rPr>
          <w:ins w:id="2078" w:author="Jianhui Jiang" w:date="2017-02-16T19:33:00Z"/>
          <w:rFonts w:ascii="Times New Roman" w:hAnsi="Times New Roman" w:cs="Times New Roman"/>
          <w:sz w:val="24"/>
          <w:szCs w:val="24"/>
          <w:rPrChange w:id="2079" w:author="Yijia Cheng" w:date="2017-03-21T11:10:00Z">
            <w:rPr>
              <w:ins w:id="2080" w:author="Jianhui Jiang" w:date="2017-02-16T19:33:00Z"/>
              <w:sz w:val="24"/>
              <w:szCs w:val="24"/>
            </w:rPr>
          </w:rPrChange>
        </w:rPr>
      </w:pPr>
      <w:ins w:id="2081" w:author="Jianhui Jiang" w:date="2017-02-16T19:33:00Z">
        <w:r w:rsidRPr="00082EA9">
          <w:rPr>
            <w:rFonts w:ascii="Times New Roman" w:hAnsi="Times New Roman" w:cs="Times New Roman"/>
            <w:sz w:val="24"/>
            <w:szCs w:val="24"/>
            <w:rPrChange w:id="2082" w:author="Yijia Cheng" w:date="2017-03-21T11:10:00Z">
              <w:rPr>
                <w:sz w:val="24"/>
                <w:szCs w:val="24"/>
              </w:rPr>
            </w:rPrChange>
          </w:rPr>
          <w:tab/>
          <w:t>align-items: center;</w:t>
        </w:r>
      </w:ins>
    </w:p>
    <w:p w14:paraId="7203C5E7" w14:textId="77777777" w:rsidR="00FE578E" w:rsidRPr="00082EA9" w:rsidRDefault="00FE578E" w:rsidP="00FE578E">
      <w:pPr>
        <w:pBdr>
          <w:bottom w:val="thinThickThinMediumGap" w:sz="18" w:space="1" w:color="auto"/>
        </w:pBdr>
        <w:rPr>
          <w:ins w:id="2083" w:author="Jianhui Jiang" w:date="2017-02-16T19:33:00Z"/>
          <w:rFonts w:ascii="Times New Roman" w:hAnsi="Times New Roman" w:cs="Times New Roman"/>
          <w:sz w:val="24"/>
          <w:szCs w:val="24"/>
          <w:rPrChange w:id="2084" w:author="Yijia Cheng" w:date="2017-03-21T11:10:00Z">
            <w:rPr>
              <w:ins w:id="2085" w:author="Jianhui Jiang" w:date="2017-02-16T19:33:00Z"/>
              <w:sz w:val="24"/>
              <w:szCs w:val="24"/>
            </w:rPr>
          </w:rPrChange>
        </w:rPr>
      </w:pPr>
      <w:ins w:id="2086" w:author="Jianhui Jiang" w:date="2017-02-16T19:33:00Z">
        <w:r w:rsidRPr="00082EA9">
          <w:rPr>
            <w:rFonts w:ascii="Times New Roman" w:hAnsi="Times New Roman" w:cs="Times New Roman"/>
            <w:sz w:val="24"/>
            <w:szCs w:val="24"/>
            <w:rPrChange w:id="2087" w:author="Yijia Cheng" w:date="2017-03-21T11:10:00Z">
              <w:rPr>
                <w:sz w:val="24"/>
                <w:szCs w:val="24"/>
              </w:rPr>
            </w:rPrChange>
          </w:rPr>
          <w:tab/>
          <w:t>font-size: 12px;</w:t>
        </w:r>
      </w:ins>
    </w:p>
    <w:p w14:paraId="15CC2934" w14:textId="77777777" w:rsidR="00FE578E" w:rsidRPr="00082EA9" w:rsidRDefault="00FE578E" w:rsidP="00FE578E">
      <w:pPr>
        <w:pBdr>
          <w:bottom w:val="thinThickThinMediumGap" w:sz="18" w:space="1" w:color="auto"/>
        </w:pBdr>
        <w:rPr>
          <w:ins w:id="2088" w:author="Jianhui Jiang" w:date="2017-02-16T19:33:00Z"/>
          <w:rFonts w:ascii="Times New Roman" w:hAnsi="Times New Roman" w:cs="Times New Roman"/>
          <w:sz w:val="24"/>
          <w:szCs w:val="24"/>
          <w:rPrChange w:id="2089" w:author="Yijia Cheng" w:date="2017-03-21T11:10:00Z">
            <w:rPr>
              <w:ins w:id="2090" w:author="Jianhui Jiang" w:date="2017-02-16T19:33:00Z"/>
              <w:sz w:val="24"/>
              <w:szCs w:val="24"/>
            </w:rPr>
          </w:rPrChange>
        </w:rPr>
      </w:pPr>
      <w:ins w:id="2091" w:author="Jianhui Jiang" w:date="2017-02-16T19:33:00Z">
        <w:r w:rsidRPr="00082EA9">
          <w:rPr>
            <w:rFonts w:ascii="Times New Roman" w:hAnsi="Times New Roman" w:cs="Times New Roman"/>
            <w:sz w:val="24"/>
            <w:szCs w:val="24"/>
            <w:rPrChange w:id="2092" w:author="Yijia Cheng" w:date="2017-03-21T11:10:00Z">
              <w:rPr>
                <w:sz w:val="24"/>
                <w:szCs w:val="24"/>
              </w:rPr>
            </w:rPrChange>
          </w:rPr>
          <w:tab/>
          <w:t>font-weight: bolder;</w:t>
        </w:r>
      </w:ins>
    </w:p>
    <w:p w14:paraId="54557FB0" w14:textId="77777777" w:rsidR="00FE578E" w:rsidRPr="00082EA9" w:rsidRDefault="00FE578E" w:rsidP="00FE578E">
      <w:pPr>
        <w:pBdr>
          <w:bottom w:val="thinThickThinMediumGap" w:sz="18" w:space="1" w:color="auto"/>
        </w:pBdr>
        <w:rPr>
          <w:ins w:id="2093" w:author="Jianhui Jiang" w:date="2017-02-16T19:33:00Z"/>
          <w:rFonts w:ascii="Times New Roman" w:hAnsi="Times New Roman" w:cs="Times New Roman"/>
          <w:sz w:val="24"/>
          <w:szCs w:val="24"/>
          <w:rPrChange w:id="2094" w:author="Yijia Cheng" w:date="2017-03-21T11:10:00Z">
            <w:rPr>
              <w:ins w:id="2095" w:author="Jianhui Jiang" w:date="2017-02-16T19:33:00Z"/>
              <w:sz w:val="24"/>
              <w:szCs w:val="24"/>
            </w:rPr>
          </w:rPrChange>
        </w:rPr>
      </w:pPr>
      <w:ins w:id="2096" w:author="Jianhui Jiang" w:date="2017-02-16T19:33:00Z">
        <w:r w:rsidRPr="00082EA9">
          <w:rPr>
            <w:rFonts w:ascii="Times New Roman" w:hAnsi="Times New Roman" w:cs="Times New Roman"/>
            <w:sz w:val="24"/>
            <w:szCs w:val="24"/>
            <w:rPrChange w:id="2097" w:author="Yijia Cheng" w:date="2017-03-21T11:10:00Z">
              <w:rPr>
                <w:sz w:val="24"/>
                <w:szCs w:val="24"/>
              </w:rPr>
            </w:rPrChange>
          </w:rPr>
          <w:tab/>
          <w:t>margin-left: auto;</w:t>
        </w:r>
      </w:ins>
    </w:p>
    <w:p w14:paraId="6F106DEF" w14:textId="77777777" w:rsidR="00FE578E" w:rsidRPr="00082EA9" w:rsidRDefault="00FE578E" w:rsidP="00FE578E">
      <w:pPr>
        <w:pBdr>
          <w:bottom w:val="thinThickThinMediumGap" w:sz="18" w:space="1" w:color="auto"/>
        </w:pBdr>
        <w:rPr>
          <w:ins w:id="2098" w:author="Jianhui Jiang" w:date="2017-02-16T19:33:00Z"/>
          <w:rFonts w:ascii="Times New Roman" w:hAnsi="Times New Roman" w:cs="Times New Roman"/>
          <w:sz w:val="24"/>
          <w:szCs w:val="24"/>
          <w:rPrChange w:id="2099" w:author="Yijia Cheng" w:date="2017-03-21T11:10:00Z">
            <w:rPr>
              <w:ins w:id="2100" w:author="Jianhui Jiang" w:date="2017-02-16T19:33:00Z"/>
              <w:sz w:val="24"/>
              <w:szCs w:val="24"/>
            </w:rPr>
          </w:rPrChange>
        </w:rPr>
      </w:pPr>
      <w:ins w:id="2101" w:author="Jianhui Jiang" w:date="2017-02-16T19:33:00Z">
        <w:r w:rsidRPr="00082EA9">
          <w:rPr>
            <w:rFonts w:ascii="Times New Roman" w:hAnsi="Times New Roman" w:cs="Times New Roman"/>
            <w:sz w:val="24"/>
            <w:szCs w:val="24"/>
            <w:rPrChange w:id="2102" w:author="Yijia Cheng" w:date="2017-03-21T11:10:00Z">
              <w:rPr>
                <w:sz w:val="24"/>
                <w:szCs w:val="24"/>
              </w:rPr>
            </w:rPrChange>
          </w:rPr>
          <w:tab/>
          <w:t>margin-right: auto;</w:t>
        </w:r>
      </w:ins>
    </w:p>
    <w:p w14:paraId="64565259" w14:textId="77777777" w:rsidR="00FE578E" w:rsidRPr="00082EA9" w:rsidRDefault="00FE578E" w:rsidP="00FE578E">
      <w:pPr>
        <w:pBdr>
          <w:bottom w:val="thinThickThinMediumGap" w:sz="18" w:space="1" w:color="auto"/>
        </w:pBdr>
        <w:rPr>
          <w:ins w:id="2103" w:author="Jianhui Jiang" w:date="2017-02-16T19:33:00Z"/>
          <w:rFonts w:ascii="Times New Roman" w:hAnsi="Times New Roman" w:cs="Times New Roman"/>
          <w:sz w:val="24"/>
          <w:szCs w:val="24"/>
          <w:rPrChange w:id="2104" w:author="Yijia Cheng" w:date="2017-03-21T11:10:00Z">
            <w:rPr>
              <w:ins w:id="2105" w:author="Jianhui Jiang" w:date="2017-02-16T19:33:00Z"/>
              <w:sz w:val="24"/>
              <w:szCs w:val="24"/>
            </w:rPr>
          </w:rPrChange>
        </w:rPr>
      </w:pPr>
      <w:ins w:id="2106" w:author="Jianhui Jiang" w:date="2017-02-16T19:33:00Z">
        <w:r w:rsidRPr="00082EA9">
          <w:rPr>
            <w:rFonts w:ascii="Times New Roman" w:hAnsi="Times New Roman" w:cs="Times New Roman"/>
            <w:sz w:val="24"/>
            <w:szCs w:val="24"/>
            <w:rPrChange w:id="2107" w:author="Yijia Cheng" w:date="2017-03-21T11:10:00Z">
              <w:rPr>
                <w:sz w:val="24"/>
                <w:szCs w:val="24"/>
              </w:rPr>
            </w:rPrChange>
          </w:rPr>
          <w:tab/>
          <w:t>display: flex;</w:t>
        </w:r>
      </w:ins>
    </w:p>
    <w:p w14:paraId="5EA20928" w14:textId="77777777" w:rsidR="00FE578E" w:rsidRPr="00082EA9" w:rsidRDefault="00FE578E" w:rsidP="00FE578E">
      <w:pPr>
        <w:pBdr>
          <w:bottom w:val="thinThickThinMediumGap" w:sz="18" w:space="1" w:color="auto"/>
        </w:pBdr>
        <w:rPr>
          <w:ins w:id="2108" w:author="Jianhui Jiang" w:date="2017-02-16T19:33:00Z"/>
          <w:rFonts w:ascii="Times New Roman" w:hAnsi="Times New Roman" w:cs="Times New Roman"/>
          <w:sz w:val="24"/>
          <w:szCs w:val="24"/>
          <w:rPrChange w:id="2109" w:author="Yijia Cheng" w:date="2017-03-21T11:10:00Z">
            <w:rPr>
              <w:ins w:id="2110" w:author="Jianhui Jiang" w:date="2017-02-16T19:33:00Z"/>
              <w:sz w:val="24"/>
              <w:szCs w:val="24"/>
            </w:rPr>
          </w:rPrChange>
        </w:rPr>
      </w:pPr>
      <w:ins w:id="2111" w:author="Jianhui Jiang" w:date="2017-02-16T19:33:00Z">
        <w:r w:rsidRPr="00082EA9">
          <w:rPr>
            <w:rFonts w:ascii="Times New Roman" w:hAnsi="Times New Roman" w:cs="Times New Roman"/>
            <w:sz w:val="24"/>
            <w:szCs w:val="24"/>
            <w:rPrChange w:id="2112" w:author="Yijia Cheng" w:date="2017-03-21T11:10:00Z">
              <w:rPr>
                <w:sz w:val="24"/>
                <w:szCs w:val="24"/>
              </w:rPr>
            </w:rPrChange>
          </w:rPr>
          <w:tab/>
          <w:t>flex-direction: column;</w:t>
        </w:r>
      </w:ins>
    </w:p>
    <w:p w14:paraId="094621CB" w14:textId="77777777" w:rsidR="00FE578E" w:rsidRPr="00082EA9" w:rsidRDefault="00FE578E" w:rsidP="00FE578E">
      <w:pPr>
        <w:pBdr>
          <w:bottom w:val="thinThickThinMediumGap" w:sz="18" w:space="1" w:color="auto"/>
        </w:pBdr>
        <w:rPr>
          <w:ins w:id="2113" w:author="Jianhui Jiang" w:date="2017-02-16T19:33:00Z"/>
          <w:rFonts w:ascii="Times New Roman" w:hAnsi="Times New Roman" w:cs="Times New Roman"/>
          <w:sz w:val="24"/>
          <w:szCs w:val="24"/>
          <w:rPrChange w:id="2114" w:author="Yijia Cheng" w:date="2017-03-21T11:10:00Z">
            <w:rPr>
              <w:ins w:id="2115" w:author="Jianhui Jiang" w:date="2017-02-16T19:33:00Z"/>
              <w:sz w:val="24"/>
              <w:szCs w:val="24"/>
            </w:rPr>
          </w:rPrChange>
        </w:rPr>
      </w:pPr>
      <w:ins w:id="2116" w:author="Jianhui Jiang" w:date="2017-02-16T19:33:00Z">
        <w:r w:rsidRPr="00082EA9">
          <w:rPr>
            <w:rFonts w:ascii="Times New Roman" w:hAnsi="Times New Roman" w:cs="Times New Roman"/>
            <w:sz w:val="24"/>
            <w:szCs w:val="24"/>
            <w:rPrChange w:id="2117" w:author="Yijia Cheng" w:date="2017-03-21T11:10:00Z">
              <w:rPr>
                <w:sz w:val="24"/>
                <w:szCs w:val="24"/>
              </w:rPr>
            </w:rPrChange>
          </w:rPr>
          <w:tab/>
          <w:t>background-color: #262626;</w:t>
        </w:r>
      </w:ins>
    </w:p>
    <w:p w14:paraId="628B2F8D" w14:textId="77777777" w:rsidR="00FE578E" w:rsidRPr="00082EA9" w:rsidRDefault="00FE578E" w:rsidP="00FE578E">
      <w:pPr>
        <w:pBdr>
          <w:bottom w:val="thinThickThinMediumGap" w:sz="18" w:space="1" w:color="auto"/>
        </w:pBdr>
        <w:rPr>
          <w:ins w:id="2118" w:author="Jianhui Jiang" w:date="2017-02-16T19:33:00Z"/>
          <w:rFonts w:ascii="Times New Roman" w:hAnsi="Times New Roman" w:cs="Times New Roman"/>
          <w:sz w:val="24"/>
          <w:szCs w:val="24"/>
          <w:rPrChange w:id="2119" w:author="Yijia Cheng" w:date="2017-03-21T11:10:00Z">
            <w:rPr>
              <w:ins w:id="2120" w:author="Jianhui Jiang" w:date="2017-02-16T19:33:00Z"/>
              <w:sz w:val="24"/>
              <w:szCs w:val="24"/>
            </w:rPr>
          </w:rPrChange>
        </w:rPr>
      </w:pPr>
      <w:ins w:id="2121" w:author="Jianhui Jiang" w:date="2017-02-16T19:33:00Z">
        <w:r w:rsidRPr="00082EA9">
          <w:rPr>
            <w:rFonts w:ascii="Times New Roman" w:hAnsi="Times New Roman" w:cs="Times New Roman"/>
            <w:sz w:val="24"/>
            <w:szCs w:val="24"/>
            <w:rPrChange w:id="2122" w:author="Yijia Cheng" w:date="2017-03-21T11:10:00Z">
              <w:rPr>
                <w:sz w:val="24"/>
                <w:szCs w:val="24"/>
              </w:rPr>
            </w:rPrChange>
          </w:rPr>
          <w:tab/>
          <w:t>height:32px;</w:t>
        </w:r>
      </w:ins>
    </w:p>
    <w:p w14:paraId="10AC2704" w14:textId="77777777" w:rsidR="00FE578E" w:rsidRPr="00082EA9" w:rsidRDefault="00FE578E" w:rsidP="00FE578E">
      <w:pPr>
        <w:pBdr>
          <w:bottom w:val="thinThickThinMediumGap" w:sz="18" w:space="1" w:color="auto"/>
        </w:pBdr>
        <w:rPr>
          <w:ins w:id="2123" w:author="Jianhui Jiang" w:date="2017-02-16T19:33:00Z"/>
          <w:rFonts w:ascii="Times New Roman" w:hAnsi="Times New Roman" w:cs="Times New Roman"/>
          <w:sz w:val="24"/>
          <w:szCs w:val="24"/>
          <w:rPrChange w:id="2124" w:author="Yijia Cheng" w:date="2017-03-21T11:10:00Z">
            <w:rPr>
              <w:ins w:id="2125" w:author="Jianhui Jiang" w:date="2017-02-16T19:33:00Z"/>
              <w:sz w:val="24"/>
              <w:szCs w:val="24"/>
            </w:rPr>
          </w:rPrChange>
        </w:rPr>
      </w:pPr>
      <w:ins w:id="2126" w:author="Jianhui Jiang" w:date="2017-02-16T19:33:00Z">
        <w:r w:rsidRPr="00082EA9">
          <w:rPr>
            <w:rFonts w:ascii="Times New Roman" w:hAnsi="Times New Roman" w:cs="Times New Roman"/>
            <w:sz w:val="24"/>
            <w:szCs w:val="24"/>
            <w:rPrChange w:id="2127" w:author="Yijia Cheng" w:date="2017-03-21T11:10:00Z">
              <w:rPr>
                <w:sz w:val="24"/>
                <w:szCs w:val="24"/>
              </w:rPr>
            </w:rPrChange>
          </w:rPr>
          <w:tab/>
          <w:t>z-index:999;</w:t>
        </w:r>
      </w:ins>
    </w:p>
    <w:p w14:paraId="3761826B" w14:textId="77777777" w:rsidR="00FE578E" w:rsidRPr="00082EA9" w:rsidRDefault="00FE578E" w:rsidP="00FE578E">
      <w:pPr>
        <w:pBdr>
          <w:bottom w:val="thinThickThinMediumGap" w:sz="18" w:space="1" w:color="auto"/>
        </w:pBdr>
        <w:rPr>
          <w:ins w:id="2128" w:author="Jianhui Jiang" w:date="2017-02-16T19:33:00Z"/>
          <w:rFonts w:ascii="Times New Roman" w:hAnsi="Times New Roman" w:cs="Times New Roman"/>
          <w:sz w:val="24"/>
          <w:szCs w:val="24"/>
          <w:rPrChange w:id="2129" w:author="Yijia Cheng" w:date="2017-03-21T11:10:00Z">
            <w:rPr>
              <w:ins w:id="2130" w:author="Jianhui Jiang" w:date="2017-02-16T19:33:00Z"/>
              <w:sz w:val="24"/>
              <w:szCs w:val="24"/>
            </w:rPr>
          </w:rPrChange>
        </w:rPr>
      </w:pPr>
      <w:ins w:id="2131" w:author="Jianhui Jiang" w:date="2017-02-16T19:33:00Z">
        <w:r w:rsidRPr="00082EA9">
          <w:rPr>
            <w:rFonts w:ascii="Times New Roman" w:hAnsi="Times New Roman" w:cs="Times New Roman"/>
            <w:sz w:val="24"/>
            <w:szCs w:val="24"/>
            <w:rPrChange w:id="2132" w:author="Yijia Cheng" w:date="2017-03-21T11:10:00Z">
              <w:rPr>
                <w:sz w:val="24"/>
                <w:szCs w:val="24"/>
              </w:rPr>
            </w:rPrChange>
          </w:rPr>
          <w:t>}</w:t>
        </w:r>
      </w:ins>
    </w:p>
    <w:p w14:paraId="32D52507" w14:textId="77777777" w:rsidR="00FE578E" w:rsidRPr="00082EA9" w:rsidRDefault="00FE578E" w:rsidP="00FE578E">
      <w:pPr>
        <w:pBdr>
          <w:bottom w:val="thinThickThinMediumGap" w:sz="18" w:space="1" w:color="auto"/>
        </w:pBdr>
        <w:rPr>
          <w:ins w:id="2133" w:author="Jianhui Jiang" w:date="2017-02-16T19:33:00Z"/>
          <w:rFonts w:ascii="Times New Roman" w:hAnsi="Times New Roman" w:cs="Times New Roman"/>
          <w:sz w:val="24"/>
          <w:szCs w:val="24"/>
          <w:rPrChange w:id="2134" w:author="Yijia Cheng" w:date="2017-03-21T11:10:00Z">
            <w:rPr>
              <w:ins w:id="2135" w:author="Jianhui Jiang" w:date="2017-02-16T19:33:00Z"/>
              <w:sz w:val="24"/>
              <w:szCs w:val="24"/>
            </w:rPr>
          </w:rPrChange>
        </w:rPr>
      </w:pPr>
      <w:ins w:id="2136" w:author="Jianhui Jiang" w:date="2017-02-16T19:33:00Z">
        <w:r w:rsidRPr="00082EA9">
          <w:rPr>
            <w:rFonts w:ascii="Times New Roman" w:hAnsi="Times New Roman" w:cs="Times New Roman"/>
            <w:sz w:val="24"/>
            <w:szCs w:val="24"/>
            <w:rPrChange w:id="2137" w:author="Yijia Cheng" w:date="2017-03-21T11:10:00Z">
              <w:rPr>
                <w:sz w:val="24"/>
                <w:szCs w:val="24"/>
              </w:rPr>
            </w:rPrChange>
          </w:rPr>
          <w:t>.navbar ul{</w:t>
        </w:r>
      </w:ins>
    </w:p>
    <w:p w14:paraId="35FA556F" w14:textId="77777777" w:rsidR="00FE578E" w:rsidRPr="00082EA9" w:rsidRDefault="00FE578E" w:rsidP="00FE578E">
      <w:pPr>
        <w:pBdr>
          <w:bottom w:val="thinThickThinMediumGap" w:sz="18" w:space="1" w:color="auto"/>
        </w:pBdr>
        <w:rPr>
          <w:ins w:id="2138" w:author="Jianhui Jiang" w:date="2017-02-16T19:33:00Z"/>
          <w:rFonts w:ascii="Times New Roman" w:hAnsi="Times New Roman" w:cs="Times New Roman"/>
          <w:sz w:val="24"/>
          <w:szCs w:val="24"/>
          <w:rPrChange w:id="2139" w:author="Yijia Cheng" w:date="2017-03-21T11:10:00Z">
            <w:rPr>
              <w:ins w:id="2140" w:author="Jianhui Jiang" w:date="2017-02-16T19:33:00Z"/>
              <w:sz w:val="24"/>
              <w:szCs w:val="24"/>
            </w:rPr>
          </w:rPrChange>
        </w:rPr>
      </w:pPr>
      <w:ins w:id="2141" w:author="Jianhui Jiang" w:date="2017-02-16T19:33:00Z">
        <w:r w:rsidRPr="00082EA9">
          <w:rPr>
            <w:rFonts w:ascii="Times New Roman" w:hAnsi="Times New Roman" w:cs="Times New Roman"/>
            <w:sz w:val="24"/>
            <w:szCs w:val="24"/>
            <w:rPrChange w:id="2142" w:author="Yijia Cheng" w:date="2017-03-21T11:10:00Z">
              <w:rPr>
                <w:sz w:val="24"/>
                <w:szCs w:val="24"/>
              </w:rPr>
            </w:rPrChange>
          </w:rPr>
          <w:tab/>
          <w:t>margin: 0px;</w:t>
        </w:r>
      </w:ins>
    </w:p>
    <w:p w14:paraId="5FAC5FA2" w14:textId="77777777" w:rsidR="00FE578E" w:rsidRPr="00082EA9" w:rsidRDefault="00FE578E" w:rsidP="00FE578E">
      <w:pPr>
        <w:pBdr>
          <w:bottom w:val="thinThickThinMediumGap" w:sz="18" w:space="1" w:color="auto"/>
        </w:pBdr>
        <w:rPr>
          <w:ins w:id="2143" w:author="Jianhui Jiang" w:date="2017-02-16T19:33:00Z"/>
          <w:rFonts w:ascii="Times New Roman" w:hAnsi="Times New Roman" w:cs="Times New Roman"/>
          <w:sz w:val="24"/>
          <w:szCs w:val="24"/>
          <w:rPrChange w:id="2144" w:author="Yijia Cheng" w:date="2017-03-21T11:10:00Z">
            <w:rPr>
              <w:ins w:id="2145" w:author="Jianhui Jiang" w:date="2017-02-16T19:33:00Z"/>
              <w:sz w:val="24"/>
              <w:szCs w:val="24"/>
            </w:rPr>
          </w:rPrChange>
        </w:rPr>
      </w:pPr>
      <w:ins w:id="2146" w:author="Jianhui Jiang" w:date="2017-02-16T19:33:00Z">
        <w:r w:rsidRPr="00082EA9">
          <w:rPr>
            <w:rFonts w:ascii="Times New Roman" w:hAnsi="Times New Roman" w:cs="Times New Roman"/>
            <w:sz w:val="24"/>
            <w:szCs w:val="24"/>
            <w:rPrChange w:id="2147" w:author="Yijia Cheng" w:date="2017-03-21T11:10:00Z">
              <w:rPr>
                <w:sz w:val="24"/>
                <w:szCs w:val="24"/>
              </w:rPr>
            </w:rPrChange>
          </w:rPr>
          <w:tab/>
          <w:t>padding-left: 0px;</w:t>
        </w:r>
      </w:ins>
    </w:p>
    <w:p w14:paraId="72DDC1A9" w14:textId="77777777" w:rsidR="00FE578E" w:rsidRPr="00082EA9" w:rsidRDefault="00FE578E" w:rsidP="00FE578E">
      <w:pPr>
        <w:pBdr>
          <w:bottom w:val="thinThickThinMediumGap" w:sz="18" w:space="1" w:color="auto"/>
        </w:pBdr>
        <w:rPr>
          <w:ins w:id="2148" w:author="Jianhui Jiang" w:date="2017-02-16T19:33:00Z"/>
          <w:rFonts w:ascii="Times New Roman" w:hAnsi="Times New Roman" w:cs="Times New Roman"/>
          <w:sz w:val="24"/>
          <w:szCs w:val="24"/>
          <w:rPrChange w:id="2149" w:author="Yijia Cheng" w:date="2017-03-21T11:10:00Z">
            <w:rPr>
              <w:ins w:id="2150" w:author="Jianhui Jiang" w:date="2017-02-16T19:33:00Z"/>
              <w:sz w:val="24"/>
              <w:szCs w:val="24"/>
            </w:rPr>
          </w:rPrChange>
        </w:rPr>
      </w:pPr>
      <w:ins w:id="2151" w:author="Jianhui Jiang" w:date="2017-02-16T19:33:00Z">
        <w:r w:rsidRPr="00082EA9">
          <w:rPr>
            <w:rFonts w:ascii="Times New Roman" w:hAnsi="Times New Roman" w:cs="Times New Roman"/>
            <w:sz w:val="24"/>
            <w:szCs w:val="24"/>
            <w:rPrChange w:id="2152" w:author="Yijia Cheng" w:date="2017-03-21T11:10:00Z">
              <w:rPr>
                <w:sz w:val="24"/>
                <w:szCs w:val="24"/>
              </w:rPr>
            </w:rPrChange>
          </w:rPr>
          <w:t>}</w:t>
        </w:r>
      </w:ins>
    </w:p>
    <w:p w14:paraId="405B5B3E" w14:textId="77777777" w:rsidR="00FE578E" w:rsidRPr="00082EA9" w:rsidRDefault="00FE578E" w:rsidP="00FE578E">
      <w:pPr>
        <w:pBdr>
          <w:bottom w:val="thinThickThinMediumGap" w:sz="18" w:space="1" w:color="auto"/>
        </w:pBdr>
        <w:rPr>
          <w:ins w:id="2153" w:author="Jianhui Jiang" w:date="2017-02-16T19:33:00Z"/>
          <w:rFonts w:ascii="Times New Roman" w:hAnsi="Times New Roman" w:cs="Times New Roman"/>
          <w:sz w:val="24"/>
          <w:szCs w:val="24"/>
          <w:rPrChange w:id="2154" w:author="Yijia Cheng" w:date="2017-03-21T11:10:00Z">
            <w:rPr>
              <w:ins w:id="2155" w:author="Jianhui Jiang" w:date="2017-02-16T19:33:00Z"/>
              <w:sz w:val="24"/>
              <w:szCs w:val="24"/>
            </w:rPr>
          </w:rPrChange>
        </w:rPr>
      </w:pPr>
      <w:ins w:id="2156" w:author="Jianhui Jiang" w:date="2017-02-16T19:33:00Z">
        <w:r w:rsidRPr="00082EA9">
          <w:rPr>
            <w:rFonts w:ascii="Times New Roman" w:hAnsi="Times New Roman" w:cs="Times New Roman"/>
            <w:sz w:val="24"/>
            <w:szCs w:val="24"/>
            <w:rPrChange w:id="2157" w:author="Yijia Cheng" w:date="2017-03-21T11:10:00Z">
              <w:rPr>
                <w:sz w:val="24"/>
                <w:szCs w:val="24"/>
              </w:rPr>
            </w:rPrChange>
          </w:rPr>
          <w:t>.navbar li{</w:t>
        </w:r>
      </w:ins>
    </w:p>
    <w:p w14:paraId="0BC83444" w14:textId="77777777" w:rsidR="00FE578E" w:rsidRPr="00082EA9" w:rsidRDefault="00FE578E" w:rsidP="00FE578E">
      <w:pPr>
        <w:pBdr>
          <w:bottom w:val="thinThickThinMediumGap" w:sz="18" w:space="1" w:color="auto"/>
        </w:pBdr>
        <w:rPr>
          <w:ins w:id="2158" w:author="Jianhui Jiang" w:date="2017-02-16T19:33:00Z"/>
          <w:rFonts w:ascii="Times New Roman" w:hAnsi="Times New Roman" w:cs="Times New Roman"/>
          <w:sz w:val="24"/>
          <w:szCs w:val="24"/>
          <w:rPrChange w:id="2159" w:author="Yijia Cheng" w:date="2017-03-21T11:10:00Z">
            <w:rPr>
              <w:ins w:id="2160" w:author="Jianhui Jiang" w:date="2017-02-16T19:33:00Z"/>
              <w:sz w:val="24"/>
              <w:szCs w:val="24"/>
            </w:rPr>
          </w:rPrChange>
        </w:rPr>
      </w:pPr>
      <w:ins w:id="2161" w:author="Jianhui Jiang" w:date="2017-02-16T19:33:00Z">
        <w:r w:rsidRPr="00082EA9">
          <w:rPr>
            <w:rFonts w:ascii="Times New Roman" w:hAnsi="Times New Roman" w:cs="Times New Roman"/>
            <w:sz w:val="24"/>
            <w:szCs w:val="24"/>
            <w:rPrChange w:id="2162" w:author="Yijia Cheng" w:date="2017-03-21T11:10:00Z">
              <w:rPr>
                <w:sz w:val="24"/>
                <w:szCs w:val="24"/>
              </w:rPr>
            </w:rPrChange>
          </w:rPr>
          <w:tab/>
          <w:t>list-style-image: none;</w:t>
        </w:r>
      </w:ins>
    </w:p>
    <w:p w14:paraId="1A89C6E8" w14:textId="77777777" w:rsidR="00FE578E" w:rsidRPr="00082EA9" w:rsidRDefault="00FE578E" w:rsidP="00FE578E">
      <w:pPr>
        <w:pBdr>
          <w:bottom w:val="thinThickThinMediumGap" w:sz="18" w:space="1" w:color="auto"/>
        </w:pBdr>
        <w:rPr>
          <w:ins w:id="2163" w:author="Jianhui Jiang" w:date="2017-02-16T19:33:00Z"/>
          <w:rFonts w:ascii="Times New Roman" w:hAnsi="Times New Roman" w:cs="Times New Roman"/>
          <w:sz w:val="24"/>
          <w:szCs w:val="24"/>
          <w:rPrChange w:id="2164" w:author="Yijia Cheng" w:date="2017-03-21T11:10:00Z">
            <w:rPr>
              <w:ins w:id="2165" w:author="Jianhui Jiang" w:date="2017-02-16T19:33:00Z"/>
              <w:sz w:val="24"/>
              <w:szCs w:val="24"/>
            </w:rPr>
          </w:rPrChange>
        </w:rPr>
      </w:pPr>
      <w:ins w:id="2166" w:author="Jianhui Jiang" w:date="2017-02-16T19:33:00Z">
        <w:r w:rsidRPr="00082EA9">
          <w:rPr>
            <w:rFonts w:ascii="Times New Roman" w:hAnsi="Times New Roman" w:cs="Times New Roman"/>
            <w:sz w:val="24"/>
            <w:szCs w:val="24"/>
            <w:rPrChange w:id="2167" w:author="Yijia Cheng" w:date="2017-03-21T11:10:00Z">
              <w:rPr>
                <w:sz w:val="24"/>
                <w:szCs w:val="24"/>
              </w:rPr>
            </w:rPrChange>
          </w:rPr>
          <w:tab/>
          <w:t>list-style-type: none;</w:t>
        </w:r>
      </w:ins>
    </w:p>
    <w:p w14:paraId="32A08095" w14:textId="77777777" w:rsidR="00FE578E" w:rsidRPr="00082EA9" w:rsidRDefault="00FE578E" w:rsidP="00FE578E">
      <w:pPr>
        <w:pBdr>
          <w:bottom w:val="thinThickThinMediumGap" w:sz="18" w:space="1" w:color="auto"/>
        </w:pBdr>
        <w:rPr>
          <w:ins w:id="2168" w:author="Jianhui Jiang" w:date="2017-02-16T19:33:00Z"/>
          <w:rFonts w:ascii="Times New Roman" w:hAnsi="Times New Roman" w:cs="Times New Roman"/>
          <w:sz w:val="24"/>
          <w:szCs w:val="24"/>
          <w:rPrChange w:id="2169" w:author="Yijia Cheng" w:date="2017-03-21T11:10:00Z">
            <w:rPr>
              <w:ins w:id="2170" w:author="Jianhui Jiang" w:date="2017-02-16T19:33:00Z"/>
              <w:sz w:val="24"/>
              <w:szCs w:val="24"/>
            </w:rPr>
          </w:rPrChange>
        </w:rPr>
      </w:pPr>
      <w:ins w:id="2171" w:author="Jianhui Jiang" w:date="2017-02-16T19:33:00Z">
        <w:r w:rsidRPr="00082EA9">
          <w:rPr>
            <w:rFonts w:ascii="Times New Roman" w:hAnsi="Times New Roman" w:cs="Times New Roman"/>
            <w:sz w:val="24"/>
            <w:szCs w:val="24"/>
            <w:rPrChange w:id="2172" w:author="Yijia Cheng" w:date="2017-03-21T11:10:00Z">
              <w:rPr>
                <w:sz w:val="24"/>
                <w:szCs w:val="24"/>
              </w:rPr>
            </w:rPrChange>
          </w:rPr>
          <w:tab/>
          <w:t>background-color: #262626;</w:t>
        </w:r>
      </w:ins>
    </w:p>
    <w:p w14:paraId="5271A6D9" w14:textId="77777777" w:rsidR="00FE578E" w:rsidRPr="00082EA9" w:rsidRDefault="00FE578E" w:rsidP="00FE578E">
      <w:pPr>
        <w:pBdr>
          <w:bottom w:val="thinThickThinMediumGap" w:sz="18" w:space="1" w:color="auto"/>
        </w:pBdr>
        <w:rPr>
          <w:ins w:id="2173" w:author="Jianhui Jiang" w:date="2017-02-16T19:33:00Z"/>
          <w:rFonts w:ascii="Times New Roman" w:hAnsi="Times New Roman" w:cs="Times New Roman"/>
          <w:sz w:val="24"/>
          <w:szCs w:val="24"/>
          <w:rPrChange w:id="2174" w:author="Yijia Cheng" w:date="2017-03-21T11:10:00Z">
            <w:rPr>
              <w:ins w:id="2175" w:author="Jianhui Jiang" w:date="2017-02-16T19:33:00Z"/>
              <w:sz w:val="24"/>
              <w:szCs w:val="24"/>
            </w:rPr>
          </w:rPrChange>
        </w:rPr>
      </w:pPr>
      <w:ins w:id="2176" w:author="Jianhui Jiang" w:date="2017-02-16T19:33:00Z">
        <w:r w:rsidRPr="00082EA9">
          <w:rPr>
            <w:rFonts w:ascii="Times New Roman" w:hAnsi="Times New Roman" w:cs="Times New Roman"/>
            <w:sz w:val="24"/>
            <w:szCs w:val="24"/>
            <w:rPrChange w:id="2177" w:author="Yijia Cheng" w:date="2017-03-21T11:10:00Z">
              <w:rPr>
                <w:sz w:val="24"/>
                <w:szCs w:val="24"/>
              </w:rPr>
            </w:rPrChange>
          </w:rPr>
          <w:tab/>
          <w:t>float:left;</w:t>
        </w:r>
      </w:ins>
    </w:p>
    <w:p w14:paraId="6D1AC10D" w14:textId="77777777" w:rsidR="00FE578E" w:rsidRPr="00082EA9" w:rsidRDefault="00FE578E" w:rsidP="00FE578E">
      <w:pPr>
        <w:pBdr>
          <w:bottom w:val="thinThickThinMediumGap" w:sz="18" w:space="1" w:color="auto"/>
        </w:pBdr>
        <w:rPr>
          <w:ins w:id="2178" w:author="Jianhui Jiang" w:date="2017-02-16T19:33:00Z"/>
          <w:rFonts w:ascii="Times New Roman" w:hAnsi="Times New Roman" w:cs="Times New Roman"/>
          <w:sz w:val="24"/>
          <w:szCs w:val="24"/>
          <w:rPrChange w:id="2179" w:author="Yijia Cheng" w:date="2017-03-21T11:10:00Z">
            <w:rPr>
              <w:ins w:id="2180" w:author="Jianhui Jiang" w:date="2017-02-16T19:33:00Z"/>
              <w:sz w:val="24"/>
              <w:szCs w:val="24"/>
            </w:rPr>
          </w:rPrChange>
        </w:rPr>
      </w:pPr>
      <w:ins w:id="2181" w:author="Jianhui Jiang" w:date="2017-02-16T19:33:00Z">
        <w:r w:rsidRPr="00082EA9">
          <w:rPr>
            <w:rFonts w:ascii="Times New Roman" w:hAnsi="Times New Roman" w:cs="Times New Roman"/>
            <w:sz w:val="24"/>
            <w:szCs w:val="24"/>
            <w:rPrChange w:id="2182" w:author="Yijia Cheng" w:date="2017-03-21T11:10:00Z">
              <w:rPr>
                <w:sz w:val="24"/>
                <w:szCs w:val="24"/>
              </w:rPr>
            </w:rPrChange>
          </w:rPr>
          <w:tab/>
          <w:t>text-align: center;</w:t>
        </w:r>
      </w:ins>
    </w:p>
    <w:p w14:paraId="366CF0FB" w14:textId="77777777" w:rsidR="00FE578E" w:rsidRPr="00082EA9" w:rsidRDefault="00FE578E" w:rsidP="00FE578E">
      <w:pPr>
        <w:pBdr>
          <w:bottom w:val="thinThickThinMediumGap" w:sz="18" w:space="1" w:color="auto"/>
        </w:pBdr>
        <w:rPr>
          <w:ins w:id="2183" w:author="Jianhui Jiang" w:date="2017-02-16T19:33:00Z"/>
          <w:rFonts w:ascii="Times New Roman" w:hAnsi="Times New Roman" w:cs="Times New Roman"/>
          <w:sz w:val="24"/>
          <w:szCs w:val="24"/>
          <w:rPrChange w:id="2184" w:author="Yijia Cheng" w:date="2017-03-21T11:10:00Z">
            <w:rPr>
              <w:ins w:id="2185" w:author="Jianhui Jiang" w:date="2017-02-16T19:33:00Z"/>
              <w:sz w:val="24"/>
              <w:szCs w:val="24"/>
            </w:rPr>
          </w:rPrChange>
        </w:rPr>
      </w:pPr>
      <w:ins w:id="2186" w:author="Jianhui Jiang" w:date="2017-02-16T19:33:00Z">
        <w:r w:rsidRPr="00082EA9">
          <w:rPr>
            <w:rFonts w:ascii="Times New Roman" w:hAnsi="Times New Roman" w:cs="Times New Roman"/>
            <w:sz w:val="24"/>
            <w:szCs w:val="24"/>
            <w:rPrChange w:id="2187" w:author="Yijia Cheng" w:date="2017-03-21T11:10:00Z">
              <w:rPr>
                <w:sz w:val="24"/>
                <w:szCs w:val="24"/>
              </w:rPr>
            </w:rPrChange>
          </w:rPr>
          <w:tab/>
          <w:t>border-radius: 5px;</w:t>
        </w:r>
      </w:ins>
    </w:p>
    <w:p w14:paraId="0C659E56" w14:textId="77777777" w:rsidR="00FE578E" w:rsidRPr="00082EA9" w:rsidRDefault="00FE578E" w:rsidP="00FE578E">
      <w:pPr>
        <w:pBdr>
          <w:bottom w:val="thinThickThinMediumGap" w:sz="18" w:space="1" w:color="auto"/>
        </w:pBdr>
        <w:rPr>
          <w:ins w:id="2188" w:author="Jianhui Jiang" w:date="2017-02-16T19:33:00Z"/>
          <w:rFonts w:ascii="Times New Roman" w:hAnsi="Times New Roman" w:cs="Times New Roman"/>
          <w:sz w:val="24"/>
          <w:szCs w:val="24"/>
          <w:rPrChange w:id="2189" w:author="Yijia Cheng" w:date="2017-03-21T11:10:00Z">
            <w:rPr>
              <w:ins w:id="2190" w:author="Jianhui Jiang" w:date="2017-02-16T19:33:00Z"/>
              <w:sz w:val="24"/>
              <w:szCs w:val="24"/>
            </w:rPr>
          </w:rPrChange>
        </w:rPr>
      </w:pPr>
      <w:ins w:id="2191" w:author="Jianhui Jiang" w:date="2017-02-16T19:33:00Z">
        <w:r w:rsidRPr="00082EA9">
          <w:rPr>
            <w:rFonts w:ascii="Times New Roman" w:hAnsi="Times New Roman" w:cs="Times New Roman"/>
            <w:sz w:val="24"/>
            <w:szCs w:val="24"/>
            <w:rPrChange w:id="2192" w:author="Yijia Cheng" w:date="2017-03-21T11:10:00Z">
              <w:rPr>
                <w:sz w:val="24"/>
                <w:szCs w:val="24"/>
              </w:rPr>
            </w:rPrChange>
          </w:rPr>
          <w:lastRenderedPageBreak/>
          <w:t>}</w:t>
        </w:r>
      </w:ins>
    </w:p>
    <w:p w14:paraId="3177F1DB" w14:textId="77777777" w:rsidR="00FE578E" w:rsidRPr="00082EA9" w:rsidRDefault="00FE578E" w:rsidP="00FE578E">
      <w:pPr>
        <w:pBdr>
          <w:bottom w:val="thinThickThinMediumGap" w:sz="18" w:space="1" w:color="auto"/>
        </w:pBdr>
        <w:rPr>
          <w:ins w:id="2193" w:author="Jianhui Jiang" w:date="2017-02-16T19:33:00Z"/>
          <w:rFonts w:ascii="Times New Roman" w:hAnsi="Times New Roman" w:cs="Times New Roman"/>
          <w:sz w:val="24"/>
          <w:szCs w:val="24"/>
          <w:rPrChange w:id="2194" w:author="Yijia Cheng" w:date="2017-03-21T11:10:00Z">
            <w:rPr>
              <w:ins w:id="2195" w:author="Jianhui Jiang" w:date="2017-02-16T19:33:00Z"/>
              <w:sz w:val="24"/>
              <w:szCs w:val="24"/>
            </w:rPr>
          </w:rPrChange>
        </w:rPr>
      </w:pPr>
      <w:ins w:id="2196" w:author="Jianhui Jiang" w:date="2017-02-16T19:33:00Z">
        <w:r w:rsidRPr="00082EA9">
          <w:rPr>
            <w:rFonts w:ascii="Times New Roman" w:hAnsi="Times New Roman" w:cs="Times New Roman"/>
            <w:sz w:val="24"/>
            <w:szCs w:val="24"/>
            <w:rPrChange w:id="2197" w:author="Yijia Cheng" w:date="2017-03-21T11:10:00Z">
              <w:rPr>
                <w:sz w:val="24"/>
                <w:szCs w:val="24"/>
              </w:rPr>
            </w:rPrChange>
          </w:rPr>
          <w:t>.navbar li li{</w:t>
        </w:r>
      </w:ins>
    </w:p>
    <w:p w14:paraId="61862344" w14:textId="77777777" w:rsidR="00FE578E" w:rsidRPr="00082EA9" w:rsidRDefault="00FE578E" w:rsidP="00FE578E">
      <w:pPr>
        <w:pBdr>
          <w:bottom w:val="thinThickThinMediumGap" w:sz="18" w:space="1" w:color="auto"/>
        </w:pBdr>
        <w:rPr>
          <w:ins w:id="2198" w:author="Jianhui Jiang" w:date="2017-02-16T19:33:00Z"/>
          <w:rFonts w:ascii="Times New Roman" w:hAnsi="Times New Roman" w:cs="Times New Roman"/>
          <w:sz w:val="24"/>
          <w:szCs w:val="24"/>
          <w:rPrChange w:id="2199" w:author="Yijia Cheng" w:date="2017-03-21T11:10:00Z">
            <w:rPr>
              <w:ins w:id="2200" w:author="Jianhui Jiang" w:date="2017-02-16T19:33:00Z"/>
              <w:sz w:val="24"/>
              <w:szCs w:val="24"/>
            </w:rPr>
          </w:rPrChange>
        </w:rPr>
      </w:pPr>
      <w:ins w:id="2201" w:author="Jianhui Jiang" w:date="2017-02-16T19:33:00Z">
        <w:r w:rsidRPr="00082EA9">
          <w:rPr>
            <w:rFonts w:ascii="Times New Roman" w:hAnsi="Times New Roman" w:cs="Times New Roman"/>
            <w:sz w:val="24"/>
            <w:szCs w:val="24"/>
            <w:rPrChange w:id="2202" w:author="Yijia Cheng" w:date="2017-03-21T11:10:00Z">
              <w:rPr>
                <w:sz w:val="24"/>
                <w:szCs w:val="24"/>
              </w:rPr>
            </w:rPrChange>
          </w:rPr>
          <w:tab/>
          <w:t>float:none;</w:t>
        </w:r>
      </w:ins>
    </w:p>
    <w:p w14:paraId="7203D732" w14:textId="77777777" w:rsidR="00FE578E" w:rsidRPr="00082EA9" w:rsidRDefault="00FE578E" w:rsidP="00FE578E">
      <w:pPr>
        <w:pBdr>
          <w:bottom w:val="thinThickThinMediumGap" w:sz="18" w:space="1" w:color="auto"/>
        </w:pBdr>
        <w:rPr>
          <w:ins w:id="2203" w:author="Jianhui Jiang" w:date="2017-02-16T19:33:00Z"/>
          <w:rFonts w:ascii="Times New Roman" w:hAnsi="Times New Roman" w:cs="Times New Roman"/>
          <w:sz w:val="24"/>
          <w:szCs w:val="24"/>
          <w:rPrChange w:id="2204" w:author="Yijia Cheng" w:date="2017-03-21T11:10:00Z">
            <w:rPr>
              <w:ins w:id="2205" w:author="Jianhui Jiang" w:date="2017-02-16T19:33:00Z"/>
              <w:sz w:val="24"/>
              <w:szCs w:val="24"/>
            </w:rPr>
          </w:rPrChange>
        </w:rPr>
      </w:pPr>
      <w:ins w:id="2206" w:author="Jianhui Jiang" w:date="2017-02-16T19:33:00Z">
        <w:r w:rsidRPr="00082EA9">
          <w:rPr>
            <w:rFonts w:ascii="Times New Roman" w:hAnsi="Times New Roman" w:cs="Times New Roman"/>
            <w:sz w:val="24"/>
            <w:szCs w:val="24"/>
            <w:rPrChange w:id="2207" w:author="Yijia Cheng" w:date="2017-03-21T11:10:00Z">
              <w:rPr>
                <w:sz w:val="24"/>
                <w:szCs w:val="24"/>
              </w:rPr>
            </w:rPrChange>
          </w:rPr>
          <w:tab/>
          <w:t>border-style:none;</w:t>
        </w:r>
      </w:ins>
    </w:p>
    <w:p w14:paraId="18637DCC" w14:textId="77777777" w:rsidR="00FE578E" w:rsidRPr="00082EA9" w:rsidRDefault="00FE578E" w:rsidP="00FE578E">
      <w:pPr>
        <w:pBdr>
          <w:bottom w:val="thinThickThinMediumGap" w:sz="18" w:space="1" w:color="auto"/>
        </w:pBdr>
        <w:rPr>
          <w:ins w:id="2208" w:author="Jianhui Jiang" w:date="2017-02-16T19:33:00Z"/>
          <w:rFonts w:ascii="Times New Roman" w:hAnsi="Times New Roman" w:cs="Times New Roman"/>
          <w:sz w:val="24"/>
          <w:szCs w:val="24"/>
          <w:rPrChange w:id="2209" w:author="Yijia Cheng" w:date="2017-03-21T11:10:00Z">
            <w:rPr>
              <w:ins w:id="2210" w:author="Jianhui Jiang" w:date="2017-02-16T19:33:00Z"/>
              <w:sz w:val="24"/>
              <w:szCs w:val="24"/>
            </w:rPr>
          </w:rPrChange>
        </w:rPr>
      </w:pPr>
      <w:ins w:id="2211" w:author="Jianhui Jiang" w:date="2017-02-16T19:33:00Z">
        <w:r w:rsidRPr="00082EA9">
          <w:rPr>
            <w:rFonts w:ascii="Times New Roman" w:hAnsi="Times New Roman" w:cs="Times New Roman"/>
            <w:sz w:val="24"/>
            <w:szCs w:val="24"/>
            <w:rPrChange w:id="2212" w:author="Yijia Cheng" w:date="2017-03-21T11:10:00Z">
              <w:rPr>
                <w:sz w:val="24"/>
                <w:szCs w:val="24"/>
              </w:rPr>
            </w:rPrChange>
          </w:rPr>
          <w:t>}</w:t>
        </w:r>
      </w:ins>
    </w:p>
    <w:p w14:paraId="3BDDAC7D" w14:textId="77777777" w:rsidR="00FE578E" w:rsidRPr="00082EA9" w:rsidRDefault="00FE578E" w:rsidP="00FE578E">
      <w:pPr>
        <w:pBdr>
          <w:bottom w:val="thinThickThinMediumGap" w:sz="18" w:space="1" w:color="auto"/>
        </w:pBdr>
        <w:rPr>
          <w:ins w:id="2213" w:author="Jianhui Jiang" w:date="2017-02-16T19:33:00Z"/>
          <w:rFonts w:ascii="Times New Roman" w:hAnsi="Times New Roman" w:cs="Times New Roman"/>
          <w:sz w:val="24"/>
          <w:szCs w:val="24"/>
          <w:rPrChange w:id="2214" w:author="Yijia Cheng" w:date="2017-03-21T11:10:00Z">
            <w:rPr>
              <w:ins w:id="2215" w:author="Jianhui Jiang" w:date="2017-02-16T19:33:00Z"/>
              <w:sz w:val="24"/>
              <w:szCs w:val="24"/>
            </w:rPr>
          </w:rPrChange>
        </w:rPr>
      </w:pPr>
      <w:ins w:id="2216" w:author="Jianhui Jiang" w:date="2017-02-16T19:33:00Z">
        <w:r w:rsidRPr="00082EA9">
          <w:rPr>
            <w:rFonts w:ascii="Times New Roman" w:hAnsi="Times New Roman" w:cs="Times New Roman"/>
            <w:sz w:val="24"/>
            <w:szCs w:val="24"/>
            <w:rPrChange w:id="2217" w:author="Yijia Cheng" w:date="2017-03-21T11:10:00Z">
              <w:rPr>
                <w:sz w:val="24"/>
                <w:szCs w:val="24"/>
              </w:rPr>
            </w:rPrChange>
          </w:rPr>
          <w:t>.navbar li a {</w:t>
        </w:r>
      </w:ins>
    </w:p>
    <w:p w14:paraId="422F05C9" w14:textId="77777777" w:rsidR="00FE578E" w:rsidRPr="00082EA9" w:rsidRDefault="00FE578E" w:rsidP="00FE578E">
      <w:pPr>
        <w:pBdr>
          <w:bottom w:val="thinThickThinMediumGap" w:sz="18" w:space="1" w:color="auto"/>
        </w:pBdr>
        <w:rPr>
          <w:ins w:id="2218" w:author="Jianhui Jiang" w:date="2017-02-16T19:33:00Z"/>
          <w:rFonts w:ascii="Times New Roman" w:hAnsi="Times New Roman" w:cs="Times New Roman"/>
          <w:sz w:val="24"/>
          <w:szCs w:val="24"/>
          <w:rPrChange w:id="2219" w:author="Yijia Cheng" w:date="2017-03-21T11:10:00Z">
            <w:rPr>
              <w:ins w:id="2220" w:author="Jianhui Jiang" w:date="2017-02-16T19:33:00Z"/>
              <w:sz w:val="24"/>
              <w:szCs w:val="24"/>
            </w:rPr>
          </w:rPrChange>
        </w:rPr>
      </w:pPr>
      <w:ins w:id="2221" w:author="Jianhui Jiang" w:date="2017-02-16T19:33:00Z">
        <w:r w:rsidRPr="00082EA9">
          <w:rPr>
            <w:rFonts w:ascii="Times New Roman" w:hAnsi="Times New Roman" w:cs="Times New Roman"/>
            <w:sz w:val="24"/>
            <w:szCs w:val="24"/>
            <w:rPrChange w:id="2222" w:author="Yijia Cheng" w:date="2017-03-21T11:10:00Z">
              <w:rPr>
                <w:sz w:val="24"/>
                <w:szCs w:val="24"/>
              </w:rPr>
            </w:rPrChange>
          </w:rPr>
          <w:tab/>
          <w:t>color: white;</w:t>
        </w:r>
      </w:ins>
    </w:p>
    <w:p w14:paraId="20FDC9B6" w14:textId="77777777" w:rsidR="00FE578E" w:rsidRPr="00082EA9" w:rsidRDefault="00FE578E" w:rsidP="00FE578E">
      <w:pPr>
        <w:pBdr>
          <w:bottom w:val="thinThickThinMediumGap" w:sz="18" w:space="1" w:color="auto"/>
        </w:pBdr>
        <w:rPr>
          <w:ins w:id="2223" w:author="Jianhui Jiang" w:date="2017-02-16T19:33:00Z"/>
          <w:rFonts w:ascii="Times New Roman" w:hAnsi="Times New Roman" w:cs="Times New Roman"/>
          <w:sz w:val="24"/>
          <w:szCs w:val="24"/>
          <w:rPrChange w:id="2224" w:author="Yijia Cheng" w:date="2017-03-21T11:10:00Z">
            <w:rPr>
              <w:ins w:id="2225" w:author="Jianhui Jiang" w:date="2017-02-16T19:33:00Z"/>
              <w:sz w:val="24"/>
              <w:szCs w:val="24"/>
            </w:rPr>
          </w:rPrChange>
        </w:rPr>
      </w:pPr>
      <w:ins w:id="2226" w:author="Jianhui Jiang" w:date="2017-02-16T19:33:00Z">
        <w:r w:rsidRPr="00082EA9">
          <w:rPr>
            <w:rFonts w:ascii="Times New Roman" w:hAnsi="Times New Roman" w:cs="Times New Roman"/>
            <w:sz w:val="24"/>
            <w:szCs w:val="24"/>
            <w:rPrChange w:id="2227" w:author="Yijia Cheng" w:date="2017-03-21T11:10:00Z">
              <w:rPr>
                <w:sz w:val="24"/>
                <w:szCs w:val="24"/>
              </w:rPr>
            </w:rPrChange>
          </w:rPr>
          <w:tab/>
          <w:t>text-decoration: none;</w:t>
        </w:r>
      </w:ins>
    </w:p>
    <w:p w14:paraId="43300EDA" w14:textId="77777777" w:rsidR="00FE578E" w:rsidRPr="00082EA9" w:rsidRDefault="00FE578E" w:rsidP="00FE578E">
      <w:pPr>
        <w:pBdr>
          <w:bottom w:val="thinThickThinMediumGap" w:sz="18" w:space="1" w:color="auto"/>
        </w:pBdr>
        <w:rPr>
          <w:ins w:id="2228" w:author="Jianhui Jiang" w:date="2017-02-16T19:33:00Z"/>
          <w:rFonts w:ascii="Times New Roman" w:hAnsi="Times New Roman" w:cs="Times New Roman"/>
          <w:sz w:val="24"/>
          <w:szCs w:val="24"/>
          <w:rPrChange w:id="2229" w:author="Yijia Cheng" w:date="2017-03-21T11:10:00Z">
            <w:rPr>
              <w:ins w:id="2230" w:author="Jianhui Jiang" w:date="2017-02-16T19:33:00Z"/>
              <w:sz w:val="24"/>
              <w:szCs w:val="24"/>
            </w:rPr>
          </w:rPrChange>
        </w:rPr>
      </w:pPr>
      <w:ins w:id="2231" w:author="Jianhui Jiang" w:date="2017-02-16T19:33:00Z">
        <w:r w:rsidRPr="00082EA9">
          <w:rPr>
            <w:rFonts w:ascii="Times New Roman" w:hAnsi="Times New Roman" w:cs="Times New Roman"/>
            <w:sz w:val="24"/>
            <w:szCs w:val="24"/>
            <w:rPrChange w:id="2232" w:author="Yijia Cheng" w:date="2017-03-21T11:10:00Z">
              <w:rPr>
                <w:sz w:val="24"/>
                <w:szCs w:val="24"/>
              </w:rPr>
            </w:rPrChange>
          </w:rPr>
          <w:tab/>
          <w:t>margin: 0px;</w:t>
        </w:r>
      </w:ins>
    </w:p>
    <w:p w14:paraId="25B6A2D4" w14:textId="77777777" w:rsidR="00FE578E" w:rsidRPr="00082EA9" w:rsidRDefault="00FE578E" w:rsidP="00FE578E">
      <w:pPr>
        <w:pBdr>
          <w:bottom w:val="thinThickThinMediumGap" w:sz="18" w:space="1" w:color="auto"/>
        </w:pBdr>
        <w:rPr>
          <w:ins w:id="2233" w:author="Jianhui Jiang" w:date="2017-02-16T19:33:00Z"/>
          <w:rFonts w:ascii="Times New Roman" w:hAnsi="Times New Roman" w:cs="Times New Roman"/>
          <w:sz w:val="24"/>
          <w:szCs w:val="24"/>
          <w:rPrChange w:id="2234" w:author="Yijia Cheng" w:date="2017-03-21T11:10:00Z">
            <w:rPr>
              <w:ins w:id="2235" w:author="Jianhui Jiang" w:date="2017-02-16T19:33:00Z"/>
              <w:sz w:val="24"/>
              <w:szCs w:val="24"/>
            </w:rPr>
          </w:rPrChange>
        </w:rPr>
      </w:pPr>
      <w:ins w:id="2236" w:author="Jianhui Jiang" w:date="2017-02-16T19:33:00Z">
        <w:r w:rsidRPr="00082EA9">
          <w:rPr>
            <w:rFonts w:ascii="Times New Roman" w:hAnsi="Times New Roman" w:cs="Times New Roman"/>
            <w:sz w:val="24"/>
            <w:szCs w:val="24"/>
            <w:rPrChange w:id="2237" w:author="Yijia Cheng" w:date="2017-03-21T11:10:00Z">
              <w:rPr>
                <w:sz w:val="24"/>
                <w:szCs w:val="24"/>
              </w:rPr>
            </w:rPrChange>
          </w:rPr>
          <w:tab/>
          <w:t>display: block;</w:t>
        </w:r>
      </w:ins>
    </w:p>
    <w:p w14:paraId="6A916C7D" w14:textId="77777777" w:rsidR="00FE578E" w:rsidRPr="00082EA9" w:rsidRDefault="00FE578E" w:rsidP="00FE578E">
      <w:pPr>
        <w:pBdr>
          <w:bottom w:val="thinThickThinMediumGap" w:sz="18" w:space="1" w:color="auto"/>
        </w:pBdr>
        <w:rPr>
          <w:ins w:id="2238" w:author="Jianhui Jiang" w:date="2017-02-16T19:33:00Z"/>
          <w:rFonts w:ascii="Times New Roman" w:hAnsi="Times New Roman" w:cs="Times New Roman"/>
          <w:sz w:val="24"/>
          <w:szCs w:val="24"/>
          <w:rPrChange w:id="2239" w:author="Yijia Cheng" w:date="2017-03-21T11:10:00Z">
            <w:rPr>
              <w:ins w:id="2240" w:author="Jianhui Jiang" w:date="2017-02-16T19:33:00Z"/>
              <w:sz w:val="24"/>
              <w:szCs w:val="24"/>
            </w:rPr>
          </w:rPrChange>
        </w:rPr>
      </w:pPr>
      <w:ins w:id="2241" w:author="Jianhui Jiang" w:date="2017-02-16T19:33:00Z">
        <w:r w:rsidRPr="00082EA9">
          <w:rPr>
            <w:rFonts w:ascii="Times New Roman" w:hAnsi="Times New Roman" w:cs="Times New Roman"/>
            <w:sz w:val="24"/>
            <w:szCs w:val="24"/>
            <w:rPrChange w:id="2242" w:author="Yijia Cheng" w:date="2017-03-21T11:10:00Z">
              <w:rPr>
                <w:sz w:val="24"/>
                <w:szCs w:val="24"/>
              </w:rPr>
            </w:rPrChange>
          </w:rPr>
          <w:tab/>
          <w:t>width: 150px;</w:t>
        </w:r>
      </w:ins>
    </w:p>
    <w:p w14:paraId="67FBF091" w14:textId="77777777" w:rsidR="00FE578E" w:rsidRPr="00082EA9" w:rsidRDefault="00FE578E" w:rsidP="00FE578E">
      <w:pPr>
        <w:pBdr>
          <w:bottom w:val="thinThickThinMediumGap" w:sz="18" w:space="1" w:color="auto"/>
        </w:pBdr>
        <w:rPr>
          <w:ins w:id="2243" w:author="Jianhui Jiang" w:date="2017-02-16T19:33:00Z"/>
          <w:rFonts w:ascii="Times New Roman" w:hAnsi="Times New Roman" w:cs="Times New Roman"/>
          <w:sz w:val="24"/>
          <w:szCs w:val="24"/>
          <w:rPrChange w:id="2244" w:author="Yijia Cheng" w:date="2017-03-21T11:10:00Z">
            <w:rPr>
              <w:ins w:id="2245" w:author="Jianhui Jiang" w:date="2017-02-16T19:33:00Z"/>
              <w:sz w:val="24"/>
              <w:szCs w:val="24"/>
            </w:rPr>
          </w:rPrChange>
        </w:rPr>
      </w:pPr>
      <w:ins w:id="2246" w:author="Jianhui Jiang" w:date="2017-02-16T19:33:00Z">
        <w:r w:rsidRPr="00082EA9">
          <w:rPr>
            <w:rFonts w:ascii="Times New Roman" w:hAnsi="Times New Roman" w:cs="Times New Roman"/>
            <w:sz w:val="24"/>
            <w:szCs w:val="24"/>
            <w:rPrChange w:id="2247" w:author="Yijia Cheng" w:date="2017-03-21T11:10:00Z">
              <w:rPr>
                <w:sz w:val="24"/>
                <w:szCs w:val="24"/>
              </w:rPr>
            </w:rPrChange>
          </w:rPr>
          <w:tab/>
          <w:t>height: 30px;</w:t>
        </w:r>
      </w:ins>
    </w:p>
    <w:p w14:paraId="4748DFDD" w14:textId="77777777" w:rsidR="00FE578E" w:rsidRPr="00082EA9" w:rsidRDefault="00FE578E" w:rsidP="00FE578E">
      <w:pPr>
        <w:pBdr>
          <w:bottom w:val="thinThickThinMediumGap" w:sz="18" w:space="1" w:color="auto"/>
        </w:pBdr>
        <w:rPr>
          <w:ins w:id="2248" w:author="Jianhui Jiang" w:date="2017-02-16T19:33:00Z"/>
          <w:rFonts w:ascii="Times New Roman" w:hAnsi="Times New Roman" w:cs="Times New Roman"/>
          <w:sz w:val="24"/>
          <w:szCs w:val="24"/>
          <w:rPrChange w:id="2249" w:author="Yijia Cheng" w:date="2017-03-21T11:10:00Z">
            <w:rPr>
              <w:ins w:id="2250" w:author="Jianhui Jiang" w:date="2017-02-16T19:33:00Z"/>
              <w:sz w:val="24"/>
              <w:szCs w:val="24"/>
            </w:rPr>
          </w:rPrChange>
        </w:rPr>
      </w:pPr>
      <w:ins w:id="2251" w:author="Jianhui Jiang" w:date="2017-02-16T19:33:00Z">
        <w:r w:rsidRPr="00082EA9">
          <w:rPr>
            <w:rFonts w:ascii="Times New Roman" w:hAnsi="Times New Roman" w:cs="Times New Roman"/>
            <w:sz w:val="24"/>
            <w:szCs w:val="24"/>
            <w:rPrChange w:id="2252" w:author="Yijia Cheng" w:date="2017-03-21T11:10:00Z">
              <w:rPr>
                <w:sz w:val="24"/>
                <w:szCs w:val="24"/>
              </w:rPr>
            </w:rPrChange>
          </w:rPr>
          <w:tab/>
          <w:t>line-height: 30px;</w:t>
        </w:r>
      </w:ins>
    </w:p>
    <w:p w14:paraId="51C0FE6C" w14:textId="77777777" w:rsidR="00FE578E" w:rsidRPr="00082EA9" w:rsidRDefault="00FE578E" w:rsidP="00FE578E">
      <w:pPr>
        <w:pBdr>
          <w:bottom w:val="thinThickThinMediumGap" w:sz="18" w:space="1" w:color="auto"/>
        </w:pBdr>
        <w:rPr>
          <w:ins w:id="2253" w:author="Jianhui Jiang" w:date="2017-02-16T19:33:00Z"/>
          <w:rFonts w:ascii="Times New Roman" w:hAnsi="Times New Roman" w:cs="Times New Roman"/>
          <w:sz w:val="24"/>
          <w:szCs w:val="24"/>
          <w:rPrChange w:id="2254" w:author="Yijia Cheng" w:date="2017-03-21T11:10:00Z">
            <w:rPr>
              <w:ins w:id="2255" w:author="Jianhui Jiang" w:date="2017-02-16T19:33:00Z"/>
              <w:sz w:val="24"/>
              <w:szCs w:val="24"/>
            </w:rPr>
          </w:rPrChange>
        </w:rPr>
      </w:pPr>
      <w:ins w:id="2256" w:author="Jianhui Jiang" w:date="2017-02-16T19:33:00Z">
        <w:r w:rsidRPr="00082EA9">
          <w:rPr>
            <w:rFonts w:ascii="Times New Roman" w:hAnsi="Times New Roman" w:cs="Times New Roman"/>
            <w:sz w:val="24"/>
            <w:szCs w:val="24"/>
            <w:rPrChange w:id="2257" w:author="Yijia Cheng" w:date="2017-03-21T11:10:00Z">
              <w:rPr>
                <w:sz w:val="24"/>
                <w:szCs w:val="24"/>
              </w:rPr>
            </w:rPrChange>
          </w:rPr>
          <w:tab/>
          <w:t>border: 1px solid #CCC;</w:t>
        </w:r>
      </w:ins>
    </w:p>
    <w:p w14:paraId="73ED469B" w14:textId="77777777" w:rsidR="00FE578E" w:rsidRPr="00082EA9" w:rsidRDefault="00FE578E" w:rsidP="00FE578E">
      <w:pPr>
        <w:pBdr>
          <w:bottom w:val="thinThickThinMediumGap" w:sz="18" w:space="1" w:color="auto"/>
        </w:pBdr>
        <w:rPr>
          <w:ins w:id="2258" w:author="Jianhui Jiang" w:date="2017-02-16T19:33:00Z"/>
          <w:rFonts w:ascii="Times New Roman" w:hAnsi="Times New Roman" w:cs="Times New Roman"/>
          <w:sz w:val="24"/>
          <w:szCs w:val="24"/>
          <w:rPrChange w:id="2259" w:author="Yijia Cheng" w:date="2017-03-21T11:10:00Z">
            <w:rPr>
              <w:ins w:id="2260" w:author="Jianhui Jiang" w:date="2017-02-16T19:33:00Z"/>
              <w:sz w:val="24"/>
              <w:szCs w:val="24"/>
            </w:rPr>
          </w:rPrChange>
        </w:rPr>
      </w:pPr>
      <w:ins w:id="2261" w:author="Jianhui Jiang" w:date="2017-02-16T19:33:00Z">
        <w:r w:rsidRPr="00082EA9">
          <w:rPr>
            <w:rFonts w:ascii="Times New Roman" w:hAnsi="Times New Roman" w:cs="Times New Roman"/>
            <w:sz w:val="24"/>
            <w:szCs w:val="24"/>
            <w:rPrChange w:id="2262" w:author="Yijia Cheng" w:date="2017-03-21T11:10:00Z">
              <w:rPr>
                <w:sz w:val="24"/>
                <w:szCs w:val="24"/>
              </w:rPr>
            </w:rPrChange>
          </w:rPr>
          <w:tab/>
          <w:t>border-radius: 5px;</w:t>
        </w:r>
      </w:ins>
    </w:p>
    <w:p w14:paraId="70BA8C2F" w14:textId="77777777" w:rsidR="00FE578E" w:rsidRPr="00082EA9" w:rsidRDefault="00FE578E" w:rsidP="00FE578E">
      <w:pPr>
        <w:pBdr>
          <w:bottom w:val="thinThickThinMediumGap" w:sz="18" w:space="1" w:color="auto"/>
        </w:pBdr>
        <w:rPr>
          <w:ins w:id="2263" w:author="Jianhui Jiang" w:date="2017-02-16T19:33:00Z"/>
          <w:rFonts w:ascii="Times New Roman" w:hAnsi="Times New Roman" w:cs="Times New Roman"/>
          <w:sz w:val="24"/>
          <w:szCs w:val="24"/>
          <w:rPrChange w:id="2264" w:author="Yijia Cheng" w:date="2017-03-21T11:10:00Z">
            <w:rPr>
              <w:ins w:id="2265" w:author="Jianhui Jiang" w:date="2017-02-16T19:33:00Z"/>
              <w:sz w:val="24"/>
              <w:szCs w:val="24"/>
            </w:rPr>
          </w:rPrChange>
        </w:rPr>
      </w:pPr>
      <w:ins w:id="2266" w:author="Jianhui Jiang" w:date="2017-02-16T19:33:00Z">
        <w:r w:rsidRPr="00082EA9">
          <w:rPr>
            <w:rFonts w:ascii="Times New Roman" w:hAnsi="Times New Roman" w:cs="Times New Roman"/>
            <w:sz w:val="24"/>
            <w:szCs w:val="24"/>
            <w:rPrChange w:id="2267" w:author="Yijia Cheng" w:date="2017-03-21T11:10:00Z">
              <w:rPr>
                <w:sz w:val="24"/>
                <w:szCs w:val="24"/>
              </w:rPr>
            </w:rPrChange>
          </w:rPr>
          <w:t>}</w:t>
        </w:r>
      </w:ins>
    </w:p>
    <w:p w14:paraId="3FA0EC39" w14:textId="77777777" w:rsidR="00FE578E" w:rsidRPr="00082EA9" w:rsidRDefault="00FE578E" w:rsidP="00FE578E">
      <w:pPr>
        <w:pBdr>
          <w:bottom w:val="thinThickThinMediumGap" w:sz="18" w:space="1" w:color="auto"/>
        </w:pBdr>
        <w:rPr>
          <w:ins w:id="2268" w:author="Jianhui Jiang" w:date="2017-02-16T19:33:00Z"/>
          <w:rFonts w:ascii="Times New Roman" w:hAnsi="Times New Roman" w:cs="Times New Roman"/>
          <w:sz w:val="24"/>
          <w:szCs w:val="24"/>
          <w:rPrChange w:id="2269" w:author="Yijia Cheng" w:date="2017-03-21T11:10:00Z">
            <w:rPr>
              <w:ins w:id="2270" w:author="Jianhui Jiang" w:date="2017-02-16T19:33:00Z"/>
              <w:sz w:val="24"/>
              <w:szCs w:val="24"/>
            </w:rPr>
          </w:rPrChange>
        </w:rPr>
      </w:pPr>
      <w:ins w:id="2271" w:author="Jianhui Jiang" w:date="2017-02-16T19:33:00Z">
        <w:r w:rsidRPr="00082EA9">
          <w:rPr>
            <w:rFonts w:ascii="Times New Roman" w:hAnsi="Times New Roman" w:cs="Times New Roman"/>
            <w:sz w:val="24"/>
            <w:szCs w:val="24"/>
            <w:rPrChange w:id="2272" w:author="Yijia Cheng" w:date="2017-03-21T11:10:00Z">
              <w:rPr>
                <w:sz w:val="24"/>
                <w:szCs w:val="24"/>
              </w:rPr>
            </w:rPrChange>
          </w:rPr>
          <w:t>.navbar li:hover ul {</w:t>
        </w:r>
      </w:ins>
    </w:p>
    <w:p w14:paraId="1B931802" w14:textId="77777777" w:rsidR="00FE578E" w:rsidRPr="00082EA9" w:rsidRDefault="00FE578E" w:rsidP="00FE578E">
      <w:pPr>
        <w:pBdr>
          <w:bottom w:val="thinThickThinMediumGap" w:sz="18" w:space="1" w:color="auto"/>
        </w:pBdr>
        <w:rPr>
          <w:ins w:id="2273" w:author="Jianhui Jiang" w:date="2017-02-16T19:33:00Z"/>
          <w:rFonts w:ascii="Times New Roman" w:hAnsi="Times New Roman" w:cs="Times New Roman"/>
          <w:sz w:val="24"/>
          <w:szCs w:val="24"/>
          <w:rPrChange w:id="2274" w:author="Yijia Cheng" w:date="2017-03-21T11:10:00Z">
            <w:rPr>
              <w:ins w:id="2275" w:author="Jianhui Jiang" w:date="2017-02-16T19:33:00Z"/>
              <w:sz w:val="24"/>
              <w:szCs w:val="24"/>
            </w:rPr>
          </w:rPrChange>
        </w:rPr>
      </w:pPr>
      <w:ins w:id="2276" w:author="Jianhui Jiang" w:date="2017-02-16T19:33:00Z">
        <w:r w:rsidRPr="00082EA9">
          <w:rPr>
            <w:rFonts w:ascii="Times New Roman" w:hAnsi="Times New Roman" w:cs="Times New Roman"/>
            <w:sz w:val="24"/>
            <w:szCs w:val="24"/>
            <w:rPrChange w:id="2277" w:author="Yijia Cheng" w:date="2017-03-21T11:10:00Z">
              <w:rPr>
                <w:sz w:val="24"/>
                <w:szCs w:val="24"/>
              </w:rPr>
            </w:rPrChange>
          </w:rPr>
          <w:tab/>
          <w:t>display:block;</w:t>
        </w:r>
      </w:ins>
    </w:p>
    <w:p w14:paraId="750CBB45" w14:textId="77777777" w:rsidR="00FE578E" w:rsidRPr="00082EA9" w:rsidRDefault="00FE578E" w:rsidP="00FE578E">
      <w:pPr>
        <w:pBdr>
          <w:bottom w:val="thinThickThinMediumGap" w:sz="18" w:space="1" w:color="auto"/>
        </w:pBdr>
        <w:rPr>
          <w:ins w:id="2278" w:author="Jianhui Jiang" w:date="2017-02-16T19:33:00Z"/>
          <w:rFonts w:ascii="Times New Roman" w:hAnsi="Times New Roman" w:cs="Times New Roman"/>
          <w:sz w:val="24"/>
          <w:szCs w:val="24"/>
          <w:rPrChange w:id="2279" w:author="Yijia Cheng" w:date="2017-03-21T11:10:00Z">
            <w:rPr>
              <w:ins w:id="2280" w:author="Jianhui Jiang" w:date="2017-02-16T19:33:00Z"/>
              <w:sz w:val="24"/>
              <w:szCs w:val="24"/>
            </w:rPr>
          </w:rPrChange>
        </w:rPr>
      </w:pPr>
      <w:ins w:id="2281" w:author="Jianhui Jiang" w:date="2017-02-16T19:33:00Z">
        <w:r w:rsidRPr="00082EA9">
          <w:rPr>
            <w:rFonts w:ascii="Times New Roman" w:hAnsi="Times New Roman" w:cs="Times New Roman"/>
            <w:sz w:val="24"/>
            <w:szCs w:val="24"/>
            <w:rPrChange w:id="2282" w:author="Yijia Cheng" w:date="2017-03-21T11:10:00Z">
              <w:rPr>
                <w:sz w:val="24"/>
                <w:szCs w:val="24"/>
              </w:rPr>
            </w:rPrChange>
          </w:rPr>
          <w:t>}</w:t>
        </w:r>
      </w:ins>
    </w:p>
    <w:p w14:paraId="04794F44" w14:textId="77777777" w:rsidR="00FE578E" w:rsidRPr="00082EA9" w:rsidRDefault="00FE578E" w:rsidP="00FE578E">
      <w:pPr>
        <w:pBdr>
          <w:bottom w:val="thinThickThinMediumGap" w:sz="18" w:space="1" w:color="auto"/>
        </w:pBdr>
        <w:rPr>
          <w:ins w:id="2283" w:author="Jianhui Jiang" w:date="2017-02-16T19:33:00Z"/>
          <w:rFonts w:ascii="Times New Roman" w:hAnsi="Times New Roman" w:cs="Times New Roman"/>
          <w:sz w:val="24"/>
          <w:szCs w:val="24"/>
          <w:rPrChange w:id="2284" w:author="Yijia Cheng" w:date="2017-03-21T11:10:00Z">
            <w:rPr>
              <w:ins w:id="2285" w:author="Jianhui Jiang" w:date="2017-02-16T19:33:00Z"/>
              <w:sz w:val="24"/>
              <w:szCs w:val="24"/>
            </w:rPr>
          </w:rPrChange>
        </w:rPr>
      </w:pPr>
    </w:p>
    <w:p w14:paraId="3CE2874B" w14:textId="77777777" w:rsidR="00FE578E" w:rsidRPr="00082EA9" w:rsidRDefault="00FE578E" w:rsidP="00FE578E">
      <w:pPr>
        <w:pBdr>
          <w:bottom w:val="thinThickThinMediumGap" w:sz="18" w:space="1" w:color="auto"/>
        </w:pBdr>
        <w:rPr>
          <w:ins w:id="2286" w:author="Jianhui Jiang" w:date="2017-02-16T19:33:00Z"/>
          <w:rFonts w:ascii="Times New Roman" w:hAnsi="Times New Roman" w:cs="Times New Roman"/>
          <w:sz w:val="24"/>
          <w:szCs w:val="24"/>
          <w:rPrChange w:id="2287" w:author="Yijia Cheng" w:date="2017-03-21T11:10:00Z">
            <w:rPr>
              <w:ins w:id="2288" w:author="Jianhui Jiang" w:date="2017-02-16T19:33:00Z"/>
              <w:sz w:val="24"/>
              <w:szCs w:val="24"/>
            </w:rPr>
          </w:rPrChange>
        </w:rPr>
      </w:pPr>
      <w:ins w:id="2289" w:author="Jianhui Jiang" w:date="2017-02-16T19:33:00Z">
        <w:r w:rsidRPr="00082EA9">
          <w:rPr>
            <w:rFonts w:ascii="Times New Roman" w:hAnsi="Times New Roman" w:cs="Times New Roman"/>
            <w:sz w:val="24"/>
            <w:szCs w:val="24"/>
            <w:rPrChange w:id="2290" w:author="Yijia Cheng" w:date="2017-03-21T11:10:00Z">
              <w:rPr>
                <w:sz w:val="24"/>
                <w:szCs w:val="24"/>
              </w:rPr>
            </w:rPrChange>
          </w:rPr>
          <w:t>.navbar ul ul {</w:t>
        </w:r>
      </w:ins>
    </w:p>
    <w:p w14:paraId="596D2CCC" w14:textId="77777777" w:rsidR="00FE578E" w:rsidRPr="00082EA9" w:rsidRDefault="00FE578E" w:rsidP="00FE578E">
      <w:pPr>
        <w:pBdr>
          <w:bottom w:val="thinThickThinMediumGap" w:sz="18" w:space="1" w:color="auto"/>
        </w:pBdr>
        <w:rPr>
          <w:ins w:id="2291" w:author="Jianhui Jiang" w:date="2017-02-16T19:33:00Z"/>
          <w:rFonts w:ascii="Times New Roman" w:hAnsi="Times New Roman" w:cs="Times New Roman"/>
          <w:sz w:val="24"/>
          <w:szCs w:val="24"/>
          <w:rPrChange w:id="2292" w:author="Yijia Cheng" w:date="2017-03-21T11:10:00Z">
            <w:rPr>
              <w:ins w:id="2293" w:author="Jianhui Jiang" w:date="2017-02-16T19:33:00Z"/>
              <w:sz w:val="24"/>
              <w:szCs w:val="24"/>
            </w:rPr>
          </w:rPrChange>
        </w:rPr>
      </w:pPr>
      <w:ins w:id="2294" w:author="Jianhui Jiang" w:date="2017-02-16T19:33:00Z">
        <w:r w:rsidRPr="00082EA9">
          <w:rPr>
            <w:rFonts w:ascii="Times New Roman" w:hAnsi="Times New Roman" w:cs="Times New Roman"/>
            <w:sz w:val="24"/>
            <w:szCs w:val="24"/>
            <w:rPrChange w:id="2295" w:author="Yijia Cheng" w:date="2017-03-21T11:10:00Z">
              <w:rPr>
                <w:sz w:val="24"/>
                <w:szCs w:val="24"/>
              </w:rPr>
            </w:rPrChange>
          </w:rPr>
          <w:tab/>
          <w:t>position:absolute;</w:t>
        </w:r>
      </w:ins>
    </w:p>
    <w:p w14:paraId="4C5C852C" w14:textId="77777777" w:rsidR="00FE578E" w:rsidRPr="00082EA9" w:rsidRDefault="00FE578E" w:rsidP="00FE578E">
      <w:pPr>
        <w:pBdr>
          <w:bottom w:val="thinThickThinMediumGap" w:sz="18" w:space="1" w:color="auto"/>
        </w:pBdr>
        <w:rPr>
          <w:ins w:id="2296" w:author="Jianhui Jiang" w:date="2017-02-16T19:33:00Z"/>
          <w:rFonts w:ascii="Times New Roman" w:hAnsi="Times New Roman" w:cs="Times New Roman"/>
          <w:sz w:val="24"/>
          <w:szCs w:val="24"/>
          <w:rPrChange w:id="2297" w:author="Yijia Cheng" w:date="2017-03-21T11:10:00Z">
            <w:rPr>
              <w:ins w:id="2298" w:author="Jianhui Jiang" w:date="2017-02-16T19:33:00Z"/>
              <w:sz w:val="24"/>
              <w:szCs w:val="24"/>
            </w:rPr>
          </w:rPrChange>
        </w:rPr>
      </w:pPr>
      <w:ins w:id="2299" w:author="Jianhui Jiang" w:date="2017-02-16T19:33:00Z">
        <w:r w:rsidRPr="00082EA9">
          <w:rPr>
            <w:rFonts w:ascii="Times New Roman" w:hAnsi="Times New Roman" w:cs="Times New Roman"/>
            <w:sz w:val="24"/>
            <w:szCs w:val="24"/>
            <w:rPrChange w:id="2300" w:author="Yijia Cheng" w:date="2017-03-21T11:10:00Z">
              <w:rPr>
                <w:sz w:val="24"/>
                <w:szCs w:val="24"/>
              </w:rPr>
            </w:rPrChange>
          </w:rPr>
          <w:tab/>
          <w:t>display:none;</w:t>
        </w:r>
      </w:ins>
    </w:p>
    <w:p w14:paraId="146DB484" w14:textId="77777777" w:rsidR="00FE578E" w:rsidRPr="00082EA9" w:rsidRDefault="00FE578E" w:rsidP="00FE578E">
      <w:pPr>
        <w:pBdr>
          <w:bottom w:val="thinThickThinMediumGap" w:sz="18" w:space="1" w:color="auto"/>
        </w:pBdr>
        <w:rPr>
          <w:ins w:id="2301" w:author="Jianhui Jiang" w:date="2017-02-16T19:33:00Z"/>
          <w:rFonts w:ascii="Times New Roman" w:hAnsi="Times New Roman" w:cs="Times New Roman"/>
          <w:sz w:val="24"/>
          <w:szCs w:val="24"/>
          <w:rPrChange w:id="2302" w:author="Yijia Cheng" w:date="2017-03-21T11:10:00Z">
            <w:rPr>
              <w:ins w:id="2303" w:author="Jianhui Jiang" w:date="2017-02-16T19:33:00Z"/>
              <w:sz w:val="24"/>
              <w:szCs w:val="24"/>
            </w:rPr>
          </w:rPrChange>
        </w:rPr>
      </w:pPr>
      <w:ins w:id="2304" w:author="Jianhui Jiang" w:date="2017-02-16T19:33:00Z">
        <w:r w:rsidRPr="00082EA9">
          <w:rPr>
            <w:rFonts w:ascii="Times New Roman" w:hAnsi="Times New Roman" w:cs="Times New Roman"/>
            <w:sz w:val="24"/>
            <w:szCs w:val="24"/>
            <w:rPrChange w:id="2305" w:author="Yijia Cheng" w:date="2017-03-21T11:10:00Z">
              <w:rPr>
                <w:sz w:val="24"/>
                <w:szCs w:val="24"/>
              </w:rPr>
            </w:rPrChange>
          </w:rPr>
          <w:tab/>
          <w:t>margin: auto;</w:t>
        </w:r>
      </w:ins>
    </w:p>
    <w:p w14:paraId="4FB2E306" w14:textId="77777777" w:rsidR="00FE578E" w:rsidRPr="00082EA9" w:rsidRDefault="00FE578E" w:rsidP="00FE578E">
      <w:pPr>
        <w:pBdr>
          <w:bottom w:val="thinThickThinMediumGap" w:sz="18" w:space="1" w:color="auto"/>
        </w:pBdr>
        <w:rPr>
          <w:ins w:id="2306" w:author="Jianhui Jiang" w:date="2017-02-16T19:33:00Z"/>
          <w:rFonts w:ascii="Times New Roman" w:hAnsi="Times New Roman" w:cs="Times New Roman"/>
          <w:sz w:val="24"/>
          <w:szCs w:val="24"/>
          <w:rPrChange w:id="2307" w:author="Yijia Cheng" w:date="2017-03-21T11:10:00Z">
            <w:rPr>
              <w:ins w:id="2308" w:author="Jianhui Jiang" w:date="2017-02-16T19:33:00Z"/>
              <w:sz w:val="24"/>
              <w:szCs w:val="24"/>
            </w:rPr>
          </w:rPrChange>
        </w:rPr>
      </w:pPr>
      <w:ins w:id="2309" w:author="Jianhui Jiang" w:date="2017-02-16T19:33:00Z">
        <w:r w:rsidRPr="00082EA9">
          <w:rPr>
            <w:rFonts w:ascii="Times New Roman" w:hAnsi="Times New Roman" w:cs="Times New Roman"/>
            <w:sz w:val="24"/>
            <w:szCs w:val="24"/>
            <w:rPrChange w:id="2310" w:author="Yijia Cheng" w:date="2017-03-21T11:10:00Z">
              <w:rPr>
                <w:sz w:val="24"/>
                <w:szCs w:val="24"/>
              </w:rPr>
            </w:rPrChange>
          </w:rPr>
          <w:tab/>
          <w:t>padding-left: 0px;</w:t>
        </w:r>
      </w:ins>
    </w:p>
    <w:p w14:paraId="1CBC4A6D" w14:textId="77777777" w:rsidR="00FE578E" w:rsidRPr="00082EA9" w:rsidRDefault="00FE578E" w:rsidP="00FE578E">
      <w:pPr>
        <w:pBdr>
          <w:bottom w:val="thinThickThinMediumGap" w:sz="18" w:space="1" w:color="auto"/>
        </w:pBdr>
        <w:rPr>
          <w:ins w:id="2311" w:author="Jianhui Jiang" w:date="2017-02-16T19:33:00Z"/>
          <w:rFonts w:ascii="Times New Roman" w:hAnsi="Times New Roman" w:cs="Times New Roman"/>
          <w:sz w:val="24"/>
          <w:szCs w:val="24"/>
          <w:rPrChange w:id="2312" w:author="Yijia Cheng" w:date="2017-03-21T11:10:00Z">
            <w:rPr>
              <w:ins w:id="2313" w:author="Jianhui Jiang" w:date="2017-02-16T19:33:00Z"/>
              <w:sz w:val="24"/>
              <w:szCs w:val="24"/>
            </w:rPr>
          </w:rPrChange>
        </w:rPr>
      </w:pPr>
      <w:ins w:id="2314" w:author="Jianhui Jiang" w:date="2017-02-16T19:33:00Z">
        <w:r w:rsidRPr="00082EA9">
          <w:rPr>
            <w:rFonts w:ascii="Times New Roman" w:hAnsi="Times New Roman" w:cs="Times New Roman"/>
            <w:sz w:val="24"/>
            <w:szCs w:val="24"/>
            <w:rPrChange w:id="2315" w:author="Yijia Cheng" w:date="2017-03-21T11:10:00Z">
              <w:rPr>
                <w:sz w:val="24"/>
                <w:szCs w:val="24"/>
              </w:rPr>
            </w:rPrChange>
          </w:rPr>
          <w:t>}</w:t>
        </w:r>
      </w:ins>
    </w:p>
    <w:p w14:paraId="7E800AFD" w14:textId="77777777" w:rsidR="00FE578E" w:rsidRPr="00082EA9" w:rsidRDefault="00FE578E" w:rsidP="00FE578E">
      <w:pPr>
        <w:pBdr>
          <w:bottom w:val="thinThickThinMediumGap" w:sz="18" w:space="1" w:color="auto"/>
        </w:pBdr>
        <w:rPr>
          <w:ins w:id="2316" w:author="Jianhui Jiang" w:date="2017-02-16T19:33:00Z"/>
          <w:rFonts w:ascii="Times New Roman" w:hAnsi="Times New Roman" w:cs="Times New Roman"/>
          <w:sz w:val="24"/>
          <w:szCs w:val="24"/>
          <w:rPrChange w:id="2317" w:author="Yijia Cheng" w:date="2017-03-21T11:10:00Z">
            <w:rPr>
              <w:ins w:id="2318" w:author="Jianhui Jiang" w:date="2017-02-16T19:33:00Z"/>
              <w:sz w:val="24"/>
              <w:szCs w:val="24"/>
            </w:rPr>
          </w:rPrChange>
        </w:rPr>
      </w:pPr>
      <w:ins w:id="2319" w:author="Jianhui Jiang" w:date="2017-02-16T19:33:00Z">
        <w:r w:rsidRPr="00082EA9">
          <w:rPr>
            <w:rFonts w:ascii="Times New Roman" w:hAnsi="Times New Roman" w:cs="Times New Roman"/>
            <w:sz w:val="24"/>
            <w:szCs w:val="24"/>
            <w:rPrChange w:id="2320" w:author="Yijia Cheng" w:date="2017-03-21T11:10:00Z">
              <w:rPr>
                <w:sz w:val="24"/>
                <w:szCs w:val="24"/>
              </w:rPr>
            </w:rPrChange>
          </w:rPr>
          <w:t>.navbar ul ul li{</w:t>
        </w:r>
      </w:ins>
    </w:p>
    <w:p w14:paraId="1132927C" w14:textId="77777777" w:rsidR="00FE578E" w:rsidRPr="00082EA9" w:rsidRDefault="00FE578E" w:rsidP="00FE578E">
      <w:pPr>
        <w:pBdr>
          <w:bottom w:val="thinThickThinMediumGap" w:sz="18" w:space="1" w:color="auto"/>
        </w:pBdr>
        <w:rPr>
          <w:ins w:id="2321" w:author="Jianhui Jiang" w:date="2017-02-16T19:33:00Z"/>
          <w:rFonts w:ascii="Times New Roman" w:hAnsi="Times New Roman" w:cs="Times New Roman"/>
          <w:sz w:val="24"/>
          <w:szCs w:val="24"/>
          <w:rPrChange w:id="2322" w:author="Yijia Cheng" w:date="2017-03-21T11:10:00Z">
            <w:rPr>
              <w:ins w:id="2323" w:author="Jianhui Jiang" w:date="2017-02-16T19:33:00Z"/>
              <w:sz w:val="24"/>
              <w:szCs w:val="24"/>
            </w:rPr>
          </w:rPrChange>
        </w:rPr>
      </w:pPr>
      <w:ins w:id="2324" w:author="Jianhui Jiang" w:date="2017-02-16T19:33:00Z">
        <w:r w:rsidRPr="00082EA9">
          <w:rPr>
            <w:rFonts w:ascii="Times New Roman" w:hAnsi="Times New Roman" w:cs="Times New Roman"/>
            <w:sz w:val="24"/>
            <w:szCs w:val="24"/>
            <w:rPrChange w:id="2325" w:author="Yijia Cheng" w:date="2017-03-21T11:10:00Z">
              <w:rPr>
                <w:sz w:val="24"/>
                <w:szCs w:val="24"/>
              </w:rPr>
            </w:rPrChange>
          </w:rPr>
          <w:tab/>
          <w:t>width:100%;</w:t>
        </w:r>
      </w:ins>
    </w:p>
    <w:p w14:paraId="5C2A5B37" w14:textId="77777777" w:rsidR="00FE578E" w:rsidRPr="00082EA9" w:rsidRDefault="00FE578E" w:rsidP="00FE578E">
      <w:pPr>
        <w:pBdr>
          <w:bottom w:val="thinThickThinMediumGap" w:sz="18" w:space="1" w:color="auto"/>
        </w:pBdr>
        <w:rPr>
          <w:ins w:id="2326" w:author="Jianhui Jiang" w:date="2017-02-16T19:33:00Z"/>
          <w:rFonts w:ascii="Times New Roman" w:hAnsi="Times New Roman" w:cs="Times New Roman"/>
          <w:sz w:val="24"/>
          <w:szCs w:val="24"/>
          <w:rPrChange w:id="2327" w:author="Yijia Cheng" w:date="2017-03-21T11:10:00Z">
            <w:rPr>
              <w:ins w:id="2328" w:author="Jianhui Jiang" w:date="2017-02-16T19:33:00Z"/>
              <w:sz w:val="24"/>
              <w:szCs w:val="24"/>
            </w:rPr>
          </w:rPrChange>
        </w:rPr>
      </w:pPr>
      <w:ins w:id="2329" w:author="Jianhui Jiang" w:date="2017-02-16T19:33:00Z">
        <w:r w:rsidRPr="00082EA9">
          <w:rPr>
            <w:rFonts w:ascii="Times New Roman" w:hAnsi="Times New Roman" w:cs="Times New Roman"/>
            <w:sz w:val="24"/>
            <w:szCs w:val="24"/>
            <w:rPrChange w:id="2330" w:author="Yijia Cheng" w:date="2017-03-21T11:10:00Z">
              <w:rPr>
                <w:sz w:val="24"/>
                <w:szCs w:val="24"/>
              </w:rPr>
            </w:rPrChange>
          </w:rPr>
          <w:t>}</w:t>
        </w:r>
      </w:ins>
    </w:p>
    <w:p w14:paraId="5FFA2159" w14:textId="77777777" w:rsidR="00FE578E" w:rsidRPr="00082EA9" w:rsidRDefault="00FE578E" w:rsidP="00FE578E">
      <w:pPr>
        <w:pBdr>
          <w:bottom w:val="thinThickThinMediumGap" w:sz="18" w:space="1" w:color="auto"/>
        </w:pBdr>
        <w:rPr>
          <w:ins w:id="2331" w:author="Jianhui Jiang" w:date="2017-02-16T19:33:00Z"/>
          <w:rFonts w:ascii="Times New Roman" w:hAnsi="Times New Roman" w:cs="Times New Roman"/>
          <w:sz w:val="24"/>
          <w:szCs w:val="24"/>
          <w:rPrChange w:id="2332" w:author="Yijia Cheng" w:date="2017-03-21T11:10:00Z">
            <w:rPr>
              <w:ins w:id="2333" w:author="Jianhui Jiang" w:date="2017-02-16T19:33:00Z"/>
              <w:sz w:val="24"/>
              <w:szCs w:val="24"/>
            </w:rPr>
          </w:rPrChange>
        </w:rPr>
      </w:pPr>
      <w:ins w:id="2334" w:author="Jianhui Jiang" w:date="2017-02-16T19:33:00Z">
        <w:r w:rsidRPr="00082EA9">
          <w:rPr>
            <w:rFonts w:ascii="Times New Roman" w:hAnsi="Times New Roman" w:cs="Times New Roman"/>
            <w:sz w:val="24"/>
            <w:szCs w:val="24"/>
            <w:rPrChange w:id="2335" w:author="Yijia Cheng" w:date="2017-03-21T11:10:00Z">
              <w:rPr>
                <w:sz w:val="24"/>
                <w:szCs w:val="24"/>
              </w:rPr>
            </w:rPrChange>
          </w:rPr>
          <w:t>.navbar li a:hover {</w:t>
        </w:r>
      </w:ins>
    </w:p>
    <w:p w14:paraId="19DE4168" w14:textId="77777777" w:rsidR="00FE578E" w:rsidRPr="00082EA9" w:rsidRDefault="00FE578E" w:rsidP="00FE578E">
      <w:pPr>
        <w:pBdr>
          <w:bottom w:val="thinThickThinMediumGap" w:sz="18" w:space="1" w:color="auto"/>
        </w:pBdr>
        <w:rPr>
          <w:ins w:id="2336" w:author="Jianhui Jiang" w:date="2017-02-16T19:33:00Z"/>
          <w:rFonts w:ascii="Times New Roman" w:hAnsi="Times New Roman" w:cs="Times New Roman"/>
          <w:sz w:val="24"/>
          <w:szCs w:val="24"/>
          <w:rPrChange w:id="2337" w:author="Yijia Cheng" w:date="2017-03-21T11:10:00Z">
            <w:rPr>
              <w:ins w:id="2338" w:author="Jianhui Jiang" w:date="2017-02-16T19:33:00Z"/>
              <w:sz w:val="24"/>
              <w:szCs w:val="24"/>
            </w:rPr>
          </w:rPrChange>
        </w:rPr>
      </w:pPr>
      <w:ins w:id="2339" w:author="Jianhui Jiang" w:date="2017-02-16T19:33:00Z">
        <w:r w:rsidRPr="00082EA9">
          <w:rPr>
            <w:rFonts w:ascii="Times New Roman" w:hAnsi="Times New Roman" w:cs="Times New Roman"/>
            <w:sz w:val="24"/>
            <w:szCs w:val="24"/>
            <w:rPrChange w:id="2340" w:author="Yijia Cheng" w:date="2017-03-21T11:10:00Z">
              <w:rPr>
                <w:sz w:val="24"/>
                <w:szCs w:val="24"/>
              </w:rPr>
            </w:rPrChange>
          </w:rPr>
          <w:tab/>
          <w:t>background-color: #0099CC;</w:t>
        </w:r>
      </w:ins>
    </w:p>
    <w:p w14:paraId="7E7FDFBC" w14:textId="77777777" w:rsidR="00FE578E" w:rsidRPr="00082EA9" w:rsidRDefault="00FE578E" w:rsidP="00FE578E">
      <w:pPr>
        <w:pBdr>
          <w:bottom w:val="thinThickThinMediumGap" w:sz="18" w:space="1" w:color="auto"/>
        </w:pBdr>
        <w:rPr>
          <w:ins w:id="2341" w:author="Jianhui Jiang" w:date="2017-02-16T19:33:00Z"/>
          <w:rFonts w:ascii="Times New Roman" w:hAnsi="Times New Roman" w:cs="Times New Roman"/>
          <w:sz w:val="24"/>
          <w:szCs w:val="24"/>
          <w:rPrChange w:id="2342" w:author="Yijia Cheng" w:date="2017-03-21T11:10:00Z">
            <w:rPr>
              <w:ins w:id="2343" w:author="Jianhui Jiang" w:date="2017-02-16T19:33:00Z"/>
              <w:sz w:val="24"/>
              <w:szCs w:val="24"/>
            </w:rPr>
          </w:rPrChange>
        </w:rPr>
      </w:pPr>
      <w:ins w:id="2344" w:author="Jianhui Jiang" w:date="2017-02-16T19:33:00Z">
        <w:r w:rsidRPr="00082EA9">
          <w:rPr>
            <w:rFonts w:ascii="Times New Roman" w:hAnsi="Times New Roman" w:cs="Times New Roman"/>
            <w:sz w:val="24"/>
            <w:szCs w:val="24"/>
            <w:rPrChange w:id="2345" w:author="Yijia Cheng" w:date="2017-03-21T11:10:00Z">
              <w:rPr>
                <w:sz w:val="24"/>
                <w:szCs w:val="24"/>
              </w:rPr>
            </w:rPrChange>
          </w:rPr>
          <w:t>}</w:t>
        </w:r>
      </w:ins>
    </w:p>
    <w:p w14:paraId="0AB72EE7" w14:textId="77777777" w:rsidR="00FE578E" w:rsidRPr="00082EA9" w:rsidRDefault="00FE578E" w:rsidP="00FE578E">
      <w:pPr>
        <w:pBdr>
          <w:bottom w:val="thinThickThinMediumGap" w:sz="18" w:space="1" w:color="auto"/>
        </w:pBdr>
        <w:rPr>
          <w:ins w:id="2346" w:author="Jianhui Jiang" w:date="2017-02-16T19:33:00Z"/>
          <w:rFonts w:ascii="Times New Roman" w:hAnsi="Times New Roman" w:cs="Times New Roman"/>
          <w:sz w:val="24"/>
          <w:szCs w:val="24"/>
          <w:rPrChange w:id="2347" w:author="Yijia Cheng" w:date="2017-03-21T11:10:00Z">
            <w:rPr>
              <w:ins w:id="2348" w:author="Jianhui Jiang" w:date="2017-02-16T19:33:00Z"/>
              <w:sz w:val="24"/>
              <w:szCs w:val="24"/>
            </w:rPr>
          </w:rPrChange>
        </w:rPr>
      </w:pPr>
      <w:ins w:id="2349" w:author="Jianhui Jiang" w:date="2017-02-16T19:33:00Z">
        <w:r w:rsidRPr="00082EA9">
          <w:rPr>
            <w:rFonts w:ascii="Times New Roman" w:hAnsi="Times New Roman" w:cs="Times New Roman"/>
            <w:sz w:val="24"/>
            <w:szCs w:val="24"/>
            <w:rPrChange w:id="2350" w:author="Yijia Cheng" w:date="2017-03-21T11:10:00Z">
              <w:rPr>
                <w:sz w:val="24"/>
                <w:szCs w:val="24"/>
              </w:rPr>
            </w:rPrChange>
          </w:rPr>
          <w:t>.border_first{</w:t>
        </w:r>
      </w:ins>
    </w:p>
    <w:p w14:paraId="308F1448" w14:textId="77777777" w:rsidR="00FE578E" w:rsidRPr="00082EA9" w:rsidRDefault="00FE578E" w:rsidP="00FE578E">
      <w:pPr>
        <w:pBdr>
          <w:bottom w:val="thinThickThinMediumGap" w:sz="18" w:space="1" w:color="auto"/>
        </w:pBdr>
        <w:rPr>
          <w:ins w:id="2351" w:author="Jianhui Jiang" w:date="2017-02-16T19:33:00Z"/>
          <w:rFonts w:ascii="Times New Roman" w:hAnsi="Times New Roman" w:cs="Times New Roman"/>
          <w:sz w:val="24"/>
          <w:szCs w:val="24"/>
          <w:rPrChange w:id="2352" w:author="Yijia Cheng" w:date="2017-03-21T11:10:00Z">
            <w:rPr>
              <w:ins w:id="2353" w:author="Jianhui Jiang" w:date="2017-02-16T19:33:00Z"/>
              <w:sz w:val="24"/>
              <w:szCs w:val="24"/>
            </w:rPr>
          </w:rPrChange>
        </w:rPr>
      </w:pPr>
      <w:ins w:id="2354" w:author="Jianhui Jiang" w:date="2017-02-16T19:33:00Z">
        <w:r w:rsidRPr="00082EA9">
          <w:rPr>
            <w:rFonts w:ascii="Times New Roman" w:hAnsi="Times New Roman" w:cs="Times New Roman"/>
            <w:sz w:val="24"/>
            <w:szCs w:val="24"/>
            <w:rPrChange w:id="2355" w:author="Yijia Cheng" w:date="2017-03-21T11:10:00Z">
              <w:rPr>
                <w:sz w:val="24"/>
                <w:szCs w:val="24"/>
              </w:rPr>
            </w:rPrChange>
          </w:rPr>
          <w:tab/>
          <w:t>border-left-width: 5px;</w:t>
        </w:r>
      </w:ins>
    </w:p>
    <w:p w14:paraId="7C09E91E" w14:textId="77777777" w:rsidR="00FE578E" w:rsidRPr="00082EA9" w:rsidRDefault="00FE578E" w:rsidP="00FE578E">
      <w:pPr>
        <w:pBdr>
          <w:bottom w:val="thinThickThinMediumGap" w:sz="18" w:space="1" w:color="auto"/>
        </w:pBdr>
        <w:rPr>
          <w:ins w:id="2356" w:author="Jianhui Jiang" w:date="2017-02-16T19:33:00Z"/>
          <w:rFonts w:ascii="Times New Roman" w:hAnsi="Times New Roman" w:cs="Times New Roman"/>
          <w:sz w:val="24"/>
          <w:szCs w:val="24"/>
          <w:rPrChange w:id="2357" w:author="Yijia Cheng" w:date="2017-03-21T11:10:00Z">
            <w:rPr>
              <w:ins w:id="2358" w:author="Jianhui Jiang" w:date="2017-02-16T19:33:00Z"/>
              <w:sz w:val="24"/>
              <w:szCs w:val="24"/>
            </w:rPr>
          </w:rPrChange>
        </w:rPr>
      </w:pPr>
      <w:ins w:id="2359" w:author="Jianhui Jiang" w:date="2017-02-16T19:33:00Z">
        <w:r w:rsidRPr="00082EA9">
          <w:rPr>
            <w:rFonts w:ascii="Times New Roman" w:hAnsi="Times New Roman" w:cs="Times New Roman"/>
            <w:sz w:val="24"/>
            <w:szCs w:val="24"/>
            <w:rPrChange w:id="2360" w:author="Yijia Cheng" w:date="2017-03-21T11:10:00Z">
              <w:rPr>
                <w:sz w:val="24"/>
                <w:szCs w:val="24"/>
              </w:rPr>
            </w:rPrChange>
          </w:rPr>
          <w:tab/>
          <w:t>border-left-style: solid;</w:t>
        </w:r>
      </w:ins>
    </w:p>
    <w:p w14:paraId="2341115F" w14:textId="77777777" w:rsidR="00FE578E" w:rsidRPr="00082EA9" w:rsidRDefault="00FE578E" w:rsidP="00FE578E">
      <w:pPr>
        <w:pBdr>
          <w:bottom w:val="thinThickThinMediumGap" w:sz="18" w:space="1" w:color="auto"/>
        </w:pBdr>
        <w:rPr>
          <w:ins w:id="2361" w:author="Jianhui Jiang" w:date="2017-02-16T19:33:00Z"/>
          <w:rFonts w:ascii="Times New Roman" w:hAnsi="Times New Roman" w:cs="Times New Roman"/>
          <w:sz w:val="24"/>
          <w:szCs w:val="24"/>
          <w:rPrChange w:id="2362" w:author="Yijia Cheng" w:date="2017-03-21T11:10:00Z">
            <w:rPr>
              <w:ins w:id="2363" w:author="Jianhui Jiang" w:date="2017-02-16T19:33:00Z"/>
              <w:sz w:val="24"/>
              <w:szCs w:val="24"/>
            </w:rPr>
          </w:rPrChange>
        </w:rPr>
      </w:pPr>
      <w:ins w:id="2364" w:author="Jianhui Jiang" w:date="2017-02-16T19:33:00Z">
        <w:r w:rsidRPr="00082EA9">
          <w:rPr>
            <w:rFonts w:ascii="Times New Roman" w:hAnsi="Times New Roman" w:cs="Times New Roman"/>
            <w:sz w:val="24"/>
            <w:szCs w:val="24"/>
            <w:rPrChange w:id="2365" w:author="Yijia Cheng" w:date="2017-03-21T11:10:00Z">
              <w:rPr>
                <w:sz w:val="24"/>
                <w:szCs w:val="24"/>
              </w:rPr>
            </w:rPrChange>
          </w:rPr>
          <w:tab/>
          <w:t>border-left-color: #d10101;</w:t>
        </w:r>
      </w:ins>
    </w:p>
    <w:p w14:paraId="12442B87" w14:textId="77777777" w:rsidR="00FE578E" w:rsidRPr="00082EA9" w:rsidRDefault="00FE578E" w:rsidP="00FE578E">
      <w:pPr>
        <w:pBdr>
          <w:bottom w:val="thinThickThinMediumGap" w:sz="18" w:space="1" w:color="auto"/>
        </w:pBdr>
        <w:rPr>
          <w:ins w:id="2366" w:author="Jianhui Jiang" w:date="2017-02-16T19:33:00Z"/>
          <w:rFonts w:ascii="Times New Roman" w:hAnsi="Times New Roman" w:cs="Times New Roman"/>
          <w:sz w:val="24"/>
          <w:szCs w:val="24"/>
          <w:rPrChange w:id="2367" w:author="Yijia Cheng" w:date="2017-03-21T11:10:00Z">
            <w:rPr>
              <w:ins w:id="2368" w:author="Jianhui Jiang" w:date="2017-02-16T19:33:00Z"/>
              <w:sz w:val="24"/>
              <w:szCs w:val="24"/>
            </w:rPr>
          </w:rPrChange>
        </w:rPr>
      </w:pPr>
      <w:ins w:id="2369" w:author="Jianhui Jiang" w:date="2017-02-16T19:33:00Z">
        <w:r w:rsidRPr="00082EA9">
          <w:rPr>
            <w:rFonts w:ascii="Times New Roman" w:hAnsi="Times New Roman" w:cs="Times New Roman"/>
            <w:sz w:val="24"/>
            <w:szCs w:val="24"/>
            <w:rPrChange w:id="2370" w:author="Yijia Cheng" w:date="2017-03-21T11:10:00Z">
              <w:rPr>
                <w:sz w:val="24"/>
                <w:szCs w:val="24"/>
              </w:rPr>
            </w:rPrChange>
          </w:rPr>
          <w:t>}</w:t>
        </w:r>
      </w:ins>
    </w:p>
    <w:p w14:paraId="5C468E7E" w14:textId="77777777" w:rsidR="00FE578E" w:rsidRPr="00082EA9" w:rsidRDefault="00FE578E" w:rsidP="00FE578E">
      <w:pPr>
        <w:pBdr>
          <w:bottom w:val="thinThickThinMediumGap" w:sz="18" w:space="1" w:color="auto"/>
        </w:pBdr>
        <w:rPr>
          <w:ins w:id="2371" w:author="Jianhui Jiang" w:date="2017-02-16T19:33:00Z"/>
          <w:rFonts w:ascii="Times New Roman" w:hAnsi="Times New Roman" w:cs="Times New Roman"/>
          <w:sz w:val="24"/>
          <w:szCs w:val="24"/>
          <w:rPrChange w:id="2372" w:author="Yijia Cheng" w:date="2017-03-21T11:10:00Z">
            <w:rPr>
              <w:ins w:id="2373" w:author="Jianhui Jiang" w:date="2017-02-16T19:33:00Z"/>
              <w:sz w:val="24"/>
              <w:szCs w:val="24"/>
            </w:rPr>
          </w:rPrChange>
        </w:rPr>
      </w:pPr>
      <w:ins w:id="2374" w:author="Jianhui Jiang" w:date="2017-02-16T19:33:00Z">
        <w:r w:rsidRPr="00082EA9">
          <w:rPr>
            <w:rFonts w:ascii="Times New Roman" w:hAnsi="Times New Roman" w:cs="Times New Roman"/>
            <w:sz w:val="24"/>
            <w:szCs w:val="24"/>
            <w:rPrChange w:id="2375" w:author="Yijia Cheng" w:date="2017-03-21T11:10:00Z">
              <w:rPr>
                <w:sz w:val="24"/>
                <w:szCs w:val="24"/>
              </w:rPr>
            </w:rPrChange>
          </w:rPr>
          <w:t>#main {</w:t>
        </w:r>
      </w:ins>
    </w:p>
    <w:p w14:paraId="19D5574F" w14:textId="77777777" w:rsidR="00FE578E" w:rsidRPr="00082EA9" w:rsidRDefault="00FE578E" w:rsidP="00FE578E">
      <w:pPr>
        <w:pBdr>
          <w:bottom w:val="thinThickThinMediumGap" w:sz="18" w:space="1" w:color="auto"/>
        </w:pBdr>
        <w:rPr>
          <w:ins w:id="2376" w:author="Jianhui Jiang" w:date="2017-02-16T19:33:00Z"/>
          <w:rFonts w:ascii="Times New Roman" w:hAnsi="Times New Roman" w:cs="Times New Roman"/>
          <w:sz w:val="24"/>
          <w:szCs w:val="24"/>
          <w:rPrChange w:id="2377" w:author="Yijia Cheng" w:date="2017-03-21T11:10:00Z">
            <w:rPr>
              <w:ins w:id="2378" w:author="Jianhui Jiang" w:date="2017-02-16T19:33:00Z"/>
              <w:sz w:val="24"/>
              <w:szCs w:val="24"/>
            </w:rPr>
          </w:rPrChange>
        </w:rPr>
      </w:pPr>
      <w:ins w:id="2379" w:author="Jianhui Jiang" w:date="2017-02-16T19:33:00Z">
        <w:r w:rsidRPr="00082EA9">
          <w:rPr>
            <w:rFonts w:ascii="Times New Roman" w:hAnsi="Times New Roman" w:cs="Times New Roman"/>
            <w:sz w:val="24"/>
            <w:szCs w:val="24"/>
            <w:rPrChange w:id="2380" w:author="Yijia Cheng" w:date="2017-03-21T11:10:00Z">
              <w:rPr>
                <w:sz w:val="24"/>
                <w:szCs w:val="24"/>
              </w:rPr>
            </w:rPrChange>
          </w:rPr>
          <w:tab/>
          <w:t>width:100%;</w:t>
        </w:r>
      </w:ins>
    </w:p>
    <w:p w14:paraId="28833BE1" w14:textId="77777777" w:rsidR="00FE578E" w:rsidRPr="00082EA9" w:rsidRDefault="00FE578E" w:rsidP="00FE578E">
      <w:pPr>
        <w:pBdr>
          <w:bottom w:val="thinThickThinMediumGap" w:sz="18" w:space="1" w:color="auto"/>
        </w:pBdr>
        <w:rPr>
          <w:ins w:id="2381" w:author="Jianhui Jiang" w:date="2017-02-16T19:33:00Z"/>
          <w:rFonts w:ascii="Times New Roman" w:hAnsi="Times New Roman" w:cs="Times New Roman"/>
          <w:sz w:val="24"/>
          <w:szCs w:val="24"/>
          <w:rPrChange w:id="2382" w:author="Yijia Cheng" w:date="2017-03-21T11:10:00Z">
            <w:rPr>
              <w:ins w:id="2383" w:author="Jianhui Jiang" w:date="2017-02-16T19:33:00Z"/>
              <w:sz w:val="24"/>
              <w:szCs w:val="24"/>
            </w:rPr>
          </w:rPrChange>
        </w:rPr>
      </w:pPr>
      <w:ins w:id="2384" w:author="Jianhui Jiang" w:date="2017-02-16T19:33:00Z">
        <w:r w:rsidRPr="00082EA9">
          <w:rPr>
            <w:rFonts w:ascii="Times New Roman" w:hAnsi="Times New Roman" w:cs="Times New Roman"/>
            <w:sz w:val="24"/>
            <w:szCs w:val="24"/>
            <w:rPrChange w:id="2385" w:author="Yijia Cheng" w:date="2017-03-21T11:10:00Z">
              <w:rPr>
                <w:sz w:val="24"/>
                <w:szCs w:val="24"/>
              </w:rPr>
            </w:rPrChange>
          </w:rPr>
          <w:tab/>
          <w:t>height:100%;</w:t>
        </w:r>
      </w:ins>
    </w:p>
    <w:p w14:paraId="4D9CF9D5" w14:textId="77777777" w:rsidR="00FE578E" w:rsidRPr="00082EA9" w:rsidRDefault="00FE578E" w:rsidP="00FE578E">
      <w:pPr>
        <w:pBdr>
          <w:bottom w:val="thinThickThinMediumGap" w:sz="18" w:space="1" w:color="auto"/>
        </w:pBdr>
        <w:rPr>
          <w:ins w:id="2386" w:author="Jianhui Jiang" w:date="2017-02-16T19:33:00Z"/>
          <w:rFonts w:ascii="Times New Roman" w:hAnsi="Times New Roman" w:cs="Times New Roman"/>
          <w:sz w:val="24"/>
          <w:szCs w:val="24"/>
          <w:rPrChange w:id="2387" w:author="Yijia Cheng" w:date="2017-03-21T11:10:00Z">
            <w:rPr>
              <w:ins w:id="2388" w:author="Jianhui Jiang" w:date="2017-02-16T19:33:00Z"/>
              <w:sz w:val="24"/>
              <w:szCs w:val="24"/>
            </w:rPr>
          </w:rPrChange>
        </w:rPr>
      </w:pPr>
      <w:ins w:id="2389" w:author="Jianhui Jiang" w:date="2017-02-16T19:33:00Z">
        <w:r w:rsidRPr="00082EA9">
          <w:rPr>
            <w:rFonts w:ascii="Times New Roman" w:hAnsi="Times New Roman" w:cs="Times New Roman"/>
            <w:sz w:val="24"/>
            <w:szCs w:val="24"/>
            <w:rPrChange w:id="2390" w:author="Yijia Cheng" w:date="2017-03-21T11:10:00Z">
              <w:rPr>
                <w:sz w:val="24"/>
                <w:szCs w:val="24"/>
              </w:rPr>
            </w:rPrChange>
          </w:rPr>
          <w:tab/>
          <w:t>margin-left:auto;</w:t>
        </w:r>
      </w:ins>
    </w:p>
    <w:p w14:paraId="1A294B14" w14:textId="77777777" w:rsidR="00FE578E" w:rsidRPr="00082EA9" w:rsidRDefault="00FE578E" w:rsidP="00FE578E">
      <w:pPr>
        <w:pBdr>
          <w:bottom w:val="thinThickThinMediumGap" w:sz="18" w:space="1" w:color="auto"/>
        </w:pBdr>
        <w:rPr>
          <w:ins w:id="2391" w:author="Jianhui Jiang" w:date="2017-02-16T19:33:00Z"/>
          <w:rFonts w:ascii="Times New Roman" w:hAnsi="Times New Roman" w:cs="Times New Roman"/>
          <w:sz w:val="24"/>
          <w:szCs w:val="24"/>
          <w:rPrChange w:id="2392" w:author="Yijia Cheng" w:date="2017-03-21T11:10:00Z">
            <w:rPr>
              <w:ins w:id="2393" w:author="Jianhui Jiang" w:date="2017-02-16T19:33:00Z"/>
              <w:sz w:val="24"/>
              <w:szCs w:val="24"/>
            </w:rPr>
          </w:rPrChange>
        </w:rPr>
      </w:pPr>
      <w:ins w:id="2394" w:author="Jianhui Jiang" w:date="2017-02-16T19:33:00Z">
        <w:r w:rsidRPr="00082EA9">
          <w:rPr>
            <w:rFonts w:ascii="Times New Roman" w:hAnsi="Times New Roman" w:cs="Times New Roman"/>
            <w:sz w:val="24"/>
            <w:szCs w:val="24"/>
            <w:rPrChange w:id="2395" w:author="Yijia Cheng" w:date="2017-03-21T11:10:00Z">
              <w:rPr>
                <w:sz w:val="24"/>
                <w:szCs w:val="24"/>
              </w:rPr>
            </w:rPrChange>
          </w:rPr>
          <w:tab/>
          <w:t>margin-right:auto;</w:t>
        </w:r>
      </w:ins>
    </w:p>
    <w:p w14:paraId="3D320AEB" w14:textId="77777777" w:rsidR="00FE578E" w:rsidRPr="00082EA9" w:rsidRDefault="00FE578E" w:rsidP="00FE578E">
      <w:pPr>
        <w:pBdr>
          <w:bottom w:val="thinThickThinMediumGap" w:sz="18" w:space="1" w:color="auto"/>
        </w:pBdr>
        <w:rPr>
          <w:ins w:id="2396" w:author="Jianhui Jiang" w:date="2017-02-16T19:33:00Z"/>
          <w:rFonts w:ascii="Times New Roman" w:hAnsi="Times New Roman" w:cs="Times New Roman"/>
          <w:sz w:val="24"/>
          <w:szCs w:val="24"/>
          <w:rPrChange w:id="2397" w:author="Yijia Cheng" w:date="2017-03-21T11:10:00Z">
            <w:rPr>
              <w:ins w:id="2398" w:author="Jianhui Jiang" w:date="2017-02-16T19:33:00Z"/>
              <w:sz w:val="24"/>
              <w:szCs w:val="24"/>
            </w:rPr>
          </w:rPrChange>
        </w:rPr>
      </w:pPr>
      <w:ins w:id="2399" w:author="Jianhui Jiang" w:date="2017-02-16T19:33:00Z">
        <w:r w:rsidRPr="00082EA9">
          <w:rPr>
            <w:rFonts w:ascii="Times New Roman" w:hAnsi="Times New Roman" w:cs="Times New Roman"/>
            <w:sz w:val="24"/>
            <w:szCs w:val="24"/>
            <w:rPrChange w:id="2400" w:author="Yijia Cheng" w:date="2017-03-21T11:10:00Z">
              <w:rPr>
                <w:sz w:val="24"/>
                <w:szCs w:val="24"/>
              </w:rPr>
            </w:rPrChange>
          </w:rPr>
          <w:tab/>
          <w:t>display:block;</w:t>
        </w:r>
      </w:ins>
    </w:p>
    <w:p w14:paraId="43D9AC3E" w14:textId="77777777" w:rsidR="00FE578E" w:rsidRPr="00082EA9" w:rsidRDefault="00FE578E" w:rsidP="00FE578E">
      <w:pPr>
        <w:pBdr>
          <w:bottom w:val="thinThickThinMediumGap" w:sz="18" w:space="1" w:color="auto"/>
        </w:pBdr>
        <w:rPr>
          <w:ins w:id="2401" w:author="Jianhui Jiang" w:date="2017-02-16T19:33:00Z"/>
          <w:rFonts w:ascii="Times New Roman" w:hAnsi="Times New Roman" w:cs="Times New Roman"/>
          <w:sz w:val="24"/>
          <w:szCs w:val="24"/>
          <w:rPrChange w:id="2402" w:author="Yijia Cheng" w:date="2017-03-21T11:10:00Z">
            <w:rPr>
              <w:ins w:id="2403" w:author="Jianhui Jiang" w:date="2017-02-16T19:33:00Z"/>
              <w:sz w:val="24"/>
              <w:szCs w:val="24"/>
            </w:rPr>
          </w:rPrChange>
        </w:rPr>
      </w:pPr>
      <w:ins w:id="2404" w:author="Jianhui Jiang" w:date="2017-02-16T19:33:00Z">
        <w:r w:rsidRPr="00082EA9">
          <w:rPr>
            <w:rFonts w:ascii="Times New Roman" w:hAnsi="Times New Roman" w:cs="Times New Roman"/>
            <w:sz w:val="24"/>
            <w:szCs w:val="24"/>
            <w:rPrChange w:id="2405" w:author="Yijia Cheng" w:date="2017-03-21T11:10:00Z">
              <w:rPr>
                <w:sz w:val="24"/>
                <w:szCs w:val="24"/>
              </w:rPr>
            </w:rPrChange>
          </w:rPr>
          <w:tab/>
          <w:t>position:relative;</w:t>
        </w:r>
      </w:ins>
    </w:p>
    <w:p w14:paraId="10B19C52" w14:textId="77777777" w:rsidR="00FE578E" w:rsidRPr="00082EA9" w:rsidRDefault="00FE578E" w:rsidP="00FE578E">
      <w:pPr>
        <w:pBdr>
          <w:bottom w:val="thinThickThinMediumGap" w:sz="18" w:space="1" w:color="auto"/>
        </w:pBdr>
        <w:rPr>
          <w:ins w:id="2406" w:author="Jianhui Jiang" w:date="2017-02-16T19:33:00Z"/>
          <w:rFonts w:ascii="Times New Roman" w:hAnsi="Times New Roman" w:cs="Times New Roman"/>
          <w:sz w:val="24"/>
          <w:szCs w:val="24"/>
          <w:rPrChange w:id="2407" w:author="Yijia Cheng" w:date="2017-03-21T11:10:00Z">
            <w:rPr>
              <w:ins w:id="2408" w:author="Jianhui Jiang" w:date="2017-02-16T19:33:00Z"/>
              <w:sz w:val="24"/>
              <w:szCs w:val="24"/>
            </w:rPr>
          </w:rPrChange>
        </w:rPr>
      </w:pPr>
      <w:ins w:id="2409" w:author="Jianhui Jiang" w:date="2017-02-16T19:33:00Z">
        <w:r w:rsidRPr="00082EA9">
          <w:rPr>
            <w:rFonts w:ascii="Times New Roman" w:hAnsi="Times New Roman" w:cs="Times New Roman"/>
            <w:sz w:val="24"/>
            <w:szCs w:val="24"/>
            <w:rPrChange w:id="2410" w:author="Yijia Cheng" w:date="2017-03-21T11:10:00Z">
              <w:rPr>
                <w:sz w:val="24"/>
                <w:szCs w:val="24"/>
              </w:rPr>
            </w:rPrChange>
          </w:rPr>
          <w:lastRenderedPageBreak/>
          <w:t>}</w:t>
        </w:r>
      </w:ins>
    </w:p>
    <w:p w14:paraId="08C6A872" w14:textId="77777777" w:rsidR="00FE578E" w:rsidRPr="00082EA9" w:rsidRDefault="00FE578E" w:rsidP="00FE578E">
      <w:pPr>
        <w:pBdr>
          <w:bottom w:val="thinThickThinMediumGap" w:sz="18" w:space="1" w:color="auto"/>
        </w:pBdr>
        <w:rPr>
          <w:ins w:id="2411" w:author="Jianhui Jiang" w:date="2017-02-16T19:33:00Z"/>
          <w:rFonts w:ascii="Times New Roman" w:hAnsi="Times New Roman" w:cs="Times New Roman"/>
          <w:sz w:val="24"/>
          <w:szCs w:val="24"/>
          <w:rPrChange w:id="2412" w:author="Yijia Cheng" w:date="2017-03-21T11:10:00Z">
            <w:rPr>
              <w:ins w:id="2413" w:author="Jianhui Jiang" w:date="2017-02-16T19:33:00Z"/>
              <w:sz w:val="24"/>
              <w:szCs w:val="24"/>
            </w:rPr>
          </w:rPrChange>
        </w:rPr>
      </w:pPr>
    </w:p>
    <w:p w14:paraId="4838C8CC" w14:textId="77777777" w:rsidR="00FE578E" w:rsidRPr="00082EA9" w:rsidRDefault="00FE578E" w:rsidP="00FE578E">
      <w:pPr>
        <w:pBdr>
          <w:bottom w:val="thinThickThinMediumGap" w:sz="18" w:space="1" w:color="auto"/>
        </w:pBdr>
        <w:rPr>
          <w:ins w:id="2414" w:author="Jianhui Jiang" w:date="2017-02-16T19:33:00Z"/>
          <w:rFonts w:ascii="Times New Roman" w:hAnsi="Times New Roman" w:cs="Times New Roman"/>
          <w:sz w:val="24"/>
          <w:szCs w:val="24"/>
          <w:rPrChange w:id="2415" w:author="Yijia Cheng" w:date="2017-03-21T11:10:00Z">
            <w:rPr>
              <w:ins w:id="2416" w:author="Jianhui Jiang" w:date="2017-02-16T19:33:00Z"/>
              <w:sz w:val="24"/>
              <w:szCs w:val="24"/>
            </w:rPr>
          </w:rPrChange>
        </w:rPr>
      </w:pPr>
      <w:ins w:id="2417" w:author="Jianhui Jiang" w:date="2017-02-16T19:33:00Z">
        <w:r w:rsidRPr="00082EA9">
          <w:rPr>
            <w:rFonts w:ascii="Times New Roman" w:hAnsi="Times New Roman" w:cs="Times New Roman"/>
            <w:sz w:val="24"/>
            <w:szCs w:val="24"/>
            <w:rPrChange w:id="2418" w:author="Yijia Cheng" w:date="2017-03-21T11:10:00Z">
              <w:rPr>
                <w:sz w:val="24"/>
                <w:szCs w:val="24"/>
              </w:rPr>
            </w:rPrChange>
          </w:rPr>
          <w:t>.image{</w:t>
        </w:r>
      </w:ins>
    </w:p>
    <w:p w14:paraId="457C1A78" w14:textId="77777777" w:rsidR="00FE578E" w:rsidRPr="00082EA9" w:rsidRDefault="00FE578E" w:rsidP="00FE578E">
      <w:pPr>
        <w:pBdr>
          <w:bottom w:val="thinThickThinMediumGap" w:sz="18" w:space="1" w:color="auto"/>
        </w:pBdr>
        <w:rPr>
          <w:ins w:id="2419" w:author="Jianhui Jiang" w:date="2017-02-16T19:33:00Z"/>
          <w:rFonts w:ascii="Times New Roman" w:hAnsi="Times New Roman" w:cs="Times New Roman"/>
          <w:sz w:val="24"/>
          <w:szCs w:val="24"/>
          <w:rPrChange w:id="2420" w:author="Yijia Cheng" w:date="2017-03-21T11:10:00Z">
            <w:rPr>
              <w:ins w:id="2421" w:author="Jianhui Jiang" w:date="2017-02-16T19:33:00Z"/>
              <w:sz w:val="24"/>
              <w:szCs w:val="24"/>
            </w:rPr>
          </w:rPrChange>
        </w:rPr>
      </w:pPr>
      <w:ins w:id="2422" w:author="Jianhui Jiang" w:date="2017-02-16T19:33:00Z">
        <w:r w:rsidRPr="00082EA9">
          <w:rPr>
            <w:rFonts w:ascii="Times New Roman" w:hAnsi="Times New Roman" w:cs="Times New Roman"/>
            <w:sz w:val="24"/>
            <w:szCs w:val="24"/>
            <w:rPrChange w:id="2423" w:author="Yijia Cheng" w:date="2017-03-21T11:10:00Z">
              <w:rPr>
                <w:sz w:val="24"/>
                <w:szCs w:val="24"/>
              </w:rPr>
            </w:rPrChange>
          </w:rPr>
          <w:tab/>
          <w:t>margin-left:auto;</w:t>
        </w:r>
      </w:ins>
    </w:p>
    <w:p w14:paraId="451037B3" w14:textId="77777777" w:rsidR="00FE578E" w:rsidRPr="00082EA9" w:rsidRDefault="00FE578E" w:rsidP="00FE578E">
      <w:pPr>
        <w:pBdr>
          <w:bottom w:val="thinThickThinMediumGap" w:sz="18" w:space="1" w:color="auto"/>
        </w:pBdr>
        <w:rPr>
          <w:ins w:id="2424" w:author="Jianhui Jiang" w:date="2017-02-16T19:33:00Z"/>
          <w:rFonts w:ascii="Times New Roman" w:hAnsi="Times New Roman" w:cs="Times New Roman"/>
          <w:sz w:val="24"/>
          <w:szCs w:val="24"/>
          <w:rPrChange w:id="2425" w:author="Yijia Cheng" w:date="2017-03-21T11:10:00Z">
            <w:rPr>
              <w:ins w:id="2426" w:author="Jianhui Jiang" w:date="2017-02-16T19:33:00Z"/>
              <w:sz w:val="24"/>
              <w:szCs w:val="24"/>
            </w:rPr>
          </w:rPrChange>
        </w:rPr>
      </w:pPr>
      <w:ins w:id="2427" w:author="Jianhui Jiang" w:date="2017-02-16T19:33:00Z">
        <w:r w:rsidRPr="00082EA9">
          <w:rPr>
            <w:rFonts w:ascii="Times New Roman" w:hAnsi="Times New Roman" w:cs="Times New Roman"/>
            <w:sz w:val="24"/>
            <w:szCs w:val="24"/>
            <w:rPrChange w:id="2428" w:author="Yijia Cheng" w:date="2017-03-21T11:10:00Z">
              <w:rPr>
                <w:sz w:val="24"/>
                <w:szCs w:val="24"/>
              </w:rPr>
            </w:rPrChange>
          </w:rPr>
          <w:tab/>
          <w:t>margin-right:auto;</w:t>
        </w:r>
      </w:ins>
    </w:p>
    <w:p w14:paraId="1A359A28" w14:textId="77777777" w:rsidR="00FE578E" w:rsidRPr="00082EA9" w:rsidRDefault="00FE578E" w:rsidP="00FE578E">
      <w:pPr>
        <w:pBdr>
          <w:bottom w:val="thinThickThinMediumGap" w:sz="18" w:space="1" w:color="auto"/>
        </w:pBdr>
        <w:rPr>
          <w:ins w:id="2429" w:author="Jianhui Jiang" w:date="2017-02-16T19:33:00Z"/>
          <w:rFonts w:ascii="Times New Roman" w:hAnsi="Times New Roman" w:cs="Times New Roman"/>
          <w:sz w:val="24"/>
          <w:szCs w:val="24"/>
          <w:rPrChange w:id="2430" w:author="Yijia Cheng" w:date="2017-03-21T11:10:00Z">
            <w:rPr>
              <w:ins w:id="2431" w:author="Jianhui Jiang" w:date="2017-02-16T19:33:00Z"/>
              <w:sz w:val="24"/>
              <w:szCs w:val="24"/>
            </w:rPr>
          </w:rPrChange>
        </w:rPr>
      </w:pPr>
      <w:ins w:id="2432" w:author="Jianhui Jiang" w:date="2017-02-16T19:33:00Z">
        <w:r w:rsidRPr="00082EA9">
          <w:rPr>
            <w:rFonts w:ascii="Times New Roman" w:hAnsi="Times New Roman" w:cs="Times New Roman"/>
            <w:sz w:val="24"/>
            <w:szCs w:val="24"/>
            <w:rPrChange w:id="2433" w:author="Yijia Cheng" w:date="2017-03-21T11:10:00Z">
              <w:rPr>
                <w:sz w:val="24"/>
                <w:szCs w:val="24"/>
              </w:rPr>
            </w:rPrChange>
          </w:rPr>
          <w:tab/>
          <w:t>max-width:100%;</w:t>
        </w:r>
      </w:ins>
    </w:p>
    <w:p w14:paraId="1567B8FD" w14:textId="77777777" w:rsidR="00FE578E" w:rsidRPr="00082EA9" w:rsidRDefault="00FE578E" w:rsidP="00FE578E">
      <w:pPr>
        <w:pBdr>
          <w:bottom w:val="thinThickThinMediumGap" w:sz="18" w:space="1" w:color="auto"/>
        </w:pBdr>
        <w:rPr>
          <w:ins w:id="2434" w:author="Jianhui Jiang" w:date="2017-02-16T19:33:00Z"/>
          <w:rFonts w:ascii="Times New Roman" w:hAnsi="Times New Roman" w:cs="Times New Roman"/>
          <w:sz w:val="24"/>
          <w:szCs w:val="24"/>
          <w:rPrChange w:id="2435" w:author="Yijia Cheng" w:date="2017-03-21T11:10:00Z">
            <w:rPr>
              <w:ins w:id="2436" w:author="Jianhui Jiang" w:date="2017-02-16T19:33:00Z"/>
              <w:sz w:val="24"/>
              <w:szCs w:val="24"/>
            </w:rPr>
          </w:rPrChange>
        </w:rPr>
      </w:pPr>
      <w:ins w:id="2437" w:author="Jianhui Jiang" w:date="2017-02-16T19:33:00Z">
        <w:r w:rsidRPr="00082EA9">
          <w:rPr>
            <w:rFonts w:ascii="Times New Roman" w:hAnsi="Times New Roman" w:cs="Times New Roman"/>
            <w:sz w:val="24"/>
            <w:szCs w:val="24"/>
            <w:rPrChange w:id="2438" w:author="Yijia Cheng" w:date="2017-03-21T11:10:00Z">
              <w:rPr>
                <w:sz w:val="24"/>
                <w:szCs w:val="24"/>
              </w:rPr>
            </w:rPrChange>
          </w:rPr>
          <w:tab/>
          <w:t>margin-top:10px;</w:t>
        </w:r>
      </w:ins>
    </w:p>
    <w:p w14:paraId="47308E30" w14:textId="77777777" w:rsidR="00FE578E" w:rsidRPr="00082EA9" w:rsidRDefault="00FE578E" w:rsidP="00FE578E">
      <w:pPr>
        <w:pBdr>
          <w:bottom w:val="thinThickThinMediumGap" w:sz="18" w:space="1" w:color="auto"/>
        </w:pBdr>
        <w:rPr>
          <w:ins w:id="2439" w:author="Jianhui Jiang" w:date="2017-02-16T19:33:00Z"/>
          <w:rFonts w:ascii="Times New Roman" w:hAnsi="Times New Roman" w:cs="Times New Roman"/>
          <w:sz w:val="24"/>
          <w:szCs w:val="24"/>
          <w:rPrChange w:id="2440" w:author="Yijia Cheng" w:date="2017-03-21T11:10:00Z">
            <w:rPr>
              <w:ins w:id="2441" w:author="Jianhui Jiang" w:date="2017-02-16T19:33:00Z"/>
              <w:sz w:val="24"/>
              <w:szCs w:val="24"/>
            </w:rPr>
          </w:rPrChange>
        </w:rPr>
      </w:pPr>
      <w:ins w:id="2442" w:author="Jianhui Jiang" w:date="2017-02-16T19:33:00Z">
        <w:r w:rsidRPr="00082EA9">
          <w:rPr>
            <w:rFonts w:ascii="Times New Roman" w:hAnsi="Times New Roman" w:cs="Times New Roman"/>
            <w:sz w:val="24"/>
            <w:szCs w:val="24"/>
            <w:rPrChange w:id="2443" w:author="Yijia Cheng" w:date="2017-03-21T11:10:00Z">
              <w:rPr>
                <w:sz w:val="24"/>
                <w:szCs w:val="24"/>
              </w:rPr>
            </w:rPrChange>
          </w:rPr>
          <w:t>}</w:t>
        </w:r>
      </w:ins>
    </w:p>
    <w:p w14:paraId="2CCB9DD5" w14:textId="77777777" w:rsidR="00FE578E" w:rsidRPr="00082EA9" w:rsidRDefault="00FE578E" w:rsidP="00FE578E">
      <w:pPr>
        <w:pBdr>
          <w:bottom w:val="thinThickThinMediumGap" w:sz="18" w:space="1" w:color="auto"/>
        </w:pBdr>
        <w:rPr>
          <w:ins w:id="2444" w:author="Jianhui Jiang" w:date="2017-02-16T19:33:00Z"/>
          <w:rFonts w:ascii="Times New Roman" w:hAnsi="Times New Roman" w:cs="Times New Roman"/>
          <w:sz w:val="24"/>
          <w:szCs w:val="24"/>
          <w:rPrChange w:id="2445" w:author="Yijia Cheng" w:date="2017-03-21T11:10:00Z">
            <w:rPr>
              <w:ins w:id="2446" w:author="Jianhui Jiang" w:date="2017-02-16T19:33:00Z"/>
              <w:sz w:val="24"/>
              <w:szCs w:val="24"/>
            </w:rPr>
          </w:rPrChange>
        </w:rPr>
      </w:pPr>
    </w:p>
    <w:p w14:paraId="1A72B86B" w14:textId="77777777" w:rsidR="00FE578E" w:rsidRPr="00082EA9" w:rsidRDefault="00FE578E" w:rsidP="00FE578E">
      <w:pPr>
        <w:pBdr>
          <w:bottom w:val="thinThickThinMediumGap" w:sz="18" w:space="1" w:color="auto"/>
        </w:pBdr>
        <w:rPr>
          <w:ins w:id="2447" w:author="Jianhui Jiang" w:date="2017-02-16T19:33:00Z"/>
          <w:rFonts w:ascii="Times New Roman" w:hAnsi="Times New Roman" w:cs="Times New Roman"/>
          <w:sz w:val="24"/>
          <w:szCs w:val="24"/>
          <w:rPrChange w:id="2448" w:author="Yijia Cheng" w:date="2017-03-21T11:10:00Z">
            <w:rPr>
              <w:ins w:id="2449" w:author="Jianhui Jiang" w:date="2017-02-16T19:33:00Z"/>
              <w:sz w:val="24"/>
              <w:szCs w:val="24"/>
            </w:rPr>
          </w:rPrChange>
        </w:rPr>
      </w:pPr>
    </w:p>
    <w:p w14:paraId="3E1991A6" w14:textId="77777777" w:rsidR="00FE578E" w:rsidRPr="00082EA9" w:rsidRDefault="00FE578E" w:rsidP="00FE578E">
      <w:pPr>
        <w:pBdr>
          <w:bottom w:val="thinThickThinMediumGap" w:sz="18" w:space="1" w:color="auto"/>
        </w:pBdr>
        <w:rPr>
          <w:ins w:id="2450" w:author="Jianhui Jiang" w:date="2017-02-16T19:33:00Z"/>
          <w:rFonts w:ascii="Times New Roman" w:hAnsi="Times New Roman" w:cs="Times New Roman"/>
          <w:sz w:val="24"/>
          <w:szCs w:val="24"/>
          <w:rPrChange w:id="2451" w:author="Yijia Cheng" w:date="2017-03-21T11:10:00Z">
            <w:rPr>
              <w:ins w:id="2452" w:author="Jianhui Jiang" w:date="2017-02-16T19:33:00Z"/>
              <w:sz w:val="24"/>
              <w:szCs w:val="24"/>
            </w:rPr>
          </w:rPrChange>
        </w:rPr>
      </w:pPr>
      <w:ins w:id="2453" w:author="Jianhui Jiang" w:date="2017-02-16T19:33:00Z">
        <w:r w:rsidRPr="00082EA9">
          <w:rPr>
            <w:rFonts w:ascii="Times New Roman" w:hAnsi="Times New Roman" w:cs="Times New Roman"/>
            <w:sz w:val="24"/>
            <w:szCs w:val="24"/>
            <w:rPrChange w:id="2454" w:author="Yijia Cheng" w:date="2017-03-21T11:10:00Z">
              <w:rPr>
                <w:sz w:val="24"/>
                <w:szCs w:val="24"/>
              </w:rPr>
            </w:rPrChange>
          </w:rPr>
          <w:t>.video{</w:t>
        </w:r>
      </w:ins>
    </w:p>
    <w:p w14:paraId="75F570A8" w14:textId="77777777" w:rsidR="00FE578E" w:rsidRPr="00082EA9" w:rsidRDefault="00FE578E" w:rsidP="00FE578E">
      <w:pPr>
        <w:pBdr>
          <w:bottom w:val="thinThickThinMediumGap" w:sz="18" w:space="1" w:color="auto"/>
        </w:pBdr>
        <w:rPr>
          <w:ins w:id="2455" w:author="Jianhui Jiang" w:date="2017-02-16T19:33:00Z"/>
          <w:rFonts w:ascii="Times New Roman" w:hAnsi="Times New Roman" w:cs="Times New Roman"/>
          <w:sz w:val="24"/>
          <w:szCs w:val="24"/>
          <w:rPrChange w:id="2456" w:author="Yijia Cheng" w:date="2017-03-21T11:10:00Z">
            <w:rPr>
              <w:ins w:id="2457" w:author="Jianhui Jiang" w:date="2017-02-16T19:33:00Z"/>
              <w:sz w:val="24"/>
              <w:szCs w:val="24"/>
            </w:rPr>
          </w:rPrChange>
        </w:rPr>
      </w:pPr>
      <w:ins w:id="2458" w:author="Jianhui Jiang" w:date="2017-02-16T19:33:00Z">
        <w:r w:rsidRPr="00082EA9">
          <w:rPr>
            <w:rFonts w:ascii="Times New Roman" w:hAnsi="Times New Roman" w:cs="Times New Roman"/>
            <w:sz w:val="24"/>
            <w:szCs w:val="24"/>
            <w:rPrChange w:id="2459" w:author="Yijia Cheng" w:date="2017-03-21T11:10:00Z">
              <w:rPr>
                <w:sz w:val="24"/>
                <w:szCs w:val="24"/>
              </w:rPr>
            </w:rPrChange>
          </w:rPr>
          <w:tab/>
          <w:t>padding-right:10px;</w:t>
        </w:r>
      </w:ins>
    </w:p>
    <w:p w14:paraId="63EFD7B0" w14:textId="77777777" w:rsidR="00FE578E" w:rsidRPr="00082EA9" w:rsidRDefault="00FE578E" w:rsidP="00FE578E">
      <w:pPr>
        <w:pBdr>
          <w:bottom w:val="thinThickThinMediumGap" w:sz="18" w:space="1" w:color="auto"/>
        </w:pBdr>
        <w:rPr>
          <w:ins w:id="2460" w:author="Jianhui Jiang" w:date="2017-02-16T19:33:00Z"/>
          <w:rFonts w:ascii="Times New Roman" w:hAnsi="Times New Roman" w:cs="Times New Roman"/>
          <w:sz w:val="24"/>
          <w:szCs w:val="24"/>
          <w:rPrChange w:id="2461" w:author="Yijia Cheng" w:date="2017-03-21T11:10:00Z">
            <w:rPr>
              <w:ins w:id="2462" w:author="Jianhui Jiang" w:date="2017-02-16T19:33:00Z"/>
              <w:sz w:val="24"/>
              <w:szCs w:val="24"/>
            </w:rPr>
          </w:rPrChange>
        </w:rPr>
      </w:pPr>
      <w:ins w:id="2463" w:author="Jianhui Jiang" w:date="2017-02-16T19:33:00Z">
        <w:r w:rsidRPr="00082EA9">
          <w:rPr>
            <w:rFonts w:ascii="Times New Roman" w:hAnsi="Times New Roman" w:cs="Times New Roman"/>
            <w:sz w:val="24"/>
            <w:szCs w:val="24"/>
            <w:rPrChange w:id="2464" w:author="Yijia Cheng" w:date="2017-03-21T11:10:00Z">
              <w:rPr>
                <w:sz w:val="24"/>
                <w:szCs w:val="24"/>
              </w:rPr>
            </w:rPrChange>
          </w:rPr>
          <w:tab/>
          <w:t>float:right;</w:t>
        </w:r>
      </w:ins>
    </w:p>
    <w:p w14:paraId="0332621E" w14:textId="77777777" w:rsidR="00FE578E" w:rsidRPr="00082EA9" w:rsidRDefault="00FE578E" w:rsidP="00FE578E">
      <w:pPr>
        <w:pBdr>
          <w:bottom w:val="thinThickThinMediumGap" w:sz="18" w:space="1" w:color="auto"/>
        </w:pBdr>
        <w:rPr>
          <w:ins w:id="2465" w:author="Jianhui Jiang" w:date="2017-02-16T19:33:00Z"/>
          <w:rFonts w:ascii="Times New Roman" w:hAnsi="Times New Roman" w:cs="Times New Roman"/>
          <w:sz w:val="24"/>
          <w:szCs w:val="24"/>
          <w:rPrChange w:id="2466" w:author="Yijia Cheng" w:date="2017-03-21T11:10:00Z">
            <w:rPr>
              <w:ins w:id="2467" w:author="Jianhui Jiang" w:date="2017-02-16T19:33:00Z"/>
              <w:sz w:val="24"/>
              <w:szCs w:val="24"/>
            </w:rPr>
          </w:rPrChange>
        </w:rPr>
      </w:pPr>
      <w:ins w:id="2468" w:author="Jianhui Jiang" w:date="2017-02-16T19:33:00Z">
        <w:r w:rsidRPr="00082EA9">
          <w:rPr>
            <w:rFonts w:ascii="Times New Roman" w:hAnsi="Times New Roman" w:cs="Times New Roman"/>
            <w:sz w:val="24"/>
            <w:szCs w:val="24"/>
            <w:rPrChange w:id="2469" w:author="Yijia Cheng" w:date="2017-03-21T11:10:00Z">
              <w:rPr>
                <w:sz w:val="24"/>
                <w:szCs w:val="24"/>
              </w:rPr>
            </w:rPrChange>
          </w:rPr>
          <w:tab/>
          <w:t>margin-top:50px;</w:t>
        </w:r>
      </w:ins>
    </w:p>
    <w:p w14:paraId="3EEAD0F2" w14:textId="77777777" w:rsidR="00FE578E" w:rsidRPr="00082EA9" w:rsidRDefault="00FE578E" w:rsidP="00FE578E">
      <w:pPr>
        <w:pBdr>
          <w:bottom w:val="thinThickThinMediumGap" w:sz="18" w:space="1" w:color="auto"/>
        </w:pBdr>
        <w:rPr>
          <w:ins w:id="2470" w:author="Jianhui Jiang" w:date="2017-02-16T19:33:00Z"/>
          <w:rFonts w:ascii="Times New Roman" w:hAnsi="Times New Roman" w:cs="Times New Roman"/>
          <w:sz w:val="24"/>
          <w:szCs w:val="24"/>
          <w:rPrChange w:id="2471" w:author="Yijia Cheng" w:date="2017-03-21T11:10:00Z">
            <w:rPr>
              <w:ins w:id="2472" w:author="Jianhui Jiang" w:date="2017-02-16T19:33:00Z"/>
              <w:sz w:val="24"/>
              <w:szCs w:val="24"/>
            </w:rPr>
          </w:rPrChange>
        </w:rPr>
      </w:pPr>
      <w:ins w:id="2473" w:author="Jianhui Jiang" w:date="2017-02-16T19:33:00Z">
        <w:r w:rsidRPr="00082EA9">
          <w:rPr>
            <w:rFonts w:ascii="Times New Roman" w:hAnsi="Times New Roman" w:cs="Times New Roman"/>
            <w:sz w:val="24"/>
            <w:szCs w:val="24"/>
            <w:rPrChange w:id="2474" w:author="Yijia Cheng" w:date="2017-03-21T11:10:00Z">
              <w:rPr>
                <w:sz w:val="24"/>
                <w:szCs w:val="24"/>
              </w:rPr>
            </w:rPrChange>
          </w:rPr>
          <w:t>}</w:t>
        </w:r>
      </w:ins>
    </w:p>
    <w:p w14:paraId="515EA8A9" w14:textId="77777777" w:rsidR="00FE578E" w:rsidRPr="00082EA9" w:rsidRDefault="00FE578E" w:rsidP="00FE578E">
      <w:pPr>
        <w:pBdr>
          <w:bottom w:val="thinThickThinMediumGap" w:sz="18" w:space="1" w:color="auto"/>
        </w:pBdr>
        <w:rPr>
          <w:ins w:id="2475" w:author="Jianhui Jiang" w:date="2017-02-16T19:33:00Z"/>
          <w:rFonts w:ascii="Times New Roman" w:hAnsi="Times New Roman" w:cs="Times New Roman"/>
          <w:sz w:val="24"/>
          <w:szCs w:val="24"/>
          <w:rPrChange w:id="2476" w:author="Yijia Cheng" w:date="2017-03-21T11:10:00Z">
            <w:rPr>
              <w:ins w:id="2477" w:author="Jianhui Jiang" w:date="2017-02-16T19:33:00Z"/>
              <w:sz w:val="24"/>
              <w:szCs w:val="24"/>
            </w:rPr>
          </w:rPrChange>
        </w:rPr>
      </w:pPr>
    </w:p>
    <w:p w14:paraId="37793695" w14:textId="77777777" w:rsidR="00FE578E" w:rsidRPr="00082EA9" w:rsidRDefault="00FE578E" w:rsidP="00FE578E">
      <w:pPr>
        <w:pBdr>
          <w:bottom w:val="thinThickThinMediumGap" w:sz="18" w:space="1" w:color="auto"/>
        </w:pBdr>
        <w:rPr>
          <w:ins w:id="2478" w:author="Jianhui Jiang" w:date="2017-02-16T19:33:00Z"/>
          <w:rFonts w:ascii="Times New Roman" w:hAnsi="Times New Roman" w:cs="Times New Roman"/>
          <w:sz w:val="24"/>
          <w:szCs w:val="24"/>
          <w:rPrChange w:id="2479" w:author="Yijia Cheng" w:date="2017-03-21T11:10:00Z">
            <w:rPr>
              <w:ins w:id="2480" w:author="Jianhui Jiang" w:date="2017-02-16T19:33:00Z"/>
              <w:sz w:val="24"/>
              <w:szCs w:val="24"/>
            </w:rPr>
          </w:rPrChange>
        </w:rPr>
      </w:pPr>
    </w:p>
    <w:p w14:paraId="402FCE24" w14:textId="77777777" w:rsidR="00FE578E" w:rsidRPr="00082EA9" w:rsidRDefault="00FE578E" w:rsidP="00FE578E">
      <w:pPr>
        <w:pBdr>
          <w:bottom w:val="thinThickThinMediumGap" w:sz="18" w:space="1" w:color="auto"/>
        </w:pBdr>
        <w:rPr>
          <w:ins w:id="2481" w:author="Jianhui Jiang" w:date="2017-02-16T19:33:00Z"/>
          <w:rFonts w:ascii="Times New Roman" w:hAnsi="Times New Roman" w:cs="Times New Roman"/>
          <w:sz w:val="24"/>
          <w:szCs w:val="24"/>
          <w:rPrChange w:id="2482" w:author="Yijia Cheng" w:date="2017-03-21T11:10:00Z">
            <w:rPr>
              <w:ins w:id="2483" w:author="Jianhui Jiang" w:date="2017-02-16T19:33:00Z"/>
              <w:sz w:val="24"/>
              <w:szCs w:val="24"/>
            </w:rPr>
          </w:rPrChange>
        </w:rPr>
      </w:pPr>
      <w:ins w:id="2484" w:author="Jianhui Jiang" w:date="2017-02-16T19:33:00Z">
        <w:r w:rsidRPr="00082EA9">
          <w:rPr>
            <w:rFonts w:ascii="Times New Roman" w:hAnsi="Times New Roman" w:cs="Times New Roman"/>
            <w:sz w:val="24"/>
            <w:szCs w:val="24"/>
            <w:rPrChange w:id="2485" w:author="Yijia Cheng" w:date="2017-03-21T11:10:00Z">
              <w:rPr>
                <w:sz w:val="24"/>
                <w:szCs w:val="24"/>
              </w:rPr>
            </w:rPrChange>
          </w:rPr>
          <w:t>.text {</w:t>
        </w:r>
      </w:ins>
    </w:p>
    <w:p w14:paraId="05041705" w14:textId="77777777" w:rsidR="00FE578E" w:rsidRPr="00082EA9" w:rsidRDefault="00FE578E" w:rsidP="00FE578E">
      <w:pPr>
        <w:pBdr>
          <w:bottom w:val="thinThickThinMediumGap" w:sz="18" w:space="1" w:color="auto"/>
        </w:pBdr>
        <w:rPr>
          <w:ins w:id="2486" w:author="Jianhui Jiang" w:date="2017-02-16T19:33:00Z"/>
          <w:rFonts w:ascii="Times New Roman" w:hAnsi="Times New Roman" w:cs="Times New Roman"/>
          <w:sz w:val="24"/>
          <w:szCs w:val="24"/>
          <w:rPrChange w:id="2487" w:author="Yijia Cheng" w:date="2017-03-21T11:10:00Z">
            <w:rPr>
              <w:ins w:id="2488" w:author="Jianhui Jiang" w:date="2017-02-16T19:33:00Z"/>
              <w:sz w:val="24"/>
              <w:szCs w:val="24"/>
            </w:rPr>
          </w:rPrChange>
        </w:rPr>
      </w:pPr>
      <w:ins w:id="2489" w:author="Jianhui Jiang" w:date="2017-02-16T19:33:00Z">
        <w:r w:rsidRPr="00082EA9">
          <w:rPr>
            <w:rFonts w:ascii="Times New Roman" w:hAnsi="Times New Roman" w:cs="Times New Roman"/>
            <w:sz w:val="24"/>
            <w:szCs w:val="24"/>
            <w:rPrChange w:id="2490" w:author="Yijia Cheng" w:date="2017-03-21T11:10:00Z">
              <w:rPr>
                <w:sz w:val="24"/>
                <w:szCs w:val="24"/>
              </w:rPr>
            </w:rPrChange>
          </w:rPr>
          <w:tab/>
          <w:t>width:70%;</w:t>
        </w:r>
      </w:ins>
    </w:p>
    <w:p w14:paraId="08F3C96D" w14:textId="77777777" w:rsidR="00FE578E" w:rsidRPr="00082EA9" w:rsidRDefault="00FE578E" w:rsidP="00FE578E">
      <w:pPr>
        <w:pBdr>
          <w:bottom w:val="thinThickThinMediumGap" w:sz="18" w:space="1" w:color="auto"/>
        </w:pBdr>
        <w:rPr>
          <w:ins w:id="2491" w:author="Jianhui Jiang" w:date="2017-02-16T19:33:00Z"/>
          <w:rFonts w:ascii="Times New Roman" w:hAnsi="Times New Roman" w:cs="Times New Roman"/>
          <w:sz w:val="24"/>
          <w:szCs w:val="24"/>
          <w:rPrChange w:id="2492" w:author="Yijia Cheng" w:date="2017-03-21T11:10:00Z">
            <w:rPr>
              <w:ins w:id="2493" w:author="Jianhui Jiang" w:date="2017-02-16T19:33:00Z"/>
              <w:sz w:val="24"/>
              <w:szCs w:val="24"/>
            </w:rPr>
          </w:rPrChange>
        </w:rPr>
      </w:pPr>
      <w:ins w:id="2494" w:author="Jianhui Jiang" w:date="2017-02-16T19:33:00Z">
        <w:r w:rsidRPr="00082EA9">
          <w:rPr>
            <w:rFonts w:ascii="Times New Roman" w:hAnsi="Times New Roman" w:cs="Times New Roman"/>
            <w:sz w:val="24"/>
            <w:szCs w:val="24"/>
            <w:rPrChange w:id="2495" w:author="Yijia Cheng" w:date="2017-03-21T11:10:00Z">
              <w:rPr>
                <w:sz w:val="24"/>
                <w:szCs w:val="24"/>
              </w:rPr>
            </w:rPrChange>
          </w:rPr>
          <w:tab/>
          <w:t>text-align:left;</w:t>
        </w:r>
      </w:ins>
    </w:p>
    <w:p w14:paraId="0B830D54" w14:textId="77777777" w:rsidR="00FE578E" w:rsidRPr="00082EA9" w:rsidRDefault="00FE578E" w:rsidP="00FE578E">
      <w:pPr>
        <w:pBdr>
          <w:bottom w:val="thinThickThinMediumGap" w:sz="18" w:space="1" w:color="auto"/>
        </w:pBdr>
        <w:rPr>
          <w:ins w:id="2496" w:author="Jianhui Jiang" w:date="2017-02-16T19:33:00Z"/>
          <w:rFonts w:ascii="Times New Roman" w:hAnsi="Times New Roman" w:cs="Times New Roman"/>
          <w:sz w:val="24"/>
          <w:szCs w:val="24"/>
          <w:rPrChange w:id="2497" w:author="Yijia Cheng" w:date="2017-03-21T11:10:00Z">
            <w:rPr>
              <w:ins w:id="2498" w:author="Jianhui Jiang" w:date="2017-02-16T19:33:00Z"/>
              <w:sz w:val="24"/>
              <w:szCs w:val="24"/>
            </w:rPr>
          </w:rPrChange>
        </w:rPr>
      </w:pPr>
      <w:ins w:id="2499" w:author="Jianhui Jiang" w:date="2017-02-16T19:33:00Z">
        <w:r w:rsidRPr="00082EA9">
          <w:rPr>
            <w:rFonts w:ascii="Times New Roman" w:hAnsi="Times New Roman" w:cs="Times New Roman"/>
            <w:sz w:val="24"/>
            <w:szCs w:val="24"/>
            <w:rPrChange w:id="2500" w:author="Yijia Cheng" w:date="2017-03-21T11:10:00Z">
              <w:rPr>
                <w:sz w:val="24"/>
                <w:szCs w:val="24"/>
              </w:rPr>
            </w:rPrChange>
          </w:rPr>
          <w:t>}</w:t>
        </w:r>
      </w:ins>
    </w:p>
    <w:p w14:paraId="3DA301DE" w14:textId="77777777" w:rsidR="00FE578E" w:rsidRPr="00082EA9" w:rsidRDefault="00FE578E" w:rsidP="00FE578E">
      <w:pPr>
        <w:pBdr>
          <w:bottom w:val="thinThickThinMediumGap" w:sz="18" w:space="1" w:color="auto"/>
        </w:pBdr>
        <w:rPr>
          <w:ins w:id="2501" w:author="Jianhui Jiang" w:date="2017-02-16T19:33:00Z"/>
          <w:rFonts w:ascii="Times New Roman" w:hAnsi="Times New Roman" w:cs="Times New Roman"/>
          <w:sz w:val="24"/>
          <w:szCs w:val="24"/>
          <w:rPrChange w:id="2502" w:author="Yijia Cheng" w:date="2017-03-21T11:10:00Z">
            <w:rPr>
              <w:ins w:id="2503" w:author="Jianhui Jiang" w:date="2017-02-16T19:33:00Z"/>
              <w:sz w:val="24"/>
              <w:szCs w:val="24"/>
            </w:rPr>
          </w:rPrChange>
        </w:rPr>
      </w:pPr>
    </w:p>
    <w:p w14:paraId="318B7DE3" w14:textId="77777777" w:rsidR="00FE578E" w:rsidRPr="00082EA9" w:rsidRDefault="00FE578E" w:rsidP="00FE578E">
      <w:pPr>
        <w:pBdr>
          <w:bottom w:val="thinThickThinMediumGap" w:sz="18" w:space="1" w:color="auto"/>
        </w:pBdr>
        <w:rPr>
          <w:ins w:id="2504" w:author="Jianhui Jiang" w:date="2017-02-16T19:33:00Z"/>
          <w:rFonts w:ascii="Times New Roman" w:hAnsi="Times New Roman" w:cs="Times New Roman"/>
          <w:sz w:val="24"/>
          <w:szCs w:val="24"/>
          <w:rPrChange w:id="2505" w:author="Yijia Cheng" w:date="2017-03-21T11:10:00Z">
            <w:rPr>
              <w:ins w:id="2506" w:author="Jianhui Jiang" w:date="2017-02-16T19:33:00Z"/>
              <w:sz w:val="24"/>
              <w:szCs w:val="24"/>
            </w:rPr>
          </w:rPrChange>
        </w:rPr>
      </w:pPr>
    </w:p>
    <w:p w14:paraId="4F6937F1" w14:textId="77777777" w:rsidR="00FE578E" w:rsidRPr="00082EA9" w:rsidRDefault="00FE578E" w:rsidP="00FE578E">
      <w:pPr>
        <w:pBdr>
          <w:bottom w:val="thinThickThinMediumGap" w:sz="18" w:space="1" w:color="auto"/>
        </w:pBdr>
        <w:rPr>
          <w:ins w:id="2507" w:author="Jianhui Jiang" w:date="2017-02-16T19:33:00Z"/>
          <w:rFonts w:ascii="Times New Roman" w:hAnsi="Times New Roman" w:cs="Times New Roman"/>
          <w:sz w:val="24"/>
          <w:szCs w:val="24"/>
          <w:rPrChange w:id="2508" w:author="Yijia Cheng" w:date="2017-03-21T11:10:00Z">
            <w:rPr>
              <w:ins w:id="2509" w:author="Jianhui Jiang" w:date="2017-02-16T19:33:00Z"/>
              <w:sz w:val="24"/>
              <w:szCs w:val="24"/>
            </w:rPr>
          </w:rPrChange>
        </w:rPr>
      </w:pPr>
      <w:ins w:id="2510" w:author="Jianhui Jiang" w:date="2017-02-16T19:33:00Z">
        <w:r w:rsidRPr="00082EA9">
          <w:rPr>
            <w:rFonts w:ascii="Times New Roman" w:hAnsi="Times New Roman" w:cs="Times New Roman"/>
            <w:sz w:val="24"/>
            <w:szCs w:val="24"/>
            <w:rPrChange w:id="2511" w:author="Yijia Cheng" w:date="2017-03-21T11:10:00Z">
              <w:rPr>
                <w:sz w:val="24"/>
                <w:szCs w:val="24"/>
              </w:rPr>
            </w:rPrChange>
          </w:rPr>
          <w:t>@font-face{</w:t>
        </w:r>
      </w:ins>
    </w:p>
    <w:p w14:paraId="12940786" w14:textId="77777777" w:rsidR="00FE578E" w:rsidRPr="00082EA9" w:rsidRDefault="00FE578E" w:rsidP="00FE578E">
      <w:pPr>
        <w:pBdr>
          <w:bottom w:val="thinThickThinMediumGap" w:sz="18" w:space="1" w:color="auto"/>
        </w:pBdr>
        <w:rPr>
          <w:ins w:id="2512" w:author="Jianhui Jiang" w:date="2017-02-16T19:33:00Z"/>
          <w:rFonts w:ascii="Times New Roman" w:hAnsi="Times New Roman" w:cs="Times New Roman"/>
          <w:sz w:val="24"/>
          <w:szCs w:val="24"/>
          <w:rPrChange w:id="2513" w:author="Yijia Cheng" w:date="2017-03-21T11:10:00Z">
            <w:rPr>
              <w:ins w:id="2514" w:author="Jianhui Jiang" w:date="2017-02-16T19:33:00Z"/>
              <w:sz w:val="24"/>
              <w:szCs w:val="24"/>
            </w:rPr>
          </w:rPrChange>
        </w:rPr>
      </w:pPr>
      <w:ins w:id="2515" w:author="Jianhui Jiang" w:date="2017-02-16T19:33:00Z">
        <w:r w:rsidRPr="00082EA9">
          <w:rPr>
            <w:rFonts w:ascii="Times New Roman" w:hAnsi="Times New Roman" w:cs="Times New Roman"/>
            <w:sz w:val="24"/>
            <w:szCs w:val="24"/>
            <w:rPrChange w:id="2516" w:author="Yijia Cheng" w:date="2017-03-21T11:10:00Z">
              <w:rPr>
                <w:sz w:val="24"/>
                <w:szCs w:val="24"/>
              </w:rPr>
            </w:rPrChange>
          </w:rPr>
          <w:tab/>
          <w:t>font-family: myFirstFont;</w:t>
        </w:r>
      </w:ins>
    </w:p>
    <w:p w14:paraId="53F15387" w14:textId="77777777" w:rsidR="00FE578E" w:rsidRPr="00082EA9" w:rsidRDefault="00FE578E" w:rsidP="00FE578E">
      <w:pPr>
        <w:pBdr>
          <w:bottom w:val="thinThickThinMediumGap" w:sz="18" w:space="1" w:color="auto"/>
        </w:pBdr>
        <w:rPr>
          <w:ins w:id="2517" w:author="Jianhui Jiang" w:date="2017-02-16T19:33:00Z"/>
          <w:rFonts w:ascii="Times New Roman" w:hAnsi="Times New Roman" w:cs="Times New Roman"/>
          <w:sz w:val="24"/>
          <w:szCs w:val="24"/>
          <w:rPrChange w:id="2518" w:author="Yijia Cheng" w:date="2017-03-21T11:10:00Z">
            <w:rPr>
              <w:ins w:id="2519" w:author="Jianhui Jiang" w:date="2017-02-16T19:33:00Z"/>
              <w:sz w:val="24"/>
              <w:szCs w:val="24"/>
            </w:rPr>
          </w:rPrChange>
        </w:rPr>
      </w:pPr>
      <w:ins w:id="2520" w:author="Jianhui Jiang" w:date="2017-02-16T19:33:00Z">
        <w:r w:rsidRPr="00082EA9">
          <w:rPr>
            <w:rFonts w:ascii="Times New Roman" w:hAnsi="Times New Roman" w:cs="Times New Roman"/>
            <w:sz w:val="24"/>
            <w:szCs w:val="24"/>
            <w:rPrChange w:id="2521" w:author="Yijia Cheng" w:date="2017-03-21T11:10:00Z">
              <w:rPr>
                <w:sz w:val="24"/>
                <w:szCs w:val="24"/>
              </w:rPr>
            </w:rPrChange>
          </w:rPr>
          <w:tab/>
          <w:t>src: url(AlexBrush-Regular.ttf);</w:t>
        </w:r>
      </w:ins>
    </w:p>
    <w:p w14:paraId="6C1E568E" w14:textId="77777777" w:rsidR="00FE578E" w:rsidRPr="00082EA9" w:rsidRDefault="00FE578E" w:rsidP="00FE578E">
      <w:pPr>
        <w:pBdr>
          <w:bottom w:val="thinThickThinMediumGap" w:sz="18" w:space="1" w:color="auto"/>
        </w:pBdr>
        <w:rPr>
          <w:ins w:id="2522" w:author="Jianhui Jiang" w:date="2017-02-16T19:33:00Z"/>
          <w:rFonts w:ascii="Times New Roman" w:hAnsi="Times New Roman" w:cs="Times New Roman"/>
          <w:sz w:val="24"/>
          <w:szCs w:val="24"/>
          <w:rPrChange w:id="2523" w:author="Yijia Cheng" w:date="2017-03-21T11:10:00Z">
            <w:rPr>
              <w:ins w:id="2524" w:author="Jianhui Jiang" w:date="2017-02-16T19:33:00Z"/>
              <w:sz w:val="24"/>
              <w:szCs w:val="24"/>
            </w:rPr>
          </w:rPrChange>
        </w:rPr>
      </w:pPr>
    </w:p>
    <w:p w14:paraId="62EB70BB" w14:textId="77777777" w:rsidR="00FE578E" w:rsidRPr="00082EA9" w:rsidRDefault="00FE578E" w:rsidP="00FE578E">
      <w:pPr>
        <w:pBdr>
          <w:bottom w:val="thinThickThinMediumGap" w:sz="18" w:space="1" w:color="auto"/>
        </w:pBdr>
        <w:rPr>
          <w:ins w:id="2525" w:author="Jianhui Jiang" w:date="2017-02-16T19:33:00Z"/>
          <w:rFonts w:ascii="Times New Roman" w:hAnsi="Times New Roman" w:cs="Times New Roman"/>
          <w:sz w:val="24"/>
          <w:szCs w:val="24"/>
          <w:rPrChange w:id="2526" w:author="Yijia Cheng" w:date="2017-03-21T11:10:00Z">
            <w:rPr>
              <w:ins w:id="2527" w:author="Jianhui Jiang" w:date="2017-02-16T19:33:00Z"/>
              <w:sz w:val="24"/>
              <w:szCs w:val="24"/>
            </w:rPr>
          </w:rPrChange>
        </w:rPr>
      </w:pPr>
      <w:ins w:id="2528" w:author="Jianhui Jiang" w:date="2017-02-16T19:33:00Z">
        <w:r w:rsidRPr="00082EA9">
          <w:rPr>
            <w:rFonts w:ascii="Times New Roman" w:hAnsi="Times New Roman" w:cs="Times New Roman"/>
            <w:sz w:val="24"/>
            <w:szCs w:val="24"/>
            <w:rPrChange w:id="2529" w:author="Yijia Cheng" w:date="2017-03-21T11:10:00Z">
              <w:rPr>
                <w:sz w:val="24"/>
                <w:szCs w:val="24"/>
              </w:rPr>
            </w:rPrChange>
          </w:rPr>
          <w:t>}</w:t>
        </w:r>
      </w:ins>
    </w:p>
    <w:p w14:paraId="7D50AC8B" w14:textId="77777777" w:rsidR="00FE578E" w:rsidRPr="00082EA9" w:rsidRDefault="00FE578E" w:rsidP="00FE578E">
      <w:pPr>
        <w:pBdr>
          <w:bottom w:val="thinThickThinMediumGap" w:sz="18" w:space="1" w:color="auto"/>
        </w:pBdr>
        <w:rPr>
          <w:ins w:id="2530" w:author="Jianhui Jiang" w:date="2017-02-16T19:33:00Z"/>
          <w:rFonts w:ascii="Times New Roman" w:hAnsi="Times New Roman" w:cs="Times New Roman"/>
          <w:sz w:val="24"/>
          <w:szCs w:val="24"/>
          <w:rPrChange w:id="2531" w:author="Yijia Cheng" w:date="2017-03-21T11:10:00Z">
            <w:rPr>
              <w:ins w:id="2532" w:author="Jianhui Jiang" w:date="2017-02-16T19:33:00Z"/>
              <w:sz w:val="24"/>
              <w:szCs w:val="24"/>
            </w:rPr>
          </w:rPrChange>
        </w:rPr>
      </w:pPr>
    </w:p>
    <w:p w14:paraId="1AF83EF1" w14:textId="77777777" w:rsidR="00FE578E" w:rsidRPr="00082EA9" w:rsidRDefault="00FE578E" w:rsidP="00FE578E">
      <w:pPr>
        <w:pBdr>
          <w:bottom w:val="thinThickThinMediumGap" w:sz="18" w:space="1" w:color="auto"/>
        </w:pBdr>
        <w:rPr>
          <w:ins w:id="2533" w:author="Jianhui Jiang" w:date="2017-02-16T19:33:00Z"/>
          <w:rFonts w:ascii="Times New Roman" w:hAnsi="Times New Roman" w:cs="Times New Roman"/>
          <w:sz w:val="24"/>
          <w:szCs w:val="24"/>
          <w:rPrChange w:id="2534" w:author="Yijia Cheng" w:date="2017-03-21T11:10:00Z">
            <w:rPr>
              <w:ins w:id="2535" w:author="Jianhui Jiang" w:date="2017-02-16T19:33:00Z"/>
              <w:sz w:val="24"/>
              <w:szCs w:val="24"/>
            </w:rPr>
          </w:rPrChange>
        </w:rPr>
      </w:pPr>
      <w:ins w:id="2536" w:author="Jianhui Jiang" w:date="2017-02-16T19:33:00Z">
        <w:r w:rsidRPr="00082EA9">
          <w:rPr>
            <w:rFonts w:ascii="Times New Roman" w:hAnsi="Times New Roman" w:cs="Times New Roman"/>
            <w:sz w:val="24"/>
            <w:szCs w:val="24"/>
            <w:rPrChange w:id="2537" w:author="Yijia Cheng" w:date="2017-03-21T11:10:00Z">
              <w:rPr>
                <w:sz w:val="24"/>
                <w:szCs w:val="24"/>
              </w:rPr>
            </w:rPrChange>
          </w:rPr>
          <w:t>@font-face{</w:t>
        </w:r>
      </w:ins>
    </w:p>
    <w:p w14:paraId="40937380" w14:textId="77777777" w:rsidR="00FE578E" w:rsidRPr="00082EA9" w:rsidRDefault="00FE578E" w:rsidP="00FE578E">
      <w:pPr>
        <w:pBdr>
          <w:bottom w:val="thinThickThinMediumGap" w:sz="18" w:space="1" w:color="auto"/>
        </w:pBdr>
        <w:rPr>
          <w:ins w:id="2538" w:author="Jianhui Jiang" w:date="2017-02-16T19:33:00Z"/>
          <w:rFonts w:ascii="Times New Roman" w:hAnsi="Times New Roman" w:cs="Times New Roman"/>
          <w:sz w:val="24"/>
          <w:szCs w:val="24"/>
          <w:rPrChange w:id="2539" w:author="Yijia Cheng" w:date="2017-03-21T11:10:00Z">
            <w:rPr>
              <w:ins w:id="2540" w:author="Jianhui Jiang" w:date="2017-02-16T19:33:00Z"/>
              <w:sz w:val="24"/>
              <w:szCs w:val="24"/>
            </w:rPr>
          </w:rPrChange>
        </w:rPr>
      </w:pPr>
      <w:ins w:id="2541" w:author="Jianhui Jiang" w:date="2017-02-16T19:33:00Z">
        <w:r w:rsidRPr="00082EA9">
          <w:rPr>
            <w:rFonts w:ascii="Times New Roman" w:hAnsi="Times New Roman" w:cs="Times New Roman"/>
            <w:sz w:val="24"/>
            <w:szCs w:val="24"/>
            <w:rPrChange w:id="2542" w:author="Yijia Cheng" w:date="2017-03-21T11:10:00Z">
              <w:rPr>
                <w:sz w:val="24"/>
                <w:szCs w:val="24"/>
              </w:rPr>
            </w:rPrChange>
          </w:rPr>
          <w:tab/>
          <w:t>font-family: mySecondFont;</w:t>
        </w:r>
      </w:ins>
    </w:p>
    <w:p w14:paraId="73C2C811" w14:textId="77777777" w:rsidR="00FE578E" w:rsidRPr="00082EA9" w:rsidRDefault="00FE578E" w:rsidP="00FE578E">
      <w:pPr>
        <w:pBdr>
          <w:bottom w:val="thinThickThinMediumGap" w:sz="18" w:space="1" w:color="auto"/>
        </w:pBdr>
        <w:rPr>
          <w:ins w:id="2543" w:author="Jianhui Jiang" w:date="2017-02-16T19:33:00Z"/>
          <w:rFonts w:ascii="Times New Roman" w:hAnsi="Times New Roman" w:cs="Times New Roman"/>
          <w:sz w:val="24"/>
          <w:szCs w:val="24"/>
          <w:rPrChange w:id="2544" w:author="Yijia Cheng" w:date="2017-03-21T11:10:00Z">
            <w:rPr>
              <w:ins w:id="2545" w:author="Jianhui Jiang" w:date="2017-02-16T19:33:00Z"/>
              <w:sz w:val="24"/>
              <w:szCs w:val="24"/>
            </w:rPr>
          </w:rPrChange>
        </w:rPr>
      </w:pPr>
      <w:ins w:id="2546" w:author="Jianhui Jiang" w:date="2017-02-16T19:33:00Z">
        <w:r w:rsidRPr="00082EA9">
          <w:rPr>
            <w:rFonts w:ascii="Times New Roman" w:hAnsi="Times New Roman" w:cs="Times New Roman"/>
            <w:sz w:val="24"/>
            <w:szCs w:val="24"/>
            <w:rPrChange w:id="2547" w:author="Yijia Cheng" w:date="2017-03-21T11:10:00Z">
              <w:rPr>
                <w:sz w:val="24"/>
                <w:szCs w:val="24"/>
              </w:rPr>
            </w:rPrChange>
          </w:rPr>
          <w:tab/>
          <w:t>src: url(Attackofthecucumbers.ttf);</w:t>
        </w:r>
      </w:ins>
    </w:p>
    <w:p w14:paraId="12823AD3" w14:textId="77777777" w:rsidR="00FE578E" w:rsidRPr="00082EA9" w:rsidRDefault="00FE578E" w:rsidP="00FE578E">
      <w:pPr>
        <w:pBdr>
          <w:bottom w:val="thinThickThinMediumGap" w:sz="18" w:space="1" w:color="auto"/>
        </w:pBdr>
        <w:rPr>
          <w:ins w:id="2548" w:author="Jianhui Jiang" w:date="2017-02-16T19:33:00Z"/>
          <w:rFonts w:ascii="Times New Roman" w:hAnsi="Times New Roman" w:cs="Times New Roman"/>
          <w:sz w:val="24"/>
          <w:szCs w:val="24"/>
          <w:rPrChange w:id="2549" w:author="Yijia Cheng" w:date="2017-03-21T11:10:00Z">
            <w:rPr>
              <w:ins w:id="2550" w:author="Jianhui Jiang" w:date="2017-02-16T19:33:00Z"/>
              <w:sz w:val="24"/>
              <w:szCs w:val="24"/>
            </w:rPr>
          </w:rPrChange>
        </w:rPr>
      </w:pPr>
    </w:p>
    <w:p w14:paraId="291773DD" w14:textId="77777777" w:rsidR="00FE578E" w:rsidRPr="00082EA9" w:rsidRDefault="00FE578E" w:rsidP="00FE578E">
      <w:pPr>
        <w:pBdr>
          <w:bottom w:val="thinThickThinMediumGap" w:sz="18" w:space="1" w:color="auto"/>
        </w:pBdr>
        <w:rPr>
          <w:ins w:id="2551" w:author="Jianhui Jiang" w:date="2017-02-16T19:33:00Z"/>
          <w:rFonts w:ascii="Times New Roman" w:hAnsi="Times New Roman" w:cs="Times New Roman"/>
          <w:sz w:val="24"/>
          <w:szCs w:val="24"/>
          <w:rPrChange w:id="2552" w:author="Yijia Cheng" w:date="2017-03-21T11:10:00Z">
            <w:rPr>
              <w:ins w:id="2553" w:author="Jianhui Jiang" w:date="2017-02-16T19:33:00Z"/>
              <w:sz w:val="24"/>
              <w:szCs w:val="24"/>
            </w:rPr>
          </w:rPrChange>
        </w:rPr>
      </w:pPr>
      <w:ins w:id="2554" w:author="Jianhui Jiang" w:date="2017-02-16T19:33:00Z">
        <w:r w:rsidRPr="00082EA9">
          <w:rPr>
            <w:rFonts w:ascii="Times New Roman" w:hAnsi="Times New Roman" w:cs="Times New Roman"/>
            <w:sz w:val="24"/>
            <w:szCs w:val="24"/>
            <w:rPrChange w:id="2555" w:author="Yijia Cheng" w:date="2017-03-21T11:10:00Z">
              <w:rPr>
                <w:sz w:val="24"/>
                <w:szCs w:val="24"/>
              </w:rPr>
            </w:rPrChange>
          </w:rPr>
          <w:t>}</w:t>
        </w:r>
      </w:ins>
    </w:p>
    <w:p w14:paraId="03C4BC81" w14:textId="77777777" w:rsidR="00FE578E" w:rsidRPr="00082EA9" w:rsidRDefault="00FE578E" w:rsidP="00FE578E">
      <w:pPr>
        <w:pBdr>
          <w:bottom w:val="thinThickThinMediumGap" w:sz="18" w:space="1" w:color="auto"/>
        </w:pBdr>
        <w:rPr>
          <w:ins w:id="2556" w:author="Jianhui Jiang" w:date="2017-02-16T19:33:00Z"/>
          <w:rFonts w:ascii="Times New Roman" w:hAnsi="Times New Roman" w:cs="Times New Roman"/>
          <w:sz w:val="24"/>
          <w:szCs w:val="24"/>
          <w:rPrChange w:id="2557" w:author="Yijia Cheng" w:date="2017-03-21T11:10:00Z">
            <w:rPr>
              <w:ins w:id="2558" w:author="Jianhui Jiang" w:date="2017-02-16T19:33:00Z"/>
              <w:sz w:val="24"/>
              <w:szCs w:val="24"/>
            </w:rPr>
          </w:rPrChange>
        </w:rPr>
      </w:pPr>
    </w:p>
    <w:p w14:paraId="2D8064D3" w14:textId="77777777" w:rsidR="00FE578E" w:rsidRPr="00082EA9" w:rsidRDefault="00FE578E" w:rsidP="00FE578E">
      <w:pPr>
        <w:pBdr>
          <w:bottom w:val="thinThickThinMediumGap" w:sz="18" w:space="1" w:color="auto"/>
        </w:pBdr>
        <w:rPr>
          <w:ins w:id="2559" w:author="Jianhui Jiang" w:date="2017-02-16T19:33:00Z"/>
          <w:rFonts w:ascii="Times New Roman" w:hAnsi="Times New Roman" w:cs="Times New Roman"/>
          <w:sz w:val="24"/>
          <w:szCs w:val="24"/>
          <w:rPrChange w:id="2560" w:author="Yijia Cheng" w:date="2017-03-21T11:10:00Z">
            <w:rPr>
              <w:ins w:id="2561" w:author="Jianhui Jiang" w:date="2017-02-16T19:33:00Z"/>
              <w:sz w:val="24"/>
              <w:szCs w:val="24"/>
            </w:rPr>
          </w:rPrChange>
        </w:rPr>
      </w:pPr>
    </w:p>
    <w:p w14:paraId="31A8C2D4" w14:textId="77777777" w:rsidR="00FE578E" w:rsidRPr="00082EA9" w:rsidRDefault="00FE578E" w:rsidP="00FE578E">
      <w:pPr>
        <w:pBdr>
          <w:bottom w:val="thinThickThinMediumGap" w:sz="18" w:space="1" w:color="auto"/>
        </w:pBdr>
        <w:rPr>
          <w:ins w:id="2562" w:author="Jianhui Jiang" w:date="2017-02-16T19:33:00Z"/>
          <w:rFonts w:ascii="Times New Roman" w:hAnsi="Times New Roman" w:cs="Times New Roman"/>
          <w:sz w:val="24"/>
          <w:szCs w:val="24"/>
          <w:rPrChange w:id="2563" w:author="Yijia Cheng" w:date="2017-03-21T11:10:00Z">
            <w:rPr>
              <w:ins w:id="2564" w:author="Jianhui Jiang" w:date="2017-02-16T19:33:00Z"/>
              <w:sz w:val="24"/>
              <w:szCs w:val="24"/>
            </w:rPr>
          </w:rPrChange>
        </w:rPr>
      </w:pPr>
      <w:ins w:id="2565" w:author="Jianhui Jiang" w:date="2017-02-16T19:33:00Z">
        <w:r w:rsidRPr="00082EA9">
          <w:rPr>
            <w:rFonts w:ascii="Times New Roman" w:hAnsi="Times New Roman" w:cs="Times New Roman"/>
            <w:sz w:val="24"/>
            <w:szCs w:val="24"/>
            <w:rPrChange w:id="2566" w:author="Yijia Cheng" w:date="2017-03-21T11:10:00Z">
              <w:rPr>
                <w:sz w:val="24"/>
                <w:szCs w:val="24"/>
              </w:rPr>
            </w:rPrChange>
          </w:rPr>
          <w:t>h1{</w:t>
        </w:r>
      </w:ins>
    </w:p>
    <w:p w14:paraId="32470021" w14:textId="77777777" w:rsidR="00FE578E" w:rsidRPr="00082EA9" w:rsidRDefault="00FE578E" w:rsidP="00FE578E">
      <w:pPr>
        <w:pBdr>
          <w:bottom w:val="thinThickThinMediumGap" w:sz="18" w:space="1" w:color="auto"/>
        </w:pBdr>
        <w:rPr>
          <w:ins w:id="2567" w:author="Jianhui Jiang" w:date="2017-02-16T19:33:00Z"/>
          <w:rFonts w:ascii="Times New Roman" w:hAnsi="Times New Roman" w:cs="Times New Roman"/>
          <w:sz w:val="24"/>
          <w:szCs w:val="24"/>
          <w:rPrChange w:id="2568" w:author="Yijia Cheng" w:date="2017-03-21T11:10:00Z">
            <w:rPr>
              <w:ins w:id="2569" w:author="Jianhui Jiang" w:date="2017-02-16T19:33:00Z"/>
              <w:sz w:val="24"/>
              <w:szCs w:val="24"/>
            </w:rPr>
          </w:rPrChange>
        </w:rPr>
      </w:pPr>
      <w:ins w:id="2570" w:author="Jianhui Jiang" w:date="2017-02-16T19:33:00Z">
        <w:r w:rsidRPr="00082EA9">
          <w:rPr>
            <w:rFonts w:ascii="Times New Roman" w:hAnsi="Times New Roman" w:cs="Times New Roman"/>
            <w:sz w:val="24"/>
            <w:szCs w:val="24"/>
            <w:rPrChange w:id="2571" w:author="Yijia Cheng" w:date="2017-03-21T11:10:00Z">
              <w:rPr>
                <w:sz w:val="24"/>
                <w:szCs w:val="24"/>
              </w:rPr>
            </w:rPrChange>
          </w:rPr>
          <w:tab/>
          <w:t>font-family: myFirstFont;</w:t>
        </w:r>
      </w:ins>
    </w:p>
    <w:p w14:paraId="68DCC5E8" w14:textId="77777777" w:rsidR="00FE578E" w:rsidRPr="00082EA9" w:rsidRDefault="00FE578E" w:rsidP="00FE578E">
      <w:pPr>
        <w:pBdr>
          <w:bottom w:val="thinThickThinMediumGap" w:sz="18" w:space="1" w:color="auto"/>
        </w:pBdr>
        <w:rPr>
          <w:ins w:id="2572" w:author="Jianhui Jiang" w:date="2017-02-16T19:33:00Z"/>
          <w:rFonts w:ascii="Times New Roman" w:hAnsi="Times New Roman" w:cs="Times New Roman"/>
          <w:sz w:val="24"/>
          <w:szCs w:val="24"/>
          <w:rPrChange w:id="2573" w:author="Yijia Cheng" w:date="2017-03-21T11:10:00Z">
            <w:rPr>
              <w:ins w:id="2574" w:author="Jianhui Jiang" w:date="2017-02-16T19:33:00Z"/>
              <w:sz w:val="24"/>
              <w:szCs w:val="24"/>
            </w:rPr>
          </w:rPrChange>
        </w:rPr>
      </w:pPr>
      <w:ins w:id="2575" w:author="Jianhui Jiang" w:date="2017-02-16T19:33:00Z">
        <w:r w:rsidRPr="00082EA9">
          <w:rPr>
            <w:rFonts w:ascii="Times New Roman" w:hAnsi="Times New Roman" w:cs="Times New Roman"/>
            <w:sz w:val="24"/>
            <w:szCs w:val="24"/>
            <w:rPrChange w:id="2576" w:author="Yijia Cheng" w:date="2017-03-21T11:10:00Z">
              <w:rPr>
                <w:sz w:val="24"/>
                <w:szCs w:val="24"/>
              </w:rPr>
            </w:rPrChange>
          </w:rPr>
          <w:tab/>
          <w:t>font-size:xx-large;</w:t>
        </w:r>
      </w:ins>
    </w:p>
    <w:p w14:paraId="78A13FE7" w14:textId="77777777" w:rsidR="00FE578E" w:rsidRPr="00082EA9" w:rsidRDefault="00FE578E" w:rsidP="00FE578E">
      <w:pPr>
        <w:pBdr>
          <w:bottom w:val="thinThickThinMediumGap" w:sz="18" w:space="1" w:color="auto"/>
        </w:pBdr>
        <w:rPr>
          <w:ins w:id="2577" w:author="Jianhui Jiang" w:date="2017-02-16T19:33:00Z"/>
          <w:rFonts w:ascii="Times New Roman" w:hAnsi="Times New Roman" w:cs="Times New Roman"/>
          <w:sz w:val="24"/>
          <w:szCs w:val="24"/>
          <w:rPrChange w:id="2578" w:author="Yijia Cheng" w:date="2017-03-21T11:10:00Z">
            <w:rPr>
              <w:ins w:id="2579" w:author="Jianhui Jiang" w:date="2017-02-16T19:33:00Z"/>
              <w:sz w:val="24"/>
              <w:szCs w:val="24"/>
            </w:rPr>
          </w:rPrChange>
        </w:rPr>
      </w:pPr>
      <w:ins w:id="2580" w:author="Jianhui Jiang" w:date="2017-02-16T19:33:00Z">
        <w:r w:rsidRPr="00082EA9">
          <w:rPr>
            <w:rFonts w:ascii="Times New Roman" w:hAnsi="Times New Roman" w:cs="Times New Roman"/>
            <w:sz w:val="24"/>
            <w:szCs w:val="24"/>
            <w:rPrChange w:id="2581" w:author="Yijia Cheng" w:date="2017-03-21T11:10:00Z">
              <w:rPr>
                <w:sz w:val="24"/>
                <w:szCs w:val="24"/>
              </w:rPr>
            </w:rPrChange>
          </w:rPr>
          <w:tab/>
          <w:t>text-align:left;</w:t>
        </w:r>
      </w:ins>
    </w:p>
    <w:p w14:paraId="5D1D6CF7" w14:textId="77777777" w:rsidR="00FE578E" w:rsidRPr="00082EA9" w:rsidRDefault="00FE578E" w:rsidP="00FE578E">
      <w:pPr>
        <w:pBdr>
          <w:bottom w:val="thinThickThinMediumGap" w:sz="18" w:space="1" w:color="auto"/>
        </w:pBdr>
        <w:rPr>
          <w:ins w:id="2582" w:author="Jianhui Jiang" w:date="2017-02-16T19:33:00Z"/>
          <w:rFonts w:ascii="Times New Roman" w:hAnsi="Times New Roman" w:cs="Times New Roman"/>
          <w:sz w:val="24"/>
          <w:szCs w:val="24"/>
          <w:rPrChange w:id="2583" w:author="Yijia Cheng" w:date="2017-03-21T11:10:00Z">
            <w:rPr>
              <w:ins w:id="2584" w:author="Jianhui Jiang" w:date="2017-02-16T19:33:00Z"/>
              <w:sz w:val="24"/>
              <w:szCs w:val="24"/>
            </w:rPr>
          </w:rPrChange>
        </w:rPr>
      </w:pPr>
      <w:ins w:id="2585" w:author="Jianhui Jiang" w:date="2017-02-16T19:33:00Z">
        <w:r w:rsidRPr="00082EA9">
          <w:rPr>
            <w:rFonts w:ascii="Times New Roman" w:hAnsi="Times New Roman" w:cs="Times New Roman"/>
            <w:sz w:val="24"/>
            <w:szCs w:val="24"/>
            <w:rPrChange w:id="2586" w:author="Yijia Cheng" w:date="2017-03-21T11:10:00Z">
              <w:rPr>
                <w:sz w:val="24"/>
                <w:szCs w:val="24"/>
              </w:rPr>
            </w:rPrChange>
          </w:rPr>
          <w:t>}</w:t>
        </w:r>
      </w:ins>
    </w:p>
    <w:p w14:paraId="4CEA16DF" w14:textId="77777777" w:rsidR="00FE578E" w:rsidRPr="00082EA9" w:rsidRDefault="00FE578E" w:rsidP="00FE578E">
      <w:pPr>
        <w:pBdr>
          <w:bottom w:val="thinThickThinMediumGap" w:sz="18" w:space="1" w:color="auto"/>
        </w:pBdr>
        <w:rPr>
          <w:ins w:id="2587" w:author="Jianhui Jiang" w:date="2017-02-16T19:33:00Z"/>
          <w:rFonts w:ascii="Times New Roman" w:hAnsi="Times New Roman" w:cs="Times New Roman"/>
          <w:sz w:val="24"/>
          <w:szCs w:val="24"/>
          <w:rPrChange w:id="2588" w:author="Yijia Cheng" w:date="2017-03-21T11:10:00Z">
            <w:rPr>
              <w:ins w:id="2589" w:author="Jianhui Jiang" w:date="2017-02-16T19:33:00Z"/>
              <w:sz w:val="24"/>
              <w:szCs w:val="24"/>
            </w:rPr>
          </w:rPrChange>
        </w:rPr>
      </w:pPr>
    </w:p>
    <w:p w14:paraId="4B7C4C5E" w14:textId="77777777" w:rsidR="00FE578E" w:rsidRPr="00082EA9" w:rsidRDefault="00FE578E" w:rsidP="00FE578E">
      <w:pPr>
        <w:pBdr>
          <w:bottom w:val="thinThickThinMediumGap" w:sz="18" w:space="1" w:color="auto"/>
        </w:pBdr>
        <w:rPr>
          <w:ins w:id="2590" w:author="Jianhui Jiang" w:date="2017-02-16T19:33:00Z"/>
          <w:rFonts w:ascii="Times New Roman" w:hAnsi="Times New Roman" w:cs="Times New Roman"/>
          <w:sz w:val="24"/>
          <w:szCs w:val="24"/>
          <w:rPrChange w:id="2591" w:author="Yijia Cheng" w:date="2017-03-21T11:10:00Z">
            <w:rPr>
              <w:ins w:id="2592" w:author="Jianhui Jiang" w:date="2017-02-16T19:33:00Z"/>
              <w:sz w:val="24"/>
              <w:szCs w:val="24"/>
            </w:rPr>
          </w:rPrChange>
        </w:rPr>
      </w:pPr>
      <w:ins w:id="2593" w:author="Jianhui Jiang" w:date="2017-02-16T19:33:00Z">
        <w:r w:rsidRPr="00082EA9">
          <w:rPr>
            <w:rFonts w:ascii="Times New Roman" w:hAnsi="Times New Roman" w:cs="Times New Roman"/>
            <w:sz w:val="24"/>
            <w:szCs w:val="24"/>
            <w:rPrChange w:id="2594" w:author="Yijia Cheng" w:date="2017-03-21T11:10:00Z">
              <w:rPr>
                <w:sz w:val="24"/>
                <w:szCs w:val="24"/>
              </w:rPr>
            </w:rPrChange>
          </w:rPr>
          <w:t>h2 {</w:t>
        </w:r>
      </w:ins>
    </w:p>
    <w:p w14:paraId="7A8A8671" w14:textId="77777777" w:rsidR="00FE578E" w:rsidRPr="00082EA9" w:rsidRDefault="00FE578E" w:rsidP="00FE578E">
      <w:pPr>
        <w:pBdr>
          <w:bottom w:val="thinThickThinMediumGap" w:sz="18" w:space="1" w:color="auto"/>
        </w:pBdr>
        <w:rPr>
          <w:ins w:id="2595" w:author="Jianhui Jiang" w:date="2017-02-16T19:33:00Z"/>
          <w:rFonts w:ascii="Times New Roman" w:hAnsi="Times New Roman" w:cs="Times New Roman"/>
          <w:sz w:val="24"/>
          <w:szCs w:val="24"/>
          <w:rPrChange w:id="2596" w:author="Yijia Cheng" w:date="2017-03-21T11:10:00Z">
            <w:rPr>
              <w:ins w:id="2597" w:author="Jianhui Jiang" w:date="2017-02-16T19:33:00Z"/>
              <w:sz w:val="24"/>
              <w:szCs w:val="24"/>
            </w:rPr>
          </w:rPrChange>
        </w:rPr>
      </w:pPr>
      <w:ins w:id="2598" w:author="Jianhui Jiang" w:date="2017-02-16T19:33:00Z">
        <w:r w:rsidRPr="00082EA9">
          <w:rPr>
            <w:rFonts w:ascii="Times New Roman" w:hAnsi="Times New Roman" w:cs="Times New Roman"/>
            <w:sz w:val="24"/>
            <w:szCs w:val="24"/>
            <w:rPrChange w:id="2599" w:author="Yijia Cheng" w:date="2017-03-21T11:10:00Z">
              <w:rPr>
                <w:sz w:val="24"/>
                <w:szCs w:val="24"/>
              </w:rPr>
            </w:rPrChange>
          </w:rPr>
          <w:tab/>
          <w:t>font-family: mySecondFont;</w:t>
        </w:r>
      </w:ins>
    </w:p>
    <w:p w14:paraId="2F548427" w14:textId="77777777" w:rsidR="00FE578E" w:rsidRPr="00082EA9" w:rsidRDefault="00FE578E" w:rsidP="00FE578E">
      <w:pPr>
        <w:pBdr>
          <w:bottom w:val="thinThickThinMediumGap" w:sz="18" w:space="1" w:color="auto"/>
        </w:pBdr>
        <w:rPr>
          <w:ins w:id="2600" w:author="Jianhui Jiang" w:date="2017-02-16T19:33:00Z"/>
          <w:rFonts w:ascii="Times New Roman" w:hAnsi="Times New Roman" w:cs="Times New Roman"/>
          <w:sz w:val="24"/>
          <w:szCs w:val="24"/>
          <w:rPrChange w:id="2601" w:author="Yijia Cheng" w:date="2017-03-21T11:10:00Z">
            <w:rPr>
              <w:ins w:id="2602" w:author="Jianhui Jiang" w:date="2017-02-16T19:33:00Z"/>
              <w:sz w:val="24"/>
              <w:szCs w:val="24"/>
            </w:rPr>
          </w:rPrChange>
        </w:rPr>
      </w:pPr>
      <w:ins w:id="2603" w:author="Jianhui Jiang" w:date="2017-02-16T19:33:00Z">
        <w:r w:rsidRPr="00082EA9">
          <w:rPr>
            <w:rFonts w:ascii="Times New Roman" w:hAnsi="Times New Roman" w:cs="Times New Roman"/>
            <w:sz w:val="24"/>
            <w:szCs w:val="24"/>
            <w:rPrChange w:id="2604" w:author="Yijia Cheng" w:date="2017-03-21T11:10:00Z">
              <w:rPr>
                <w:sz w:val="24"/>
                <w:szCs w:val="24"/>
              </w:rPr>
            </w:rPrChange>
          </w:rPr>
          <w:lastRenderedPageBreak/>
          <w:tab/>
          <w:t>font-size:x-large;</w:t>
        </w:r>
      </w:ins>
    </w:p>
    <w:p w14:paraId="585EA39C" w14:textId="77777777" w:rsidR="00FE578E" w:rsidRPr="00082EA9" w:rsidRDefault="00FE578E" w:rsidP="00FE578E">
      <w:pPr>
        <w:pBdr>
          <w:bottom w:val="thinThickThinMediumGap" w:sz="18" w:space="1" w:color="auto"/>
        </w:pBdr>
        <w:rPr>
          <w:ins w:id="2605" w:author="Jianhui Jiang" w:date="2017-02-16T19:33:00Z"/>
          <w:rFonts w:ascii="Times New Roman" w:hAnsi="Times New Roman" w:cs="Times New Roman"/>
          <w:sz w:val="24"/>
          <w:szCs w:val="24"/>
          <w:rPrChange w:id="2606" w:author="Yijia Cheng" w:date="2017-03-21T11:10:00Z">
            <w:rPr>
              <w:ins w:id="2607" w:author="Jianhui Jiang" w:date="2017-02-16T19:33:00Z"/>
              <w:sz w:val="24"/>
              <w:szCs w:val="24"/>
            </w:rPr>
          </w:rPrChange>
        </w:rPr>
      </w:pPr>
      <w:ins w:id="2608" w:author="Jianhui Jiang" w:date="2017-02-16T19:33:00Z">
        <w:r w:rsidRPr="00082EA9">
          <w:rPr>
            <w:rFonts w:ascii="Times New Roman" w:hAnsi="Times New Roman" w:cs="Times New Roman"/>
            <w:sz w:val="24"/>
            <w:szCs w:val="24"/>
            <w:rPrChange w:id="2609" w:author="Yijia Cheng" w:date="2017-03-21T11:10:00Z">
              <w:rPr>
                <w:sz w:val="24"/>
                <w:szCs w:val="24"/>
              </w:rPr>
            </w:rPrChange>
          </w:rPr>
          <w:tab/>
          <w:t>text-align:left;</w:t>
        </w:r>
      </w:ins>
    </w:p>
    <w:p w14:paraId="41B77089" w14:textId="77777777" w:rsidR="00FE578E" w:rsidRPr="00082EA9" w:rsidRDefault="00FE578E" w:rsidP="00FE578E">
      <w:pPr>
        <w:pBdr>
          <w:bottom w:val="thinThickThinMediumGap" w:sz="18" w:space="1" w:color="auto"/>
        </w:pBdr>
        <w:rPr>
          <w:ins w:id="2610" w:author="Jianhui Jiang" w:date="2017-02-16T19:33:00Z"/>
          <w:rFonts w:ascii="Times New Roman" w:hAnsi="Times New Roman" w:cs="Times New Roman"/>
          <w:sz w:val="24"/>
          <w:szCs w:val="24"/>
          <w:rPrChange w:id="2611" w:author="Yijia Cheng" w:date="2017-03-21T11:10:00Z">
            <w:rPr>
              <w:ins w:id="2612" w:author="Jianhui Jiang" w:date="2017-02-16T19:33:00Z"/>
              <w:sz w:val="24"/>
              <w:szCs w:val="24"/>
            </w:rPr>
          </w:rPrChange>
        </w:rPr>
      </w:pPr>
      <w:ins w:id="2613" w:author="Jianhui Jiang" w:date="2017-02-16T19:33:00Z">
        <w:r w:rsidRPr="00082EA9">
          <w:rPr>
            <w:rFonts w:ascii="Times New Roman" w:hAnsi="Times New Roman" w:cs="Times New Roman"/>
            <w:sz w:val="24"/>
            <w:szCs w:val="24"/>
            <w:rPrChange w:id="2614" w:author="Yijia Cheng" w:date="2017-03-21T11:10:00Z">
              <w:rPr>
                <w:sz w:val="24"/>
                <w:szCs w:val="24"/>
              </w:rPr>
            </w:rPrChange>
          </w:rPr>
          <w:t>}</w:t>
        </w:r>
      </w:ins>
    </w:p>
    <w:p w14:paraId="356521F2" w14:textId="77777777" w:rsidR="00FE578E" w:rsidRPr="00082EA9" w:rsidRDefault="00FE578E" w:rsidP="00FE578E">
      <w:pPr>
        <w:pBdr>
          <w:bottom w:val="thinThickThinMediumGap" w:sz="18" w:space="1" w:color="auto"/>
        </w:pBdr>
        <w:rPr>
          <w:ins w:id="2615" w:author="Jianhui Jiang" w:date="2017-02-16T19:33:00Z"/>
          <w:rFonts w:ascii="Times New Roman" w:hAnsi="Times New Roman" w:cs="Times New Roman"/>
          <w:sz w:val="24"/>
          <w:szCs w:val="24"/>
          <w:rPrChange w:id="2616" w:author="Yijia Cheng" w:date="2017-03-21T11:10:00Z">
            <w:rPr>
              <w:ins w:id="2617" w:author="Jianhui Jiang" w:date="2017-02-16T19:33:00Z"/>
              <w:sz w:val="24"/>
              <w:szCs w:val="24"/>
            </w:rPr>
          </w:rPrChange>
        </w:rPr>
      </w:pPr>
    </w:p>
    <w:p w14:paraId="03D40328" w14:textId="77777777" w:rsidR="00FE578E" w:rsidRPr="00082EA9" w:rsidRDefault="00FE578E" w:rsidP="00FE578E">
      <w:pPr>
        <w:pBdr>
          <w:bottom w:val="thinThickThinMediumGap" w:sz="18" w:space="1" w:color="auto"/>
        </w:pBdr>
        <w:rPr>
          <w:ins w:id="2618" w:author="Jianhui Jiang" w:date="2017-02-16T19:33:00Z"/>
          <w:rFonts w:ascii="Times New Roman" w:hAnsi="Times New Roman" w:cs="Times New Roman"/>
          <w:sz w:val="24"/>
          <w:szCs w:val="24"/>
          <w:rPrChange w:id="2619" w:author="Yijia Cheng" w:date="2017-03-21T11:10:00Z">
            <w:rPr>
              <w:ins w:id="2620" w:author="Jianhui Jiang" w:date="2017-02-16T19:33:00Z"/>
              <w:sz w:val="24"/>
              <w:szCs w:val="24"/>
            </w:rPr>
          </w:rPrChange>
        </w:rPr>
      </w:pPr>
      <w:ins w:id="2621" w:author="Jianhui Jiang" w:date="2017-02-16T19:33:00Z">
        <w:r w:rsidRPr="00082EA9">
          <w:rPr>
            <w:rFonts w:ascii="Times New Roman" w:hAnsi="Times New Roman" w:cs="Times New Roman"/>
            <w:sz w:val="24"/>
            <w:szCs w:val="24"/>
            <w:rPrChange w:id="2622" w:author="Yijia Cheng" w:date="2017-03-21T11:10:00Z">
              <w:rPr>
                <w:sz w:val="24"/>
                <w:szCs w:val="24"/>
              </w:rPr>
            </w:rPrChange>
          </w:rPr>
          <w:t>h3 {</w:t>
        </w:r>
      </w:ins>
    </w:p>
    <w:p w14:paraId="7789B885" w14:textId="77777777" w:rsidR="00FE578E" w:rsidRPr="00082EA9" w:rsidRDefault="00FE578E" w:rsidP="00FE578E">
      <w:pPr>
        <w:pBdr>
          <w:bottom w:val="thinThickThinMediumGap" w:sz="18" w:space="1" w:color="auto"/>
        </w:pBdr>
        <w:rPr>
          <w:ins w:id="2623" w:author="Jianhui Jiang" w:date="2017-02-16T19:33:00Z"/>
          <w:rFonts w:ascii="Times New Roman" w:hAnsi="Times New Roman" w:cs="Times New Roman"/>
          <w:sz w:val="24"/>
          <w:szCs w:val="24"/>
          <w:rPrChange w:id="2624" w:author="Yijia Cheng" w:date="2017-03-21T11:10:00Z">
            <w:rPr>
              <w:ins w:id="2625" w:author="Jianhui Jiang" w:date="2017-02-16T19:33:00Z"/>
              <w:sz w:val="24"/>
              <w:szCs w:val="24"/>
            </w:rPr>
          </w:rPrChange>
        </w:rPr>
      </w:pPr>
      <w:ins w:id="2626" w:author="Jianhui Jiang" w:date="2017-02-16T19:33:00Z">
        <w:r w:rsidRPr="00082EA9">
          <w:rPr>
            <w:rFonts w:ascii="Times New Roman" w:hAnsi="Times New Roman" w:cs="Times New Roman"/>
            <w:sz w:val="24"/>
            <w:szCs w:val="24"/>
            <w:rPrChange w:id="2627" w:author="Yijia Cheng" w:date="2017-03-21T11:10:00Z">
              <w:rPr>
                <w:sz w:val="24"/>
                <w:szCs w:val="24"/>
              </w:rPr>
            </w:rPrChange>
          </w:rPr>
          <w:tab/>
          <w:t>font-family: mySecondFont;</w:t>
        </w:r>
      </w:ins>
    </w:p>
    <w:p w14:paraId="7978BFD9" w14:textId="77777777" w:rsidR="00FE578E" w:rsidRPr="00082EA9" w:rsidRDefault="00FE578E" w:rsidP="00FE578E">
      <w:pPr>
        <w:pBdr>
          <w:bottom w:val="thinThickThinMediumGap" w:sz="18" w:space="1" w:color="auto"/>
        </w:pBdr>
        <w:rPr>
          <w:ins w:id="2628" w:author="Jianhui Jiang" w:date="2017-02-16T19:33:00Z"/>
          <w:rFonts w:ascii="Times New Roman" w:hAnsi="Times New Roman" w:cs="Times New Roman"/>
          <w:sz w:val="24"/>
          <w:szCs w:val="24"/>
          <w:rPrChange w:id="2629" w:author="Yijia Cheng" w:date="2017-03-21T11:10:00Z">
            <w:rPr>
              <w:ins w:id="2630" w:author="Jianhui Jiang" w:date="2017-02-16T19:33:00Z"/>
              <w:sz w:val="24"/>
              <w:szCs w:val="24"/>
            </w:rPr>
          </w:rPrChange>
        </w:rPr>
      </w:pPr>
      <w:ins w:id="2631" w:author="Jianhui Jiang" w:date="2017-02-16T19:33:00Z">
        <w:r w:rsidRPr="00082EA9">
          <w:rPr>
            <w:rFonts w:ascii="Times New Roman" w:hAnsi="Times New Roman" w:cs="Times New Roman"/>
            <w:sz w:val="24"/>
            <w:szCs w:val="24"/>
            <w:rPrChange w:id="2632" w:author="Yijia Cheng" w:date="2017-03-21T11:10:00Z">
              <w:rPr>
                <w:sz w:val="24"/>
                <w:szCs w:val="24"/>
              </w:rPr>
            </w:rPrChange>
          </w:rPr>
          <w:tab/>
          <w:t>font-size:x-large;</w:t>
        </w:r>
      </w:ins>
    </w:p>
    <w:p w14:paraId="2864D9A6" w14:textId="77777777" w:rsidR="00FE578E" w:rsidRPr="00082EA9" w:rsidRDefault="00FE578E" w:rsidP="00FE578E">
      <w:pPr>
        <w:pBdr>
          <w:bottom w:val="thinThickThinMediumGap" w:sz="18" w:space="1" w:color="auto"/>
        </w:pBdr>
        <w:rPr>
          <w:ins w:id="2633" w:author="Jianhui Jiang" w:date="2017-02-16T19:33:00Z"/>
          <w:rFonts w:ascii="Times New Roman" w:hAnsi="Times New Roman" w:cs="Times New Roman"/>
          <w:sz w:val="24"/>
          <w:szCs w:val="24"/>
          <w:rPrChange w:id="2634" w:author="Yijia Cheng" w:date="2017-03-21T11:10:00Z">
            <w:rPr>
              <w:ins w:id="2635" w:author="Jianhui Jiang" w:date="2017-02-16T19:33:00Z"/>
              <w:sz w:val="24"/>
              <w:szCs w:val="24"/>
            </w:rPr>
          </w:rPrChange>
        </w:rPr>
      </w:pPr>
      <w:ins w:id="2636" w:author="Jianhui Jiang" w:date="2017-02-16T19:33:00Z">
        <w:r w:rsidRPr="00082EA9">
          <w:rPr>
            <w:rFonts w:ascii="Times New Roman" w:hAnsi="Times New Roman" w:cs="Times New Roman"/>
            <w:sz w:val="24"/>
            <w:szCs w:val="24"/>
            <w:rPrChange w:id="2637" w:author="Yijia Cheng" w:date="2017-03-21T11:10:00Z">
              <w:rPr>
                <w:sz w:val="24"/>
                <w:szCs w:val="24"/>
              </w:rPr>
            </w:rPrChange>
          </w:rPr>
          <w:t>text-align:left;</w:t>
        </w:r>
      </w:ins>
    </w:p>
    <w:p w14:paraId="3FFE8BD9" w14:textId="77777777" w:rsidR="00FE578E" w:rsidRPr="00082EA9" w:rsidRDefault="00FE578E" w:rsidP="00FE578E">
      <w:pPr>
        <w:pBdr>
          <w:bottom w:val="thinThickThinMediumGap" w:sz="18" w:space="1" w:color="auto"/>
        </w:pBdr>
        <w:rPr>
          <w:ins w:id="2638" w:author="Jianhui Jiang" w:date="2017-02-16T19:33:00Z"/>
          <w:rFonts w:ascii="Times New Roman" w:hAnsi="Times New Roman" w:cs="Times New Roman"/>
          <w:sz w:val="24"/>
          <w:szCs w:val="24"/>
          <w:rPrChange w:id="2639" w:author="Yijia Cheng" w:date="2017-03-21T11:10:00Z">
            <w:rPr>
              <w:ins w:id="2640" w:author="Jianhui Jiang" w:date="2017-02-16T19:33:00Z"/>
              <w:sz w:val="24"/>
              <w:szCs w:val="24"/>
            </w:rPr>
          </w:rPrChange>
        </w:rPr>
      </w:pPr>
      <w:ins w:id="2641" w:author="Jianhui Jiang" w:date="2017-02-16T19:33:00Z">
        <w:r w:rsidRPr="00082EA9">
          <w:rPr>
            <w:rFonts w:ascii="Times New Roman" w:hAnsi="Times New Roman" w:cs="Times New Roman"/>
            <w:sz w:val="24"/>
            <w:szCs w:val="24"/>
            <w:rPrChange w:id="2642" w:author="Yijia Cheng" w:date="2017-03-21T11:10:00Z">
              <w:rPr>
                <w:sz w:val="24"/>
                <w:szCs w:val="24"/>
              </w:rPr>
            </w:rPrChange>
          </w:rPr>
          <w:t>}</w:t>
        </w:r>
      </w:ins>
    </w:p>
    <w:p w14:paraId="2347D5CE" w14:textId="77777777" w:rsidR="00FE578E" w:rsidRPr="00082EA9" w:rsidRDefault="00FE578E" w:rsidP="00FE578E">
      <w:pPr>
        <w:pBdr>
          <w:bottom w:val="thinThickThinMediumGap" w:sz="18" w:space="1" w:color="auto"/>
        </w:pBdr>
        <w:rPr>
          <w:ins w:id="2643" w:author="Jianhui Jiang" w:date="2017-02-16T19:33:00Z"/>
          <w:rFonts w:ascii="Times New Roman" w:hAnsi="Times New Roman" w:cs="Times New Roman"/>
          <w:sz w:val="24"/>
          <w:szCs w:val="24"/>
          <w:rPrChange w:id="2644" w:author="Yijia Cheng" w:date="2017-03-21T11:10:00Z">
            <w:rPr>
              <w:ins w:id="2645" w:author="Jianhui Jiang" w:date="2017-02-16T19:33:00Z"/>
              <w:sz w:val="24"/>
              <w:szCs w:val="24"/>
            </w:rPr>
          </w:rPrChange>
        </w:rPr>
      </w:pPr>
    </w:p>
    <w:p w14:paraId="15E20EBD" w14:textId="77777777" w:rsidR="00FE578E" w:rsidRPr="00082EA9" w:rsidRDefault="00FE578E" w:rsidP="00FE578E">
      <w:pPr>
        <w:pBdr>
          <w:bottom w:val="thinThickThinMediumGap" w:sz="18" w:space="1" w:color="auto"/>
        </w:pBdr>
        <w:rPr>
          <w:ins w:id="2646" w:author="Jianhui Jiang" w:date="2017-02-16T19:33:00Z"/>
          <w:rFonts w:ascii="Times New Roman" w:hAnsi="Times New Roman" w:cs="Times New Roman"/>
          <w:sz w:val="24"/>
          <w:szCs w:val="24"/>
          <w:rPrChange w:id="2647" w:author="Yijia Cheng" w:date="2017-03-21T11:10:00Z">
            <w:rPr>
              <w:ins w:id="2648" w:author="Jianhui Jiang" w:date="2017-02-16T19:33:00Z"/>
              <w:sz w:val="24"/>
              <w:szCs w:val="24"/>
            </w:rPr>
          </w:rPrChange>
        </w:rPr>
      </w:pPr>
    </w:p>
    <w:p w14:paraId="1C5C2667" w14:textId="77777777" w:rsidR="00FE578E" w:rsidRPr="00082EA9" w:rsidRDefault="00FE578E" w:rsidP="00FE578E">
      <w:pPr>
        <w:pBdr>
          <w:bottom w:val="thinThickThinMediumGap" w:sz="18" w:space="1" w:color="auto"/>
        </w:pBdr>
        <w:rPr>
          <w:ins w:id="2649" w:author="Jianhui Jiang" w:date="2017-02-16T19:33:00Z"/>
          <w:rFonts w:ascii="Times New Roman" w:hAnsi="Times New Roman" w:cs="Times New Roman"/>
          <w:sz w:val="24"/>
          <w:szCs w:val="24"/>
          <w:rPrChange w:id="2650" w:author="Yijia Cheng" w:date="2017-03-21T11:10:00Z">
            <w:rPr>
              <w:ins w:id="2651" w:author="Jianhui Jiang" w:date="2017-02-16T19:33:00Z"/>
              <w:sz w:val="24"/>
              <w:szCs w:val="24"/>
            </w:rPr>
          </w:rPrChange>
        </w:rPr>
      </w:pPr>
      <w:ins w:id="2652" w:author="Jianhui Jiang" w:date="2017-02-16T19:33:00Z">
        <w:r w:rsidRPr="00082EA9">
          <w:rPr>
            <w:rFonts w:ascii="Times New Roman" w:hAnsi="Times New Roman" w:cs="Times New Roman"/>
            <w:sz w:val="24"/>
            <w:szCs w:val="24"/>
            <w:rPrChange w:id="2653" w:author="Yijia Cheng" w:date="2017-03-21T11:10:00Z">
              <w:rPr>
                <w:sz w:val="24"/>
                <w:szCs w:val="24"/>
              </w:rPr>
            </w:rPrChange>
          </w:rPr>
          <w:t>p {</w:t>
        </w:r>
      </w:ins>
    </w:p>
    <w:p w14:paraId="163A0AAC" w14:textId="77777777" w:rsidR="00FE578E" w:rsidRPr="00082EA9" w:rsidRDefault="00FE578E" w:rsidP="00FE578E">
      <w:pPr>
        <w:pBdr>
          <w:bottom w:val="thinThickThinMediumGap" w:sz="18" w:space="1" w:color="auto"/>
        </w:pBdr>
        <w:rPr>
          <w:ins w:id="2654" w:author="Jianhui Jiang" w:date="2017-02-16T19:33:00Z"/>
          <w:rFonts w:ascii="Times New Roman" w:hAnsi="Times New Roman" w:cs="Times New Roman"/>
          <w:sz w:val="24"/>
          <w:szCs w:val="24"/>
          <w:rPrChange w:id="2655" w:author="Yijia Cheng" w:date="2017-03-21T11:10:00Z">
            <w:rPr>
              <w:ins w:id="2656" w:author="Jianhui Jiang" w:date="2017-02-16T19:33:00Z"/>
              <w:sz w:val="24"/>
              <w:szCs w:val="24"/>
            </w:rPr>
          </w:rPrChange>
        </w:rPr>
      </w:pPr>
      <w:ins w:id="2657" w:author="Jianhui Jiang" w:date="2017-02-16T19:33:00Z">
        <w:r w:rsidRPr="00082EA9">
          <w:rPr>
            <w:rFonts w:ascii="Times New Roman" w:hAnsi="Times New Roman" w:cs="Times New Roman"/>
            <w:sz w:val="24"/>
            <w:szCs w:val="24"/>
            <w:rPrChange w:id="2658" w:author="Yijia Cheng" w:date="2017-03-21T11:10:00Z">
              <w:rPr>
                <w:sz w:val="24"/>
                <w:szCs w:val="24"/>
              </w:rPr>
            </w:rPrChange>
          </w:rPr>
          <w:tab/>
          <w:t>text-align:left;</w:t>
        </w:r>
      </w:ins>
    </w:p>
    <w:p w14:paraId="4BB82660" w14:textId="77777777" w:rsidR="00FE578E" w:rsidRPr="00082EA9" w:rsidRDefault="00FE578E" w:rsidP="00FE578E">
      <w:pPr>
        <w:pBdr>
          <w:bottom w:val="thinThickThinMediumGap" w:sz="18" w:space="1" w:color="auto"/>
        </w:pBdr>
        <w:rPr>
          <w:ins w:id="2659" w:author="Jianhui Jiang" w:date="2017-02-16T19:33:00Z"/>
          <w:rFonts w:ascii="Times New Roman" w:hAnsi="Times New Roman" w:cs="Times New Roman"/>
          <w:sz w:val="24"/>
          <w:szCs w:val="24"/>
          <w:rPrChange w:id="2660" w:author="Yijia Cheng" w:date="2017-03-21T11:10:00Z">
            <w:rPr>
              <w:ins w:id="2661" w:author="Jianhui Jiang" w:date="2017-02-16T19:33:00Z"/>
              <w:sz w:val="24"/>
              <w:szCs w:val="24"/>
            </w:rPr>
          </w:rPrChange>
        </w:rPr>
      </w:pPr>
      <w:ins w:id="2662" w:author="Jianhui Jiang" w:date="2017-02-16T19:33:00Z">
        <w:r w:rsidRPr="00082EA9">
          <w:rPr>
            <w:rFonts w:ascii="Times New Roman" w:hAnsi="Times New Roman" w:cs="Times New Roman"/>
            <w:sz w:val="24"/>
            <w:szCs w:val="24"/>
            <w:rPrChange w:id="2663" w:author="Yijia Cheng" w:date="2017-03-21T11:10:00Z">
              <w:rPr>
                <w:sz w:val="24"/>
                <w:szCs w:val="24"/>
              </w:rPr>
            </w:rPrChange>
          </w:rPr>
          <w:t>}</w:t>
        </w:r>
      </w:ins>
    </w:p>
    <w:p w14:paraId="72A50C0F" w14:textId="77777777" w:rsidR="00FE578E" w:rsidRPr="00082EA9" w:rsidRDefault="00FE578E" w:rsidP="00FE578E">
      <w:pPr>
        <w:pBdr>
          <w:bottom w:val="thinThickThinMediumGap" w:sz="18" w:space="1" w:color="auto"/>
        </w:pBdr>
        <w:rPr>
          <w:ins w:id="2664" w:author="Jianhui Jiang" w:date="2017-02-16T19:33:00Z"/>
          <w:rFonts w:ascii="Times New Roman" w:hAnsi="Times New Roman" w:cs="Times New Roman"/>
          <w:sz w:val="24"/>
          <w:szCs w:val="24"/>
          <w:rPrChange w:id="2665" w:author="Yijia Cheng" w:date="2017-03-21T11:10:00Z">
            <w:rPr>
              <w:ins w:id="2666" w:author="Jianhui Jiang" w:date="2017-02-16T19:33:00Z"/>
              <w:sz w:val="24"/>
              <w:szCs w:val="24"/>
            </w:rPr>
          </w:rPrChange>
        </w:rPr>
      </w:pPr>
    </w:p>
    <w:p w14:paraId="40CC9DD3" w14:textId="77777777" w:rsidR="00FE578E" w:rsidRPr="00082EA9" w:rsidRDefault="00FE578E" w:rsidP="00FE578E">
      <w:pPr>
        <w:pBdr>
          <w:bottom w:val="thinThickThinMediumGap" w:sz="18" w:space="1" w:color="auto"/>
        </w:pBdr>
        <w:rPr>
          <w:ins w:id="2667" w:author="Jianhui Jiang" w:date="2017-02-16T19:33:00Z"/>
          <w:rFonts w:ascii="Times New Roman" w:hAnsi="Times New Roman" w:cs="Times New Roman"/>
          <w:sz w:val="24"/>
          <w:szCs w:val="24"/>
          <w:rPrChange w:id="2668" w:author="Yijia Cheng" w:date="2017-03-21T11:10:00Z">
            <w:rPr>
              <w:ins w:id="2669" w:author="Jianhui Jiang" w:date="2017-02-16T19:33:00Z"/>
              <w:sz w:val="24"/>
              <w:szCs w:val="24"/>
            </w:rPr>
          </w:rPrChange>
        </w:rPr>
      </w:pPr>
    </w:p>
    <w:p w14:paraId="04CF8398" w14:textId="77777777" w:rsidR="00FE578E" w:rsidRPr="00082EA9" w:rsidRDefault="00FE578E" w:rsidP="00FE578E">
      <w:pPr>
        <w:pBdr>
          <w:bottom w:val="thinThickThinMediumGap" w:sz="18" w:space="1" w:color="auto"/>
        </w:pBdr>
        <w:rPr>
          <w:ins w:id="2670" w:author="Jianhui Jiang" w:date="2017-02-16T19:33:00Z"/>
          <w:rFonts w:ascii="Times New Roman" w:hAnsi="Times New Roman" w:cs="Times New Roman"/>
          <w:sz w:val="24"/>
          <w:szCs w:val="24"/>
          <w:rPrChange w:id="2671" w:author="Yijia Cheng" w:date="2017-03-21T11:10:00Z">
            <w:rPr>
              <w:ins w:id="2672" w:author="Jianhui Jiang" w:date="2017-02-16T19:33:00Z"/>
              <w:sz w:val="24"/>
              <w:szCs w:val="24"/>
            </w:rPr>
          </w:rPrChange>
        </w:rPr>
      </w:pPr>
    </w:p>
    <w:p w14:paraId="27F80CD3" w14:textId="77777777" w:rsidR="00FE578E" w:rsidRPr="00082EA9" w:rsidRDefault="00FE578E" w:rsidP="00FE578E">
      <w:pPr>
        <w:pBdr>
          <w:bottom w:val="thinThickThinMediumGap" w:sz="18" w:space="1" w:color="auto"/>
        </w:pBdr>
        <w:rPr>
          <w:ins w:id="2673" w:author="Jianhui Jiang" w:date="2017-02-16T19:33:00Z"/>
          <w:rFonts w:ascii="Times New Roman" w:hAnsi="Times New Roman" w:cs="Times New Roman"/>
          <w:sz w:val="24"/>
          <w:szCs w:val="24"/>
          <w:rPrChange w:id="2674" w:author="Yijia Cheng" w:date="2017-03-21T11:10:00Z">
            <w:rPr>
              <w:ins w:id="2675" w:author="Jianhui Jiang" w:date="2017-02-16T19:33:00Z"/>
              <w:sz w:val="24"/>
              <w:szCs w:val="24"/>
            </w:rPr>
          </w:rPrChange>
        </w:rPr>
      </w:pPr>
      <w:ins w:id="2676" w:author="Jianhui Jiang" w:date="2017-02-16T19:33:00Z">
        <w:r w:rsidRPr="00082EA9">
          <w:rPr>
            <w:rFonts w:ascii="Times New Roman" w:hAnsi="Times New Roman" w:cs="Times New Roman"/>
            <w:sz w:val="24"/>
            <w:szCs w:val="24"/>
            <w:rPrChange w:id="2677" w:author="Yijia Cheng" w:date="2017-03-21T11:10:00Z">
              <w:rPr>
                <w:sz w:val="24"/>
                <w:szCs w:val="24"/>
              </w:rPr>
            </w:rPrChange>
          </w:rPr>
          <w:t>footer {</w:t>
        </w:r>
      </w:ins>
    </w:p>
    <w:p w14:paraId="7210D3BD" w14:textId="77777777" w:rsidR="00FE578E" w:rsidRPr="00082EA9" w:rsidRDefault="00FE578E" w:rsidP="00FE578E">
      <w:pPr>
        <w:pBdr>
          <w:bottom w:val="thinThickThinMediumGap" w:sz="18" w:space="1" w:color="auto"/>
        </w:pBdr>
        <w:rPr>
          <w:ins w:id="2678" w:author="Jianhui Jiang" w:date="2017-02-16T19:33:00Z"/>
          <w:rFonts w:ascii="Times New Roman" w:hAnsi="Times New Roman" w:cs="Times New Roman"/>
          <w:sz w:val="24"/>
          <w:szCs w:val="24"/>
          <w:rPrChange w:id="2679" w:author="Yijia Cheng" w:date="2017-03-21T11:10:00Z">
            <w:rPr>
              <w:ins w:id="2680" w:author="Jianhui Jiang" w:date="2017-02-16T19:33:00Z"/>
              <w:sz w:val="24"/>
              <w:szCs w:val="24"/>
            </w:rPr>
          </w:rPrChange>
        </w:rPr>
      </w:pPr>
      <w:ins w:id="2681" w:author="Jianhui Jiang" w:date="2017-02-16T19:33:00Z">
        <w:r w:rsidRPr="00082EA9">
          <w:rPr>
            <w:rFonts w:ascii="Times New Roman" w:hAnsi="Times New Roman" w:cs="Times New Roman"/>
            <w:sz w:val="24"/>
            <w:szCs w:val="24"/>
            <w:rPrChange w:id="2682" w:author="Yijia Cheng" w:date="2017-03-21T11:10:00Z">
              <w:rPr>
                <w:sz w:val="24"/>
                <w:szCs w:val="24"/>
              </w:rPr>
            </w:rPrChange>
          </w:rPr>
          <w:tab/>
          <w:t>width: 100%;</w:t>
        </w:r>
      </w:ins>
    </w:p>
    <w:p w14:paraId="0A97F8BE" w14:textId="77777777" w:rsidR="00FE578E" w:rsidRPr="00082EA9" w:rsidRDefault="00FE578E" w:rsidP="00FE578E">
      <w:pPr>
        <w:pBdr>
          <w:bottom w:val="thinThickThinMediumGap" w:sz="18" w:space="1" w:color="auto"/>
        </w:pBdr>
        <w:rPr>
          <w:ins w:id="2683" w:author="Jianhui Jiang" w:date="2017-02-16T19:33:00Z"/>
          <w:rFonts w:ascii="Times New Roman" w:hAnsi="Times New Roman" w:cs="Times New Roman"/>
          <w:sz w:val="24"/>
          <w:szCs w:val="24"/>
          <w:rPrChange w:id="2684" w:author="Yijia Cheng" w:date="2017-03-21T11:10:00Z">
            <w:rPr>
              <w:ins w:id="2685" w:author="Jianhui Jiang" w:date="2017-02-16T19:33:00Z"/>
              <w:sz w:val="24"/>
              <w:szCs w:val="24"/>
            </w:rPr>
          </w:rPrChange>
        </w:rPr>
      </w:pPr>
      <w:ins w:id="2686" w:author="Jianhui Jiang" w:date="2017-02-16T19:33:00Z">
        <w:r w:rsidRPr="00082EA9">
          <w:rPr>
            <w:rFonts w:ascii="Times New Roman" w:hAnsi="Times New Roman" w:cs="Times New Roman"/>
            <w:sz w:val="24"/>
            <w:szCs w:val="24"/>
            <w:rPrChange w:id="2687" w:author="Yijia Cheng" w:date="2017-03-21T11:10:00Z">
              <w:rPr>
                <w:sz w:val="24"/>
                <w:szCs w:val="24"/>
              </w:rPr>
            </w:rPrChange>
          </w:rPr>
          <w:tab/>
          <w:t>position:relative;</w:t>
        </w:r>
      </w:ins>
    </w:p>
    <w:p w14:paraId="032E46E7" w14:textId="77777777" w:rsidR="00FE578E" w:rsidRPr="00082EA9" w:rsidRDefault="00FE578E" w:rsidP="00FE578E">
      <w:pPr>
        <w:pBdr>
          <w:bottom w:val="thinThickThinMediumGap" w:sz="18" w:space="1" w:color="auto"/>
        </w:pBdr>
        <w:rPr>
          <w:ins w:id="2688" w:author="Jianhui Jiang" w:date="2017-02-16T19:33:00Z"/>
          <w:rFonts w:ascii="Times New Roman" w:hAnsi="Times New Roman" w:cs="Times New Roman"/>
          <w:sz w:val="24"/>
          <w:szCs w:val="24"/>
          <w:rPrChange w:id="2689" w:author="Yijia Cheng" w:date="2017-03-21T11:10:00Z">
            <w:rPr>
              <w:ins w:id="2690" w:author="Jianhui Jiang" w:date="2017-02-16T19:33:00Z"/>
              <w:sz w:val="24"/>
              <w:szCs w:val="24"/>
            </w:rPr>
          </w:rPrChange>
        </w:rPr>
      </w:pPr>
      <w:ins w:id="2691" w:author="Jianhui Jiang" w:date="2017-02-16T19:33:00Z">
        <w:r w:rsidRPr="00082EA9">
          <w:rPr>
            <w:rFonts w:ascii="Times New Roman" w:hAnsi="Times New Roman" w:cs="Times New Roman"/>
            <w:sz w:val="24"/>
            <w:szCs w:val="24"/>
            <w:rPrChange w:id="2692" w:author="Yijia Cheng" w:date="2017-03-21T11:10:00Z">
              <w:rPr>
                <w:sz w:val="24"/>
                <w:szCs w:val="24"/>
              </w:rPr>
            </w:rPrChange>
          </w:rPr>
          <w:tab/>
          <w:t>background-color: #262626;</w:t>
        </w:r>
      </w:ins>
    </w:p>
    <w:p w14:paraId="2162B009" w14:textId="77777777" w:rsidR="00FE578E" w:rsidRPr="00082EA9" w:rsidRDefault="00FE578E" w:rsidP="00FE578E">
      <w:pPr>
        <w:pBdr>
          <w:bottom w:val="thinThickThinMediumGap" w:sz="18" w:space="1" w:color="auto"/>
        </w:pBdr>
        <w:rPr>
          <w:ins w:id="2693" w:author="Jianhui Jiang" w:date="2017-02-16T19:33:00Z"/>
          <w:rFonts w:ascii="Times New Roman" w:hAnsi="Times New Roman" w:cs="Times New Roman"/>
          <w:sz w:val="24"/>
          <w:szCs w:val="24"/>
          <w:rPrChange w:id="2694" w:author="Yijia Cheng" w:date="2017-03-21T11:10:00Z">
            <w:rPr>
              <w:ins w:id="2695" w:author="Jianhui Jiang" w:date="2017-02-16T19:33:00Z"/>
              <w:sz w:val="24"/>
              <w:szCs w:val="24"/>
            </w:rPr>
          </w:rPrChange>
        </w:rPr>
      </w:pPr>
      <w:ins w:id="2696" w:author="Jianhui Jiang" w:date="2017-02-16T19:33:00Z">
        <w:r w:rsidRPr="00082EA9">
          <w:rPr>
            <w:rFonts w:ascii="Times New Roman" w:hAnsi="Times New Roman" w:cs="Times New Roman"/>
            <w:sz w:val="24"/>
            <w:szCs w:val="24"/>
            <w:rPrChange w:id="2697" w:author="Yijia Cheng" w:date="2017-03-21T11:10:00Z">
              <w:rPr>
                <w:sz w:val="24"/>
                <w:szCs w:val="24"/>
              </w:rPr>
            </w:rPrChange>
          </w:rPr>
          <w:tab/>
          <w:t>padding-top: 30px;</w:t>
        </w:r>
      </w:ins>
    </w:p>
    <w:p w14:paraId="620811E0" w14:textId="77777777" w:rsidR="00FE578E" w:rsidRPr="00082EA9" w:rsidRDefault="00FE578E" w:rsidP="00FE578E">
      <w:pPr>
        <w:pBdr>
          <w:bottom w:val="thinThickThinMediumGap" w:sz="18" w:space="1" w:color="auto"/>
        </w:pBdr>
        <w:rPr>
          <w:ins w:id="2698" w:author="Jianhui Jiang" w:date="2017-02-16T19:33:00Z"/>
          <w:rFonts w:ascii="Times New Roman" w:hAnsi="Times New Roman" w:cs="Times New Roman"/>
          <w:sz w:val="24"/>
          <w:szCs w:val="24"/>
          <w:rPrChange w:id="2699" w:author="Yijia Cheng" w:date="2017-03-21T11:10:00Z">
            <w:rPr>
              <w:ins w:id="2700" w:author="Jianhui Jiang" w:date="2017-02-16T19:33:00Z"/>
              <w:sz w:val="24"/>
              <w:szCs w:val="24"/>
            </w:rPr>
          </w:rPrChange>
        </w:rPr>
      </w:pPr>
      <w:ins w:id="2701" w:author="Jianhui Jiang" w:date="2017-02-16T19:33:00Z">
        <w:r w:rsidRPr="00082EA9">
          <w:rPr>
            <w:rFonts w:ascii="Times New Roman" w:hAnsi="Times New Roman" w:cs="Times New Roman"/>
            <w:sz w:val="24"/>
            <w:szCs w:val="24"/>
            <w:rPrChange w:id="2702" w:author="Yijia Cheng" w:date="2017-03-21T11:10:00Z">
              <w:rPr>
                <w:sz w:val="24"/>
                <w:szCs w:val="24"/>
              </w:rPr>
            </w:rPrChange>
          </w:rPr>
          <w:tab/>
          <w:t>padding-bottom: 20px;</w:t>
        </w:r>
      </w:ins>
    </w:p>
    <w:p w14:paraId="6AA2AF97" w14:textId="77777777" w:rsidR="00FE578E" w:rsidRPr="00082EA9" w:rsidRDefault="00FE578E" w:rsidP="00FE578E">
      <w:pPr>
        <w:pBdr>
          <w:bottom w:val="thinThickThinMediumGap" w:sz="18" w:space="1" w:color="auto"/>
        </w:pBdr>
        <w:rPr>
          <w:ins w:id="2703" w:author="Jianhui Jiang" w:date="2017-02-16T19:33:00Z"/>
          <w:rFonts w:ascii="Times New Roman" w:hAnsi="Times New Roman" w:cs="Times New Roman"/>
          <w:sz w:val="24"/>
          <w:szCs w:val="24"/>
          <w:rPrChange w:id="2704" w:author="Yijia Cheng" w:date="2017-03-21T11:10:00Z">
            <w:rPr>
              <w:ins w:id="2705" w:author="Jianhui Jiang" w:date="2017-02-16T19:33:00Z"/>
              <w:sz w:val="24"/>
              <w:szCs w:val="24"/>
            </w:rPr>
          </w:rPrChange>
        </w:rPr>
      </w:pPr>
      <w:ins w:id="2706" w:author="Jianhui Jiang" w:date="2017-02-16T19:33:00Z">
        <w:r w:rsidRPr="00082EA9">
          <w:rPr>
            <w:rFonts w:ascii="Times New Roman" w:hAnsi="Times New Roman" w:cs="Times New Roman"/>
            <w:sz w:val="24"/>
            <w:szCs w:val="24"/>
            <w:rPrChange w:id="2707" w:author="Yijia Cheng" w:date="2017-03-21T11:10:00Z">
              <w:rPr>
                <w:sz w:val="24"/>
                <w:szCs w:val="24"/>
              </w:rPr>
            </w:rPrChange>
          </w:rPr>
          <w:t>}</w:t>
        </w:r>
      </w:ins>
    </w:p>
    <w:p w14:paraId="7E371F4D" w14:textId="77777777" w:rsidR="00FE578E" w:rsidRPr="00082EA9" w:rsidRDefault="00FE578E" w:rsidP="00FE578E">
      <w:pPr>
        <w:pBdr>
          <w:bottom w:val="thinThickThinMediumGap" w:sz="18" w:space="1" w:color="auto"/>
        </w:pBdr>
        <w:rPr>
          <w:ins w:id="2708" w:author="Jianhui Jiang" w:date="2017-02-16T19:33:00Z"/>
          <w:rFonts w:ascii="Times New Roman" w:hAnsi="Times New Roman" w:cs="Times New Roman"/>
          <w:sz w:val="24"/>
          <w:szCs w:val="24"/>
          <w:rPrChange w:id="2709" w:author="Yijia Cheng" w:date="2017-03-21T11:10:00Z">
            <w:rPr>
              <w:ins w:id="2710" w:author="Jianhui Jiang" w:date="2017-02-16T19:33:00Z"/>
              <w:sz w:val="24"/>
              <w:szCs w:val="24"/>
            </w:rPr>
          </w:rPrChange>
        </w:rPr>
      </w:pPr>
      <w:ins w:id="2711" w:author="Jianhui Jiang" w:date="2017-02-16T19:33:00Z">
        <w:r w:rsidRPr="00082EA9">
          <w:rPr>
            <w:rFonts w:ascii="Times New Roman" w:hAnsi="Times New Roman" w:cs="Times New Roman"/>
            <w:sz w:val="24"/>
            <w:szCs w:val="24"/>
            <w:rPrChange w:id="2712" w:author="Yijia Cheng" w:date="2017-03-21T11:10:00Z">
              <w:rPr>
                <w:sz w:val="24"/>
                <w:szCs w:val="24"/>
              </w:rPr>
            </w:rPrChange>
          </w:rPr>
          <w:t>#copyright {</w:t>
        </w:r>
      </w:ins>
    </w:p>
    <w:p w14:paraId="23B8B8F2" w14:textId="77777777" w:rsidR="00FE578E" w:rsidRPr="00082EA9" w:rsidRDefault="00FE578E" w:rsidP="00FE578E">
      <w:pPr>
        <w:pBdr>
          <w:bottom w:val="thinThickThinMediumGap" w:sz="18" w:space="1" w:color="auto"/>
        </w:pBdr>
        <w:rPr>
          <w:ins w:id="2713" w:author="Jianhui Jiang" w:date="2017-02-16T19:33:00Z"/>
          <w:rFonts w:ascii="Times New Roman" w:hAnsi="Times New Roman" w:cs="Times New Roman"/>
          <w:sz w:val="24"/>
          <w:szCs w:val="24"/>
          <w:rPrChange w:id="2714" w:author="Yijia Cheng" w:date="2017-03-21T11:10:00Z">
            <w:rPr>
              <w:ins w:id="2715" w:author="Jianhui Jiang" w:date="2017-02-16T19:33:00Z"/>
              <w:sz w:val="24"/>
              <w:szCs w:val="24"/>
            </w:rPr>
          </w:rPrChange>
        </w:rPr>
      </w:pPr>
      <w:ins w:id="2716" w:author="Jianhui Jiang" w:date="2017-02-16T19:33:00Z">
        <w:r w:rsidRPr="00082EA9">
          <w:rPr>
            <w:rFonts w:ascii="Times New Roman" w:hAnsi="Times New Roman" w:cs="Times New Roman"/>
            <w:sz w:val="24"/>
            <w:szCs w:val="24"/>
            <w:rPrChange w:id="2717" w:author="Yijia Cheng" w:date="2017-03-21T11:10:00Z">
              <w:rPr>
                <w:sz w:val="24"/>
                <w:szCs w:val="24"/>
              </w:rPr>
            </w:rPrChange>
          </w:rPr>
          <w:tab/>
          <w:t>text-align: center;</w:t>
        </w:r>
      </w:ins>
    </w:p>
    <w:p w14:paraId="009BEC04" w14:textId="77777777" w:rsidR="00FE578E" w:rsidRPr="00082EA9" w:rsidRDefault="00FE578E" w:rsidP="00FE578E">
      <w:pPr>
        <w:pBdr>
          <w:bottom w:val="thinThickThinMediumGap" w:sz="18" w:space="1" w:color="auto"/>
        </w:pBdr>
        <w:rPr>
          <w:ins w:id="2718" w:author="Jianhui Jiang" w:date="2017-02-16T19:33:00Z"/>
          <w:rFonts w:ascii="Times New Roman" w:hAnsi="Times New Roman" w:cs="Times New Roman"/>
          <w:sz w:val="24"/>
          <w:szCs w:val="24"/>
          <w:rPrChange w:id="2719" w:author="Yijia Cheng" w:date="2017-03-21T11:10:00Z">
            <w:rPr>
              <w:ins w:id="2720" w:author="Jianhui Jiang" w:date="2017-02-16T19:33:00Z"/>
              <w:sz w:val="24"/>
              <w:szCs w:val="24"/>
            </w:rPr>
          </w:rPrChange>
        </w:rPr>
      </w:pPr>
      <w:ins w:id="2721" w:author="Jianhui Jiang" w:date="2017-02-16T19:33:00Z">
        <w:r w:rsidRPr="00082EA9">
          <w:rPr>
            <w:rFonts w:ascii="Times New Roman" w:hAnsi="Times New Roman" w:cs="Times New Roman"/>
            <w:sz w:val="24"/>
            <w:szCs w:val="24"/>
            <w:rPrChange w:id="2722" w:author="Yijia Cheng" w:date="2017-03-21T11:10:00Z">
              <w:rPr>
                <w:sz w:val="24"/>
                <w:szCs w:val="24"/>
              </w:rPr>
            </w:rPrChange>
          </w:rPr>
          <w:tab/>
          <w:t>font-size:small;</w:t>
        </w:r>
      </w:ins>
    </w:p>
    <w:p w14:paraId="78BA0F98" w14:textId="77777777" w:rsidR="00FE578E" w:rsidRPr="00082EA9" w:rsidRDefault="00FE578E" w:rsidP="00FE578E">
      <w:pPr>
        <w:pBdr>
          <w:bottom w:val="thinThickThinMediumGap" w:sz="18" w:space="1" w:color="auto"/>
        </w:pBdr>
        <w:rPr>
          <w:ins w:id="2723" w:author="Jianhui Jiang" w:date="2017-02-16T19:33:00Z"/>
          <w:rFonts w:ascii="Times New Roman" w:hAnsi="Times New Roman" w:cs="Times New Roman"/>
          <w:sz w:val="24"/>
          <w:szCs w:val="24"/>
          <w:rPrChange w:id="2724" w:author="Yijia Cheng" w:date="2017-03-21T11:10:00Z">
            <w:rPr>
              <w:ins w:id="2725" w:author="Jianhui Jiang" w:date="2017-02-16T19:33:00Z"/>
              <w:sz w:val="24"/>
              <w:szCs w:val="24"/>
            </w:rPr>
          </w:rPrChange>
        </w:rPr>
      </w:pPr>
      <w:ins w:id="2726" w:author="Jianhui Jiang" w:date="2017-02-16T19:33:00Z">
        <w:r w:rsidRPr="00082EA9">
          <w:rPr>
            <w:rFonts w:ascii="Times New Roman" w:hAnsi="Times New Roman" w:cs="Times New Roman"/>
            <w:sz w:val="24"/>
            <w:szCs w:val="24"/>
            <w:rPrChange w:id="2727" w:author="Yijia Cheng" w:date="2017-03-21T11:10:00Z">
              <w:rPr>
                <w:sz w:val="24"/>
                <w:szCs w:val="24"/>
              </w:rPr>
            </w:rPrChange>
          </w:rPr>
          <w:tab/>
          <w:t>color: white;</w:t>
        </w:r>
      </w:ins>
    </w:p>
    <w:p w14:paraId="14F538A0" w14:textId="77777777" w:rsidR="00FE578E" w:rsidRPr="00082EA9" w:rsidRDefault="00FE578E" w:rsidP="00FE578E">
      <w:pPr>
        <w:pBdr>
          <w:bottom w:val="thinThickThinMediumGap" w:sz="18" w:space="1" w:color="auto"/>
        </w:pBdr>
        <w:rPr>
          <w:ins w:id="2728" w:author="Jianhui Jiang" w:date="2017-02-16T19:33:00Z"/>
          <w:rFonts w:ascii="Times New Roman" w:hAnsi="Times New Roman" w:cs="Times New Roman"/>
          <w:sz w:val="24"/>
          <w:szCs w:val="24"/>
          <w:rPrChange w:id="2729" w:author="Yijia Cheng" w:date="2017-03-21T11:10:00Z">
            <w:rPr>
              <w:ins w:id="2730" w:author="Jianhui Jiang" w:date="2017-02-16T19:33:00Z"/>
              <w:sz w:val="24"/>
              <w:szCs w:val="24"/>
            </w:rPr>
          </w:rPrChange>
        </w:rPr>
      </w:pPr>
      <w:ins w:id="2731" w:author="Jianhui Jiang" w:date="2017-02-16T19:33:00Z">
        <w:r w:rsidRPr="00082EA9">
          <w:rPr>
            <w:rFonts w:ascii="Times New Roman" w:hAnsi="Times New Roman" w:cs="Times New Roman"/>
            <w:sz w:val="24"/>
            <w:szCs w:val="24"/>
            <w:rPrChange w:id="2732" w:author="Yijia Cheng" w:date="2017-03-21T11:10:00Z">
              <w:rPr>
                <w:sz w:val="24"/>
                <w:szCs w:val="24"/>
              </w:rPr>
            </w:rPrChange>
          </w:rPr>
          <w:tab/>
          <w:t>margin:0px;</w:t>
        </w:r>
      </w:ins>
    </w:p>
    <w:p w14:paraId="1E8A21A0" w14:textId="77777777" w:rsidR="00FE578E" w:rsidRPr="00082EA9" w:rsidRDefault="00FE578E" w:rsidP="00FE578E">
      <w:pPr>
        <w:pBdr>
          <w:bottom w:val="thinThickThinMediumGap" w:sz="18" w:space="1" w:color="auto"/>
        </w:pBdr>
        <w:rPr>
          <w:ins w:id="2733" w:author="Jianhui Jiang" w:date="2017-02-16T19:33:00Z"/>
          <w:rFonts w:ascii="Times New Roman" w:hAnsi="Times New Roman" w:cs="Times New Roman"/>
          <w:sz w:val="24"/>
          <w:szCs w:val="24"/>
          <w:rPrChange w:id="2734" w:author="Yijia Cheng" w:date="2017-03-21T11:10:00Z">
            <w:rPr>
              <w:ins w:id="2735" w:author="Jianhui Jiang" w:date="2017-02-16T19:33:00Z"/>
              <w:sz w:val="24"/>
              <w:szCs w:val="24"/>
            </w:rPr>
          </w:rPrChange>
        </w:rPr>
      </w:pPr>
      <w:ins w:id="2736" w:author="Jianhui Jiang" w:date="2017-02-16T19:33:00Z">
        <w:r w:rsidRPr="00082EA9">
          <w:rPr>
            <w:rFonts w:ascii="Times New Roman" w:hAnsi="Times New Roman" w:cs="Times New Roman"/>
            <w:sz w:val="24"/>
            <w:szCs w:val="24"/>
            <w:rPrChange w:id="2737" w:author="Yijia Cheng" w:date="2017-03-21T11:10:00Z">
              <w:rPr>
                <w:sz w:val="24"/>
                <w:szCs w:val="24"/>
              </w:rPr>
            </w:rPrChange>
          </w:rPr>
          <w:tab/>
          <w:t>top: 0px;</w:t>
        </w:r>
      </w:ins>
    </w:p>
    <w:p w14:paraId="3438C640" w14:textId="77777777" w:rsidR="00FE578E" w:rsidRPr="00082EA9" w:rsidRDefault="00FE578E" w:rsidP="00FE578E">
      <w:pPr>
        <w:pBdr>
          <w:bottom w:val="thinThickThinMediumGap" w:sz="18" w:space="1" w:color="auto"/>
        </w:pBdr>
        <w:rPr>
          <w:ins w:id="2738" w:author="Jianhui Jiang" w:date="2017-02-16T19:33:00Z"/>
          <w:rFonts w:ascii="Times New Roman" w:hAnsi="Times New Roman" w:cs="Times New Roman"/>
          <w:sz w:val="24"/>
          <w:szCs w:val="24"/>
          <w:rPrChange w:id="2739" w:author="Yijia Cheng" w:date="2017-03-21T11:10:00Z">
            <w:rPr>
              <w:ins w:id="2740" w:author="Jianhui Jiang" w:date="2017-02-16T19:33:00Z"/>
              <w:sz w:val="24"/>
              <w:szCs w:val="24"/>
            </w:rPr>
          </w:rPrChange>
        </w:rPr>
      </w:pPr>
      <w:ins w:id="2741" w:author="Jianhui Jiang" w:date="2017-02-16T19:33:00Z">
        <w:r w:rsidRPr="00082EA9">
          <w:rPr>
            <w:rFonts w:ascii="Times New Roman" w:hAnsi="Times New Roman" w:cs="Times New Roman"/>
            <w:sz w:val="24"/>
            <w:szCs w:val="24"/>
            <w:rPrChange w:id="2742" w:author="Yijia Cheng" w:date="2017-03-21T11:10:00Z">
              <w:rPr>
                <w:sz w:val="24"/>
                <w:szCs w:val="24"/>
              </w:rPr>
            </w:rPrChange>
          </w:rPr>
          <w:t>}</w:t>
        </w:r>
      </w:ins>
    </w:p>
    <w:p w14:paraId="011A57E6" w14:textId="77777777" w:rsidR="00FE578E" w:rsidRPr="00082EA9" w:rsidRDefault="00FE578E" w:rsidP="00FE578E">
      <w:pPr>
        <w:pBdr>
          <w:bottom w:val="thinThickThinMediumGap" w:sz="18" w:space="1" w:color="auto"/>
        </w:pBdr>
        <w:rPr>
          <w:ins w:id="2743" w:author="Jianhui Jiang" w:date="2017-02-16T19:33:00Z"/>
          <w:rFonts w:ascii="Times New Roman" w:hAnsi="Times New Roman" w:cs="Times New Roman"/>
          <w:sz w:val="24"/>
          <w:szCs w:val="24"/>
          <w:rPrChange w:id="2744" w:author="Yijia Cheng" w:date="2017-03-21T11:10:00Z">
            <w:rPr>
              <w:ins w:id="2745" w:author="Jianhui Jiang" w:date="2017-02-16T19:33:00Z"/>
              <w:sz w:val="24"/>
              <w:szCs w:val="24"/>
            </w:rPr>
          </w:rPrChange>
        </w:rPr>
      </w:pPr>
      <w:ins w:id="2746" w:author="Jianhui Jiang" w:date="2017-02-16T19:33:00Z">
        <w:r w:rsidRPr="00082EA9">
          <w:rPr>
            <w:rFonts w:ascii="Times New Roman" w:hAnsi="Times New Roman" w:cs="Times New Roman"/>
            <w:sz w:val="24"/>
            <w:szCs w:val="24"/>
            <w:rPrChange w:id="2747" w:author="Yijia Cheng" w:date="2017-03-21T11:10:00Z">
              <w:rPr>
                <w:sz w:val="24"/>
                <w:szCs w:val="24"/>
              </w:rPr>
            </w:rPrChange>
          </w:rPr>
          <w:t>#copyright a {</w:t>
        </w:r>
      </w:ins>
    </w:p>
    <w:p w14:paraId="6AAAD371" w14:textId="77777777" w:rsidR="00FE578E" w:rsidRPr="00082EA9" w:rsidRDefault="00FE578E" w:rsidP="00FE578E">
      <w:pPr>
        <w:pBdr>
          <w:bottom w:val="thinThickThinMediumGap" w:sz="18" w:space="1" w:color="auto"/>
        </w:pBdr>
        <w:rPr>
          <w:ins w:id="2748" w:author="Jianhui Jiang" w:date="2017-02-16T19:33:00Z"/>
          <w:rFonts w:ascii="Times New Roman" w:hAnsi="Times New Roman" w:cs="Times New Roman"/>
          <w:sz w:val="24"/>
          <w:szCs w:val="24"/>
          <w:rPrChange w:id="2749" w:author="Yijia Cheng" w:date="2017-03-21T11:10:00Z">
            <w:rPr>
              <w:ins w:id="2750" w:author="Jianhui Jiang" w:date="2017-02-16T19:33:00Z"/>
              <w:sz w:val="24"/>
              <w:szCs w:val="24"/>
            </w:rPr>
          </w:rPrChange>
        </w:rPr>
      </w:pPr>
      <w:ins w:id="2751" w:author="Jianhui Jiang" w:date="2017-02-16T19:33:00Z">
        <w:r w:rsidRPr="00082EA9">
          <w:rPr>
            <w:rFonts w:ascii="Times New Roman" w:hAnsi="Times New Roman" w:cs="Times New Roman"/>
            <w:sz w:val="24"/>
            <w:szCs w:val="24"/>
            <w:rPrChange w:id="2752" w:author="Yijia Cheng" w:date="2017-03-21T11:10:00Z">
              <w:rPr>
                <w:sz w:val="24"/>
                <w:szCs w:val="24"/>
              </w:rPr>
            </w:rPrChange>
          </w:rPr>
          <w:tab/>
          <w:t>color: white;</w:t>
        </w:r>
      </w:ins>
    </w:p>
    <w:p w14:paraId="367E7B6E" w14:textId="77777777" w:rsidR="00FE578E" w:rsidRPr="00082EA9" w:rsidRDefault="00FE578E" w:rsidP="00FE578E">
      <w:pPr>
        <w:pBdr>
          <w:bottom w:val="thinThickThinMediumGap" w:sz="18" w:space="1" w:color="auto"/>
        </w:pBdr>
        <w:rPr>
          <w:ins w:id="2753" w:author="Jianhui Jiang" w:date="2017-02-16T19:33:00Z"/>
          <w:rFonts w:ascii="Times New Roman" w:hAnsi="Times New Roman" w:cs="Times New Roman"/>
          <w:sz w:val="24"/>
          <w:szCs w:val="24"/>
          <w:rPrChange w:id="2754" w:author="Yijia Cheng" w:date="2017-03-21T11:10:00Z">
            <w:rPr>
              <w:ins w:id="2755" w:author="Jianhui Jiang" w:date="2017-02-16T19:33:00Z"/>
              <w:sz w:val="24"/>
              <w:szCs w:val="24"/>
            </w:rPr>
          </w:rPrChange>
        </w:rPr>
      </w:pPr>
      <w:ins w:id="2756" w:author="Jianhui Jiang" w:date="2017-02-16T19:33:00Z">
        <w:r w:rsidRPr="00082EA9">
          <w:rPr>
            <w:rFonts w:ascii="Times New Roman" w:hAnsi="Times New Roman" w:cs="Times New Roman"/>
            <w:sz w:val="24"/>
            <w:szCs w:val="24"/>
            <w:rPrChange w:id="2757" w:author="Yijia Cheng" w:date="2017-03-21T11:10:00Z">
              <w:rPr>
                <w:sz w:val="24"/>
                <w:szCs w:val="24"/>
              </w:rPr>
            </w:rPrChange>
          </w:rPr>
          <w:tab/>
          <w:t>text-decoration: none;</w:t>
        </w:r>
      </w:ins>
    </w:p>
    <w:p w14:paraId="2D52070D" w14:textId="77777777" w:rsidR="00FE578E" w:rsidRPr="00082EA9" w:rsidRDefault="00FE578E" w:rsidP="00FE578E">
      <w:pPr>
        <w:pBdr>
          <w:bottom w:val="thinThickThinMediumGap" w:sz="18" w:space="1" w:color="auto"/>
        </w:pBdr>
        <w:rPr>
          <w:ins w:id="2758" w:author="Jianhui Jiang" w:date="2017-02-16T19:33:00Z"/>
          <w:rFonts w:ascii="Times New Roman" w:hAnsi="Times New Roman" w:cs="Times New Roman"/>
          <w:sz w:val="24"/>
          <w:szCs w:val="24"/>
          <w:rPrChange w:id="2759" w:author="Yijia Cheng" w:date="2017-03-21T11:10:00Z">
            <w:rPr>
              <w:ins w:id="2760" w:author="Jianhui Jiang" w:date="2017-02-16T19:33:00Z"/>
              <w:sz w:val="24"/>
              <w:szCs w:val="24"/>
            </w:rPr>
          </w:rPrChange>
        </w:rPr>
      </w:pPr>
      <w:ins w:id="2761" w:author="Jianhui Jiang" w:date="2017-02-16T19:33:00Z">
        <w:r w:rsidRPr="00082EA9">
          <w:rPr>
            <w:rFonts w:ascii="Times New Roman" w:hAnsi="Times New Roman" w:cs="Times New Roman"/>
            <w:sz w:val="24"/>
            <w:szCs w:val="24"/>
            <w:rPrChange w:id="2762" w:author="Yijia Cheng" w:date="2017-03-21T11:10:00Z">
              <w:rPr>
                <w:sz w:val="24"/>
                <w:szCs w:val="24"/>
              </w:rPr>
            </w:rPrChange>
          </w:rPr>
          <w:t>}</w:t>
        </w:r>
      </w:ins>
    </w:p>
    <w:p w14:paraId="3EE53A44" w14:textId="77777777" w:rsidR="00FE578E" w:rsidRPr="00082EA9" w:rsidRDefault="00FE578E" w:rsidP="00FE578E">
      <w:pPr>
        <w:pBdr>
          <w:bottom w:val="thinThickThinMediumGap" w:sz="18" w:space="1" w:color="auto"/>
        </w:pBdr>
        <w:rPr>
          <w:ins w:id="2763" w:author="Jianhui Jiang" w:date="2017-02-16T19:33:00Z"/>
          <w:rFonts w:ascii="Times New Roman" w:hAnsi="Times New Roman" w:cs="Times New Roman"/>
          <w:sz w:val="24"/>
          <w:szCs w:val="24"/>
          <w:rPrChange w:id="2764" w:author="Yijia Cheng" w:date="2017-03-21T11:10:00Z">
            <w:rPr>
              <w:ins w:id="2765" w:author="Jianhui Jiang" w:date="2017-02-16T19:33:00Z"/>
              <w:sz w:val="24"/>
              <w:szCs w:val="24"/>
            </w:rPr>
          </w:rPrChange>
        </w:rPr>
      </w:pPr>
      <w:ins w:id="2766" w:author="Jianhui Jiang" w:date="2017-02-16T19:33:00Z">
        <w:r w:rsidRPr="00082EA9">
          <w:rPr>
            <w:rFonts w:ascii="Times New Roman" w:hAnsi="Times New Roman" w:cs="Times New Roman"/>
            <w:sz w:val="24"/>
            <w:szCs w:val="24"/>
            <w:rPrChange w:id="2767" w:author="Yijia Cheng" w:date="2017-03-21T11:10:00Z">
              <w:rPr>
                <w:sz w:val="24"/>
                <w:szCs w:val="24"/>
              </w:rPr>
            </w:rPrChange>
          </w:rPr>
          <w:t>#copyright a:hover{</w:t>
        </w:r>
      </w:ins>
    </w:p>
    <w:p w14:paraId="7AF9138C" w14:textId="77777777" w:rsidR="00FE578E" w:rsidRPr="00082EA9" w:rsidRDefault="00FE578E" w:rsidP="00FE578E">
      <w:pPr>
        <w:pBdr>
          <w:bottom w:val="thinThickThinMediumGap" w:sz="18" w:space="1" w:color="auto"/>
        </w:pBdr>
        <w:rPr>
          <w:ins w:id="2768" w:author="Jianhui Jiang" w:date="2017-02-16T19:33:00Z"/>
          <w:rFonts w:ascii="Times New Roman" w:hAnsi="Times New Roman" w:cs="Times New Roman"/>
          <w:sz w:val="24"/>
          <w:szCs w:val="24"/>
          <w:rPrChange w:id="2769" w:author="Yijia Cheng" w:date="2017-03-21T11:10:00Z">
            <w:rPr>
              <w:ins w:id="2770" w:author="Jianhui Jiang" w:date="2017-02-16T19:33:00Z"/>
              <w:sz w:val="24"/>
              <w:szCs w:val="24"/>
            </w:rPr>
          </w:rPrChange>
        </w:rPr>
      </w:pPr>
      <w:ins w:id="2771" w:author="Jianhui Jiang" w:date="2017-02-16T19:33:00Z">
        <w:r w:rsidRPr="00082EA9">
          <w:rPr>
            <w:rFonts w:ascii="Times New Roman" w:hAnsi="Times New Roman" w:cs="Times New Roman"/>
            <w:sz w:val="24"/>
            <w:szCs w:val="24"/>
            <w:rPrChange w:id="2772" w:author="Yijia Cheng" w:date="2017-03-21T11:10:00Z">
              <w:rPr>
                <w:sz w:val="24"/>
                <w:szCs w:val="24"/>
              </w:rPr>
            </w:rPrChange>
          </w:rPr>
          <w:tab/>
          <w:t>background-color: #0099CC;</w:t>
        </w:r>
      </w:ins>
    </w:p>
    <w:p w14:paraId="406FE1B0" w14:textId="77777777" w:rsidR="00FE578E" w:rsidRPr="00082EA9" w:rsidRDefault="00FE578E">
      <w:pPr>
        <w:pBdr>
          <w:bottom w:val="thinThickThinMediumGap" w:sz="18" w:space="1" w:color="auto"/>
        </w:pBdr>
        <w:rPr>
          <w:ins w:id="2773" w:author="Jianhui Jiang" w:date="2017-02-16T19:32:00Z"/>
          <w:rFonts w:ascii="Times New Roman" w:hAnsi="Times New Roman" w:cs="Times New Roman"/>
          <w:sz w:val="24"/>
          <w:szCs w:val="24"/>
          <w:rPrChange w:id="2774" w:author="Yijia Cheng" w:date="2017-03-21T11:10:00Z">
            <w:rPr>
              <w:ins w:id="2775" w:author="Jianhui Jiang" w:date="2017-02-16T19:32:00Z"/>
              <w:sz w:val="24"/>
              <w:szCs w:val="24"/>
            </w:rPr>
          </w:rPrChange>
        </w:rPr>
        <w:pPrChange w:id="2776" w:author="Jianhui Jiang" w:date="2017-02-16T19:32:00Z">
          <w:pPr/>
        </w:pPrChange>
      </w:pPr>
      <w:ins w:id="2777" w:author="Jianhui Jiang" w:date="2017-02-16T19:33:00Z">
        <w:r w:rsidRPr="00082EA9">
          <w:rPr>
            <w:rFonts w:ascii="Times New Roman" w:hAnsi="Times New Roman" w:cs="Times New Roman"/>
            <w:sz w:val="24"/>
            <w:szCs w:val="24"/>
            <w:rPrChange w:id="2778" w:author="Yijia Cheng" w:date="2017-03-21T11:10:00Z">
              <w:rPr>
                <w:sz w:val="24"/>
                <w:szCs w:val="24"/>
              </w:rPr>
            </w:rPrChange>
          </w:rPr>
          <w:t>}</w:t>
        </w:r>
      </w:ins>
      <w:ins w:id="2779" w:author="Jianhui Jiang" w:date="2017-02-16T19:32:00Z">
        <w:r w:rsidRPr="00082EA9">
          <w:rPr>
            <w:rFonts w:ascii="Times New Roman" w:hAnsi="Times New Roman" w:cs="Times New Roman"/>
            <w:sz w:val="24"/>
            <w:szCs w:val="24"/>
            <w:rPrChange w:id="2780" w:author="Yijia Cheng" w:date="2017-03-21T11:10:00Z">
              <w:rPr>
                <w:sz w:val="24"/>
                <w:szCs w:val="24"/>
              </w:rPr>
            </w:rPrChange>
          </w:rPr>
          <w:tab/>
        </w:r>
      </w:ins>
    </w:p>
    <w:p w14:paraId="67ADEF85" w14:textId="77777777" w:rsidR="00FE578E" w:rsidRPr="002C07CF" w:rsidRDefault="00FE578E" w:rsidP="00C10FB1">
      <w:pPr>
        <w:rPr>
          <w:ins w:id="2781" w:author="Yijia Cheng" w:date="2017-03-21T11:00:00Z"/>
          <w:rFonts w:ascii="Times New Roman" w:hAnsi="Times New Roman" w:cs="Times New Roman"/>
          <w:sz w:val="24"/>
          <w:szCs w:val="24"/>
        </w:rPr>
      </w:pPr>
    </w:p>
    <w:p w14:paraId="7E06E98E" w14:textId="291226C6" w:rsidR="00332DAE" w:rsidRDefault="00332DAE" w:rsidP="00332DAE">
      <w:pPr>
        <w:rPr>
          <w:sz w:val="24"/>
          <w:szCs w:val="24"/>
        </w:rPr>
      </w:pPr>
    </w:p>
    <w:sectPr w:rsidR="00332DAE" w:rsidSect="00F15E89">
      <w:headerReference w:type="default" r:id="rId42"/>
      <w:footerReference w:type="default" r:id="rId4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4" w:author="Jianhui Jiang" w:date="2017-02-01T12:27:00Z" w:initials="JJ">
    <w:p w14:paraId="5D1C0662" w14:textId="77777777" w:rsidR="00CE6BD9" w:rsidRDefault="00CE6BD9" w:rsidP="00B1084B">
      <w:pPr>
        <w:pStyle w:val="CommentText"/>
      </w:pPr>
      <w:r>
        <w:rPr>
          <w:rStyle w:val="CommentReference"/>
        </w:rPr>
        <w:annotationRef/>
      </w:r>
      <w:r>
        <w:t>Pictures have hover effects of transparency.</w:t>
      </w:r>
    </w:p>
  </w:comment>
  <w:comment w:id="1100" w:author="Jianhui Jiang" w:date="2017-02-01T12:27:00Z" w:initials="JJ">
    <w:p w14:paraId="4A689E87" w14:textId="77777777" w:rsidR="00CE6BD9" w:rsidRDefault="00CE6BD9" w:rsidP="00C10FB1">
      <w:pPr>
        <w:pStyle w:val="CommentText"/>
      </w:pPr>
      <w:r>
        <w:rPr>
          <w:rStyle w:val="CommentReference"/>
        </w:rPr>
        <w:annotationRef/>
      </w:r>
      <w:r>
        <w:t>Pictures have hover effects of transparency.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1C0662" w15:done="0"/>
  <w15:commentEx w15:paraId="4A689E8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77D69" w14:textId="77777777" w:rsidR="00537E02" w:rsidRDefault="00537E02" w:rsidP="000E11A6">
      <w:r>
        <w:separator/>
      </w:r>
    </w:p>
  </w:endnote>
  <w:endnote w:type="continuationSeparator" w:id="0">
    <w:p w14:paraId="7F8CDB37" w14:textId="77777777" w:rsidR="00537E02" w:rsidRDefault="00537E02" w:rsidP="000E1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 CENA">
    <w:altName w:val="Times New Roman"/>
    <w:charset w:val="00"/>
    <w:family w:val="auto"/>
    <w:pitch w:val="variable"/>
    <w:sig w:usb0="00000003" w:usb1="0000000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 DESTINE">
    <w:altName w:val="Times New Roman"/>
    <w:charset w:val="00"/>
    <w:family w:val="auto"/>
    <w:pitch w:val="variable"/>
    <w:sig w:usb0="00000003"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11687" w14:textId="34472057" w:rsidR="00CE6BD9" w:rsidRDefault="00CE6BD9">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27B078E2" wp14:editId="381A3052">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7-03-23T00:00:00Z">
                                <w:dateFormat w:val="MMMM d, yyyy"/>
                                <w:lid w:val="en-US"/>
                                <w:storeMappedDataAs w:val="dateTime"/>
                                <w:calendar w:val="gregorian"/>
                              </w:date>
                            </w:sdtPr>
                            <w:sdtEndPr/>
                            <w:sdtContent>
                              <w:p w14:paraId="29CAD16F" w14:textId="6B5738C7" w:rsidR="00CE6BD9" w:rsidRDefault="00B44396">
                                <w:pPr>
                                  <w:jc w:val="right"/>
                                  <w:rPr>
                                    <w:color w:val="7F7F7F" w:themeColor="text1" w:themeTint="80"/>
                                  </w:rPr>
                                </w:pPr>
                                <w:r>
                                  <w:rPr>
                                    <w:color w:val="7F7F7F" w:themeColor="text1" w:themeTint="80"/>
                                  </w:rPr>
                                  <w:t>March 23</w:t>
                                </w:r>
                                <w:r w:rsidR="00CE6BD9">
                                  <w:rPr>
                                    <w:color w:val="7F7F7F" w:themeColor="text1" w:themeTint="80"/>
                                  </w:rPr>
                                  <w:t>, 2017</w:t>
                                </w:r>
                              </w:p>
                            </w:sdtContent>
                          </w:sdt>
                          <w:p w14:paraId="64D14D5E" w14:textId="77777777" w:rsidR="00CE6BD9" w:rsidRDefault="00CE6BD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7B078E2" id="Group 37" o:spid="_x0000_s106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6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7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7-03-23T00:00:00Z">
                          <w:dateFormat w:val="MMMM d, yyyy"/>
                          <w:lid w:val="en-US"/>
                          <w:storeMappedDataAs w:val="dateTime"/>
                          <w:calendar w:val="gregorian"/>
                        </w:date>
                      </w:sdtPr>
                      <w:sdtEndPr/>
                      <w:sdtContent>
                        <w:p w14:paraId="29CAD16F" w14:textId="6B5738C7" w:rsidR="00CE6BD9" w:rsidRDefault="00B44396">
                          <w:pPr>
                            <w:jc w:val="right"/>
                            <w:rPr>
                              <w:color w:val="7F7F7F" w:themeColor="text1" w:themeTint="80"/>
                            </w:rPr>
                          </w:pPr>
                          <w:r>
                            <w:rPr>
                              <w:color w:val="7F7F7F" w:themeColor="text1" w:themeTint="80"/>
                            </w:rPr>
                            <w:t>March 23</w:t>
                          </w:r>
                          <w:r w:rsidR="00CE6BD9">
                            <w:rPr>
                              <w:color w:val="7F7F7F" w:themeColor="text1" w:themeTint="80"/>
                            </w:rPr>
                            <w:t>, 2017</w:t>
                          </w:r>
                        </w:p>
                      </w:sdtContent>
                    </w:sdt>
                    <w:p w14:paraId="64D14D5E" w14:textId="77777777" w:rsidR="00CE6BD9" w:rsidRDefault="00CE6BD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FBC98CC" wp14:editId="613EB03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123B7" w14:textId="11B7692C" w:rsidR="00CE6BD9" w:rsidRDefault="00CE6BD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47493">
                            <w:rPr>
                              <w:noProof/>
                              <w:color w:val="FFFFFF" w:themeColor="background1"/>
                              <w:sz w:val="28"/>
                              <w:szCs w:val="28"/>
                            </w:rPr>
                            <w:t>21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98CC" id="Rectangle 40" o:spid="_x0000_s107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14A123B7" w14:textId="11B7692C" w:rsidR="00CE6BD9" w:rsidRDefault="00CE6BD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47493">
                      <w:rPr>
                        <w:noProof/>
                        <w:color w:val="FFFFFF" w:themeColor="background1"/>
                        <w:sz w:val="28"/>
                        <w:szCs w:val="28"/>
                      </w:rPr>
                      <w:t>21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339AB" w14:textId="77777777" w:rsidR="00537E02" w:rsidRDefault="00537E02" w:rsidP="000E11A6">
      <w:r>
        <w:separator/>
      </w:r>
    </w:p>
  </w:footnote>
  <w:footnote w:type="continuationSeparator" w:id="0">
    <w:p w14:paraId="26B2A358" w14:textId="77777777" w:rsidR="00537E02" w:rsidRDefault="00537E02" w:rsidP="000E1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3BA85" w14:textId="729F4D68" w:rsidR="00CE6BD9" w:rsidRDefault="00CE6BD9" w:rsidP="00EB41AC">
    <w:pPr>
      <w:pStyle w:val="Header"/>
      <w:jc w:val="right"/>
    </w:pPr>
    <w:r>
      <w:t>Milestone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67D"/>
      </v:shape>
    </w:pict>
  </w:numPicBullet>
  <w:abstractNum w:abstractNumId="0" w15:restartNumberingAfterBreak="0">
    <w:nsid w:val="089F7DD8"/>
    <w:multiLevelType w:val="hybridMultilevel"/>
    <w:tmpl w:val="C9BCF05A"/>
    <w:lvl w:ilvl="0" w:tplc="04090001">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BF20386"/>
    <w:multiLevelType w:val="hybridMultilevel"/>
    <w:tmpl w:val="A6BE77CC"/>
    <w:lvl w:ilvl="0" w:tplc="04090007">
      <w:start w:val="1"/>
      <w:numFmt w:val="bullet"/>
      <w:lvlText w:val=""/>
      <w:lvlPicBulletId w:val="0"/>
      <w:lvlJc w:val="left"/>
      <w:pPr>
        <w:ind w:left="663" w:hanging="420"/>
      </w:pPr>
      <w:rPr>
        <w:rFonts w:ascii="Wingdings" w:hAnsi="Wingdings" w:hint="default"/>
      </w:rPr>
    </w:lvl>
    <w:lvl w:ilvl="1" w:tplc="04090003" w:tentative="1">
      <w:start w:val="1"/>
      <w:numFmt w:val="bullet"/>
      <w:lvlText w:val=""/>
      <w:lvlJc w:val="left"/>
      <w:pPr>
        <w:ind w:left="1083" w:hanging="420"/>
      </w:pPr>
      <w:rPr>
        <w:rFonts w:ascii="Wingdings" w:hAnsi="Wingdings" w:hint="default"/>
      </w:rPr>
    </w:lvl>
    <w:lvl w:ilvl="2" w:tplc="04090005" w:tentative="1">
      <w:start w:val="1"/>
      <w:numFmt w:val="bullet"/>
      <w:lvlText w:val=""/>
      <w:lvlJc w:val="left"/>
      <w:pPr>
        <w:ind w:left="1503" w:hanging="420"/>
      </w:pPr>
      <w:rPr>
        <w:rFonts w:ascii="Wingdings" w:hAnsi="Wingdings" w:hint="default"/>
      </w:rPr>
    </w:lvl>
    <w:lvl w:ilvl="3" w:tplc="04090001" w:tentative="1">
      <w:start w:val="1"/>
      <w:numFmt w:val="bullet"/>
      <w:lvlText w:val=""/>
      <w:lvlJc w:val="left"/>
      <w:pPr>
        <w:ind w:left="1923" w:hanging="420"/>
      </w:pPr>
      <w:rPr>
        <w:rFonts w:ascii="Wingdings" w:hAnsi="Wingdings" w:hint="default"/>
      </w:rPr>
    </w:lvl>
    <w:lvl w:ilvl="4" w:tplc="04090003" w:tentative="1">
      <w:start w:val="1"/>
      <w:numFmt w:val="bullet"/>
      <w:lvlText w:val=""/>
      <w:lvlJc w:val="left"/>
      <w:pPr>
        <w:ind w:left="2343" w:hanging="420"/>
      </w:pPr>
      <w:rPr>
        <w:rFonts w:ascii="Wingdings" w:hAnsi="Wingdings" w:hint="default"/>
      </w:rPr>
    </w:lvl>
    <w:lvl w:ilvl="5" w:tplc="04090005" w:tentative="1">
      <w:start w:val="1"/>
      <w:numFmt w:val="bullet"/>
      <w:lvlText w:val=""/>
      <w:lvlJc w:val="left"/>
      <w:pPr>
        <w:ind w:left="2763" w:hanging="420"/>
      </w:pPr>
      <w:rPr>
        <w:rFonts w:ascii="Wingdings" w:hAnsi="Wingdings" w:hint="default"/>
      </w:rPr>
    </w:lvl>
    <w:lvl w:ilvl="6" w:tplc="04090001" w:tentative="1">
      <w:start w:val="1"/>
      <w:numFmt w:val="bullet"/>
      <w:lvlText w:val=""/>
      <w:lvlJc w:val="left"/>
      <w:pPr>
        <w:ind w:left="3183" w:hanging="420"/>
      </w:pPr>
      <w:rPr>
        <w:rFonts w:ascii="Wingdings" w:hAnsi="Wingdings" w:hint="default"/>
      </w:rPr>
    </w:lvl>
    <w:lvl w:ilvl="7" w:tplc="04090003" w:tentative="1">
      <w:start w:val="1"/>
      <w:numFmt w:val="bullet"/>
      <w:lvlText w:val=""/>
      <w:lvlJc w:val="left"/>
      <w:pPr>
        <w:ind w:left="3603" w:hanging="420"/>
      </w:pPr>
      <w:rPr>
        <w:rFonts w:ascii="Wingdings" w:hAnsi="Wingdings" w:hint="default"/>
      </w:rPr>
    </w:lvl>
    <w:lvl w:ilvl="8" w:tplc="04090005" w:tentative="1">
      <w:start w:val="1"/>
      <w:numFmt w:val="bullet"/>
      <w:lvlText w:val=""/>
      <w:lvlJc w:val="left"/>
      <w:pPr>
        <w:ind w:left="4023" w:hanging="420"/>
      </w:pPr>
      <w:rPr>
        <w:rFonts w:ascii="Wingdings" w:hAnsi="Wingdings" w:hint="default"/>
      </w:rPr>
    </w:lvl>
  </w:abstractNum>
  <w:abstractNum w:abstractNumId="2" w15:restartNumberingAfterBreak="0">
    <w:nsid w:val="0DED72CE"/>
    <w:multiLevelType w:val="hybridMultilevel"/>
    <w:tmpl w:val="0E1A5E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516E1F"/>
    <w:multiLevelType w:val="hybridMultilevel"/>
    <w:tmpl w:val="5CEE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11228"/>
    <w:multiLevelType w:val="hybridMultilevel"/>
    <w:tmpl w:val="97D40A6A"/>
    <w:lvl w:ilvl="0" w:tplc="0066B72C">
      <w:start w:val="5"/>
      <w:numFmt w:val="lowerLetter"/>
      <w:lvlText w:val="%1."/>
      <w:lvlJc w:val="left"/>
      <w:pPr>
        <w:tabs>
          <w:tab w:val="num" w:pos="720"/>
        </w:tabs>
        <w:ind w:left="720" w:hanging="360"/>
      </w:pPr>
    </w:lvl>
    <w:lvl w:ilvl="1" w:tplc="A230B276" w:tentative="1">
      <w:start w:val="1"/>
      <w:numFmt w:val="decimal"/>
      <w:lvlText w:val="%2."/>
      <w:lvlJc w:val="left"/>
      <w:pPr>
        <w:tabs>
          <w:tab w:val="num" w:pos="1440"/>
        </w:tabs>
        <w:ind w:left="1440" w:hanging="360"/>
      </w:pPr>
    </w:lvl>
    <w:lvl w:ilvl="2" w:tplc="DDC44256" w:tentative="1">
      <w:start w:val="1"/>
      <w:numFmt w:val="decimal"/>
      <w:lvlText w:val="%3."/>
      <w:lvlJc w:val="left"/>
      <w:pPr>
        <w:tabs>
          <w:tab w:val="num" w:pos="2160"/>
        </w:tabs>
        <w:ind w:left="2160" w:hanging="360"/>
      </w:pPr>
    </w:lvl>
    <w:lvl w:ilvl="3" w:tplc="4148D1DC" w:tentative="1">
      <w:start w:val="1"/>
      <w:numFmt w:val="decimal"/>
      <w:lvlText w:val="%4."/>
      <w:lvlJc w:val="left"/>
      <w:pPr>
        <w:tabs>
          <w:tab w:val="num" w:pos="2880"/>
        </w:tabs>
        <w:ind w:left="2880" w:hanging="360"/>
      </w:pPr>
    </w:lvl>
    <w:lvl w:ilvl="4" w:tplc="5A782B5C" w:tentative="1">
      <w:start w:val="1"/>
      <w:numFmt w:val="decimal"/>
      <w:lvlText w:val="%5."/>
      <w:lvlJc w:val="left"/>
      <w:pPr>
        <w:tabs>
          <w:tab w:val="num" w:pos="3600"/>
        </w:tabs>
        <w:ind w:left="3600" w:hanging="360"/>
      </w:pPr>
    </w:lvl>
    <w:lvl w:ilvl="5" w:tplc="AD4E2706" w:tentative="1">
      <w:start w:val="1"/>
      <w:numFmt w:val="decimal"/>
      <w:lvlText w:val="%6."/>
      <w:lvlJc w:val="left"/>
      <w:pPr>
        <w:tabs>
          <w:tab w:val="num" w:pos="4320"/>
        </w:tabs>
        <w:ind w:left="4320" w:hanging="360"/>
      </w:pPr>
    </w:lvl>
    <w:lvl w:ilvl="6" w:tplc="69C2CCBA" w:tentative="1">
      <w:start w:val="1"/>
      <w:numFmt w:val="decimal"/>
      <w:lvlText w:val="%7."/>
      <w:lvlJc w:val="left"/>
      <w:pPr>
        <w:tabs>
          <w:tab w:val="num" w:pos="5040"/>
        </w:tabs>
        <w:ind w:left="5040" w:hanging="360"/>
      </w:pPr>
    </w:lvl>
    <w:lvl w:ilvl="7" w:tplc="8A486346" w:tentative="1">
      <w:start w:val="1"/>
      <w:numFmt w:val="decimal"/>
      <w:lvlText w:val="%8."/>
      <w:lvlJc w:val="left"/>
      <w:pPr>
        <w:tabs>
          <w:tab w:val="num" w:pos="5760"/>
        </w:tabs>
        <w:ind w:left="5760" w:hanging="360"/>
      </w:pPr>
    </w:lvl>
    <w:lvl w:ilvl="8" w:tplc="03A080CE" w:tentative="1">
      <w:start w:val="1"/>
      <w:numFmt w:val="decimal"/>
      <w:lvlText w:val="%9."/>
      <w:lvlJc w:val="left"/>
      <w:pPr>
        <w:tabs>
          <w:tab w:val="num" w:pos="6480"/>
        </w:tabs>
        <w:ind w:left="6480" w:hanging="360"/>
      </w:pPr>
    </w:lvl>
  </w:abstractNum>
  <w:abstractNum w:abstractNumId="5" w15:restartNumberingAfterBreak="0">
    <w:nsid w:val="1D3371DD"/>
    <w:multiLevelType w:val="hybridMultilevel"/>
    <w:tmpl w:val="019295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DF27F7F"/>
    <w:multiLevelType w:val="hybridMultilevel"/>
    <w:tmpl w:val="1700C89C"/>
    <w:lvl w:ilvl="0" w:tplc="8F983160">
      <w:start w:val="4"/>
      <w:numFmt w:val="lowerLetter"/>
      <w:lvlText w:val="%1."/>
      <w:lvlJc w:val="left"/>
      <w:pPr>
        <w:tabs>
          <w:tab w:val="num" w:pos="720"/>
        </w:tabs>
        <w:ind w:left="720" w:hanging="360"/>
      </w:pPr>
    </w:lvl>
    <w:lvl w:ilvl="1" w:tplc="9438BB3C" w:tentative="1">
      <w:start w:val="1"/>
      <w:numFmt w:val="decimal"/>
      <w:lvlText w:val="%2."/>
      <w:lvlJc w:val="left"/>
      <w:pPr>
        <w:tabs>
          <w:tab w:val="num" w:pos="1440"/>
        </w:tabs>
        <w:ind w:left="1440" w:hanging="360"/>
      </w:pPr>
    </w:lvl>
    <w:lvl w:ilvl="2" w:tplc="6E66C340" w:tentative="1">
      <w:start w:val="1"/>
      <w:numFmt w:val="decimal"/>
      <w:lvlText w:val="%3."/>
      <w:lvlJc w:val="left"/>
      <w:pPr>
        <w:tabs>
          <w:tab w:val="num" w:pos="2160"/>
        </w:tabs>
        <w:ind w:left="2160" w:hanging="360"/>
      </w:pPr>
    </w:lvl>
    <w:lvl w:ilvl="3" w:tplc="015A5A54" w:tentative="1">
      <w:start w:val="1"/>
      <w:numFmt w:val="decimal"/>
      <w:lvlText w:val="%4."/>
      <w:lvlJc w:val="left"/>
      <w:pPr>
        <w:tabs>
          <w:tab w:val="num" w:pos="2880"/>
        </w:tabs>
        <w:ind w:left="2880" w:hanging="360"/>
      </w:pPr>
    </w:lvl>
    <w:lvl w:ilvl="4" w:tplc="BCFA6948" w:tentative="1">
      <w:start w:val="1"/>
      <w:numFmt w:val="decimal"/>
      <w:lvlText w:val="%5."/>
      <w:lvlJc w:val="left"/>
      <w:pPr>
        <w:tabs>
          <w:tab w:val="num" w:pos="3600"/>
        </w:tabs>
        <w:ind w:left="3600" w:hanging="360"/>
      </w:pPr>
    </w:lvl>
    <w:lvl w:ilvl="5" w:tplc="7A742358" w:tentative="1">
      <w:start w:val="1"/>
      <w:numFmt w:val="decimal"/>
      <w:lvlText w:val="%6."/>
      <w:lvlJc w:val="left"/>
      <w:pPr>
        <w:tabs>
          <w:tab w:val="num" w:pos="4320"/>
        </w:tabs>
        <w:ind w:left="4320" w:hanging="360"/>
      </w:pPr>
    </w:lvl>
    <w:lvl w:ilvl="6" w:tplc="4176BB12" w:tentative="1">
      <w:start w:val="1"/>
      <w:numFmt w:val="decimal"/>
      <w:lvlText w:val="%7."/>
      <w:lvlJc w:val="left"/>
      <w:pPr>
        <w:tabs>
          <w:tab w:val="num" w:pos="5040"/>
        </w:tabs>
        <w:ind w:left="5040" w:hanging="360"/>
      </w:pPr>
    </w:lvl>
    <w:lvl w:ilvl="7" w:tplc="4C06ED96" w:tentative="1">
      <w:start w:val="1"/>
      <w:numFmt w:val="decimal"/>
      <w:lvlText w:val="%8."/>
      <w:lvlJc w:val="left"/>
      <w:pPr>
        <w:tabs>
          <w:tab w:val="num" w:pos="5760"/>
        </w:tabs>
        <w:ind w:left="5760" w:hanging="360"/>
      </w:pPr>
    </w:lvl>
    <w:lvl w:ilvl="8" w:tplc="5A50165C" w:tentative="1">
      <w:start w:val="1"/>
      <w:numFmt w:val="decimal"/>
      <w:lvlText w:val="%9."/>
      <w:lvlJc w:val="left"/>
      <w:pPr>
        <w:tabs>
          <w:tab w:val="num" w:pos="6480"/>
        </w:tabs>
        <w:ind w:left="6480" w:hanging="360"/>
      </w:pPr>
    </w:lvl>
  </w:abstractNum>
  <w:abstractNum w:abstractNumId="7" w15:restartNumberingAfterBreak="0">
    <w:nsid w:val="1E5C6754"/>
    <w:multiLevelType w:val="multilevel"/>
    <w:tmpl w:val="8774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80AF9"/>
    <w:multiLevelType w:val="hybridMultilevel"/>
    <w:tmpl w:val="B55E805A"/>
    <w:lvl w:ilvl="0" w:tplc="BA3044DC">
      <w:start w:val="1"/>
      <w:numFmt w:val="lowerLetter"/>
      <w:lvlText w:val="%1."/>
      <w:lvlJc w:val="left"/>
      <w:pPr>
        <w:tabs>
          <w:tab w:val="num" w:pos="720"/>
        </w:tabs>
        <w:ind w:left="720" w:hanging="360"/>
      </w:pPr>
    </w:lvl>
    <w:lvl w:ilvl="1" w:tplc="2ACC2946" w:tentative="1">
      <w:start w:val="1"/>
      <w:numFmt w:val="decimal"/>
      <w:lvlText w:val="%2."/>
      <w:lvlJc w:val="left"/>
      <w:pPr>
        <w:tabs>
          <w:tab w:val="num" w:pos="1440"/>
        </w:tabs>
        <w:ind w:left="1440" w:hanging="360"/>
      </w:pPr>
    </w:lvl>
    <w:lvl w:ilvl="2" w:tplc="C9D46F14" w:tentative="1">
      <w:start w:val="1"/>
      <w:numFmt w:val="decimal"/>
      <w:lvlText w:val="%3."/>
      <w:lvlJc w:val="left"/>
      <w:pPr>
        <w:tabs>
          <w:tab w:val="num" w:pos="2160"/>
        </w:tabs>
        <w:ind w:left="2160" w:hanging="360"/>
      </w:pPr>
    </w:lvl>
    <w:lvl w:ilvl="3" w:tplc="E548A15A" w:tentative="1">
      <w:start w:val="1"/>
      <w:numFmt w:val="decimal"/>
      <w:lvlText w:val="%4."/>
      <w:lvlJc w:val="left"/>
      <w:pPr>
        <w:tabs>
          <w:tab w:val="num" w:pos="2880"/>
        </w:tabs>
        <w:ind w:left="2880" w:hanging="360"/>
      </w:pPr>
    </w:lvl>
    <w:lvl w:ilvl="4" w:tplc="65CCB7EC" w:tentative="1">
      <w:start w:val="1"/>
      <w:numFmt w:val="decimal"/>
      <w:lvlText w:val="%5."/>
      <w:lvlJc w:val="left"/>
      <w:pPr>
        <w:tabs>
          <w:tab w:val="num" w:pos="3600"/>
        </w:tabs>
        <w:ind w:left="3600" w:hanging="360"/>
      </w:pPr>
    </w:lvl>
    <w:lvl w:ilvl="5" w:tplc="8B4C8216" w:tentative="1">
      <w:start w:val="1"/>
      <w:numFmt w:val="decimal"/>
      <w:lvlText w:val="%6."/>
      <w:lvlJc w:val="left"/>
      <w:pPr>
        <w:tabs>
          <w:tab w:val="num" w:pos="4320"/>
        </w:tabs>
        <w:ind w:left="4320" w:hanging="360"/>
      </w:pPr>
    </w:lvl>
    <w:lvl w:ilvl="6" w:tplc="EECC9450" w:tentative="1">
      <w:start w:val="1"/>
      <w:numFmt w:val="decimal"/>
      <w:lvlText w:val="%7."/>
      <w:lvlJc w:val="left"/>
      <w:pPr>
        <w:tabs>
          <w:tab w:val="num" w:pos="5040"/>
        </w:tabs>
        <w:ind w:left="5040" w:hanging="360"/>
      </w:pPr>
    </w:lvl>
    <w:lvl w:ilvl="7" w:tplc="414C5396" w:tentative="1">
      <w:start w:val="1"/>
      <w:numFmt w:val="decimal"/>
      <w:lvlText w:val="%8."/>
      <w:lvlJc w:val="left"/>
      <w:pPr>
        <w:tabs>
          <w:tab w:val="num" w:pos="5760"/>
        </w:tabs>
        <w:ind w:left="5760" w:hanging="360"/>
      </w:pPr>
    </w:lvl>
    <w:lvl w:ilvl="8" w:tplc="FD764944" w:tentative="1">
      <w:start w:val="1"/>
      <w:numFmt w:val="decimal"/>
      <w:lvlText w:val="%9."/>
      <w:lvlJc w:val="left"/>
      <w:pPr>
        <w:tabs>
          <w:tab w:val="num" w:pos="6480"/>
        </w:tabs>
        <w:ind w:left="6480" w:hanging="360"/>
      </w:pPr>
    </w:lvl>
  </w:abstractNum>
  <w:abstractNum w:abstractNumId="9" w15:restartNumberingAfterBreak="0">
    <w:nsid w:val="28951A35"/>
    <w:multiLevelType w:val="multilevel"/>
    <w:tmpl w:val="8774E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89F10D2"/>
    <w:multiLevelType w:val="hybridMultilevel"/>
    <w:tmpl w:val="29F03282"/>
    <w:lvl w:ilvl="0" w:tplc="DF42A1B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34C88"/>
    <w:multiLevelType w:val="hybridMultilevel"/>
    <w:tmpl w:val="631228BE"/>
    <w:lvl w:ilvl="0" w:tplc="6D1668A2">
      <w:start w:val="7"/>
      <w:numFmt w:val="lowerLetter"/>
      <w:lvlText w:val="%1."/>
      <w:lvlJc w:val="left"/>
      <w:pPr>
        <w:tabs>
          <w:tab w:val="num" w:pos="720"/>
        </w:tabs>
        <w:ind w:left="720" w:hanging="360"/>
      </w:pPr>
    </w:lvl>
    <w:lvl w:ilvl="1" w:tplc="81DA1D60" w:tentative="1">
      <w:start w:val="1"/>
      <w:numFmt w:val="decimal"/>
      <w:lvlText w:val="%2."/>
      <w:lvlJc w:val="left"/>
      <w:pPr>
        <w:tabs>
          <w:tab w:val="num" w:pos="1440"/>
        </w:tabs>
        <w:ind w:left="1440" w:hanging="360"/>
      </w:pPr>
    </w:lvl>
    <w:lvl w:ilvl="2" w:tplc="45B0DC76" w:tentative="1">
      <w:start w:val="1"/>
      <w:numFmt w:val="decimal"/>
      <w:lvlText w:val="%3."/>
      <w:lvlJc w:val="left"/>
      <w:pPr>
        <w:tabs>
          <w:tab w:val="num" w:pos="2160"/>
        </w:tabs>
        <w:ind w:left="2160" w:hanging="360"/>
      </w:pPr>
    </w:lvl>
    <w:lvl w:ilvl="3" w:tplc="58182432" w:tentative="1">
      <w:start w:val="1"/>
      <w:numFmt w:val="decimal"/>
      <w:lvlText w:val="%4."/>
      <w:lvlJc w:val="left"/>
      <w:pPr>
        <w:tabs>
          <w:tab w:val="num" w:pos="2880"/>
        </w:tabs>
        <w:ind w:left="2880" w:hanging="360"/>
      </w:pPr>
    </w:lvl>
    <w:lvl w:ilvl="4" w:tplc="E10895FC" w:tentative="1">
      <w:start w:val="1"/>
      <w:numFmt w:val="decimal"/>
      <w:lvlText w:val="%5."/>
      <w:lvlJc w:val="left"/>
      <w:pPr>
        <w:tabs>
          <w:tab w:val="num" w:pos="3600"/>
        </w:tabs>
        <w:ind w:left="3600" w:hanging="360"/>
      </w:pPr>
    </w:lvl>
    <w:lvl w:ilvl="5" w:tplc="5912788E" w:tentative="1">
      <w:start w:val="1"/>
      <w:numFmt w:val="decimal"/>
      <w:lvlText w:val="%6."/>
      <w:lvlJc w:val="left"/>
      <w:pPr>
        <w:tabs>
          <w:tab w:val="num" w:pos="4320"/>
        </w:tabs>
        <w:ind w:left="4320" w:hanging="360"/>
      </w:pPr>
    </w:lvl>
    <w:lvl w:ilvl="6" w:tplc="7C1823F6" w:tentative="1">
      <w:start w:val="1"/>
      <w:numFmt w:val="decimal"/>
      <w:lvlText w:val="%7."/>
      <w:lvlJc w:val="left"/>
      <w:pPr>
        <w:tabs>
          <w:tab w:val="num" w:pos="5040"/>
        </w:tabs>
        <w:ind w:left="5040" w:hanging="360"/>
      </w:pPr>
    </w:lvl>
    <w:lvl w:ilvl="7" w:tplc="207487AC" w:tentative="1">
      <w:start w:val="1"/>
      <w:numFmt w:val="decimal"/>
      <w:lvlText w:val="%8."/>
      <w:lvlJc w:val="left"/>
      <w:pPr>
        <w:tabs>
          <w:tab w:val="num" w:pos="5760"/>
        </w:tabs>
        <w:ind w:left="5760" w:hanging="360"/>
      </w:pPr>
    </w:lvl>
    <w:lvl w:ilvl="8" w:tplc="42C625D4" w:tentative="1">
      <w:start w:val="1"/>
      <w:numFmt w:val="decimal"/>
      <w:lvlText w:val="%9."/>
      <w:lvlJc w:val="left"/>
      <w:pPr>
        <w:tabs>
          <w:tab w:val="num" w:pos="6480"/>
        </w:tabs>
        <w:ind w:left="6480" w:hanging="360"/>
      </w:pPr>
    </w:lvl>
  </w:abstractNum>
  <w:abstractNum w:abstractNumId="12" w15:restartNumberingAfterBreak="0">
    <w:nsid w:val="298464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AC7622B"/>
    <w:multiLevelType w:val="hybridMultilevel"/>
    <w:tmpl w:val="A1E67A1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9B2DBC"/>
    <w:multiLevelType w:val="hybridMultilevel"/>
    <w:tmpl w:val="60CCC5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6691AD4"/>
    <w:multiLevelType w:val="hybridMultilevel"/>
    <w:tmpl w:val="BF9673F8"/>
    <w:lvl w:ilvl="0" w:tplc="944CD31A">
      <w:start w:val="2"/>
      <w:numFmt w:val="lowerLetter"/>
      <w:lvlText w:val="%1."/>
      <w:lvlJc w:val="left"/>
      <w:pPr>
        <w:tabs>
          <w:tab w:val="num" w:pos="720"/>
        </w:tabs>
        <w:ind w:left="720" w:hanging="360"/>
      </w:pPr>
    </w:lvl>
    <w:lvl w:ilvl="1" w:tplc="2800E65E" w:tentative="1">
      <w:start w:val="1"/>
      <w:numFmt w:val="decimal"/>
      <w:lvlText w:val="%2."/>
      <w:lvlJc w:val="left"/>
      <w:pPr>
        <w:tabs>
          <w:tab w:val="num" w:pos="1440"/>
        </w:tabs>
        <w:ind w:left="1440" w:hanging="360"/>
      </w:pPr>
    </w:lvl>
    <w:lvl w:ilvl="2" w:tplc="51AEFB12" w:tentative="1">
      <w:start w:val="1"/>
      <w:numFmt w:val="decimal"/>
      <w:lvlText w:val="%3."/>
      <w:lvlJc w:val="left"/>
      <w:pPr>
        <w:tabs>
          <w:tab w:val="num" w:pos="2160"/>
        </w:tabs>
        <w:ind w:left="2160" w:hanging="360"/>
      </w:pPr>
    </w:lvl>
    <w:lvl w:ilvl="3" w:tplc="6FEACB60" w:tentative="1">
      <w:start w:val="1"/>
      <w:numFmt w:val="decimal"/>
      <w:lvlText w:val="%4."/>
      <w:lvlJc w:val="left"/>
      <w:pPr>
        <w:tabs>
          <w:tab w:val="num" w:pos="2880"/>
        </w:tabs>
        <w:ind w:left="2880" w:hanging="360"/>
      </w:pPr>
    </w:lvl>
    <w:lvl w:ilvl="4" w:tplc="D368F60A" w:tentative="1">
      <w:start w:val="1"/>
      <w:numFmt w:val="decimal"/>
      <w:lvlText w:val="%5."/>
      <w:lvlJc w:val="left"/>
      <w:pPr>
        <w:tabs>
          <w:tab w:val="num" w:pos="3600"/>
        </w:tabs>
        <w:ind w:left="3600" w:hanging="360"/>
      </w:pPr>
    </w:lvl>
    <w:lvl w:ilvl="5" w:tplc="767E4CB4" w:tentative="1">
      <w:start w:val="1"/>
      <w:numFmt w:val="decimal"/>
      <w:lvlText w:val="%6."/>
      <w:lvlJc w:val="left"/>
      <w:pPr>
        <w:tabs>
          <w:tab w:val="num" w:pos="4320"/>
        </w:tabs>
        <w:ind w:left="4320" w:hanging="360"/>
      </w:pPr>
    </w:lvl>
    <w:lvl w:ilvl="6" w:tplc="0354EEB8" w:tentative="1">
      <w:start w:val="1"/>
      <w:numFmt w:val="decimal"/>
      <w:lvlText w:val="%7."/>
      <w:lvlJc w:val="left"/>
      <w:pPr>
        <w:tabs>
          <w:tab w:val="num" w:pos="5040"/>
        </w:tabs>
        <w:ind w:left="5040" w:hanging="360"/>
      </w:pPr>
    </w:lvl>
    <w:lvl w:ilvl="7" w:tplc="C8FE4424" w:tentative="1">
      <w:start w:val="1"/>
      <w:numFmt w:val="decimal"/>
      <w:lvlText w:val="%8."/>
      <w:lvlJc w:val="left"/>
      <w:pPr>
        <w:tabs>
          <w:tab w:val="num" w:pos="5760"/>
        </w:tabs>
        <w:ind w:left="5760" w:hanging="360"/>
      </w:pPr>
    </w:lvl>
    <w:lvl w:ilvl="8" w:tplc="B052CC06" w:tentative="1">
      <w:start w:val="1"/>
      <w:numFmt w:val="decimal"/>
      <w:lvlText w:val="%9."/>
      <w:lvlJc w:val="left"/>
      <w:pPr>
        <w:tabs>
          <w:tab w:val="num" w:pos="6480"/>
        </w:tabs>
        <w:ind w:left="6480" w:hanging="360"/>
      </w:pPr>
    </w:lvl>
  </w:abstractNum>
  <w:abstractNum w:abstractNumId="16" w15:restartNumberingAfterBreak="0">
    <w:nsid w:val="396B7CBC"/>
    <w:multiLevelType w:val="hybridMultilevel"/>
    <w:tmpl w:val="1C7E76B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DCE5A1D"/>
    <w:multiLevelType w:val="hybridMultilevel"/>
    <w:tmpl w:val="4DB69C4E"/>
    <w:lvl w:ilvl="0" w:tplc="C12C3B5E">
      <w:start w:val="1"/>
      <w:numFmt w:val="bullet"/>
      <w:lvlText w:val=""/>
      <w:lvlJc w:val="left"/>
      <w:pPr>
        <w:ind w:left="420" w:hanging="420"/>
      </w:pPr>
      <w:rPr>
        <w:rFonts w:ascii="Wingdings" w:hAnsi="Wingdings" w:hint="default"/>
        <w:sz w:val="28"/>
        <w:szCs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F0B4C17"/>
    <w:multiLevelType w:val="multilevel"/>
    <w:tmpl w:val="B618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707F8C"/>
    <w:multiLevelType w:val="hybridMultilevel"/>
    <w:tmpl w:val="DB4A260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6EE652C"/>
    <w:multiLevelType w:val="hybridMultilevel"/>
    <w:tmpl w:val="2FF07F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E931775"/>
    <w:multiLevelType w:val="hybridMultilevel"/>
    <w:tmpl w:val="5258675A"/>
    <w:lvl w:ilvl="0" w:tplc="04090001">
      <w:start w:val="1"/>
      <w:numFmt w:val="bullet"/>
      <w:lvlText w:val=""/>
      <w:lvlJc w:val="left"/>
      <w:pPr>
        <w:ind w:left="2820" w:hanging="420"/>
      </w:pPr>
      <w:rPr>
        <w:rFonts w:ascii="Wingdings" w:hAnsi="Wingdings" w:hint="default"/>
      </w:rPr>
    </w:lvl>
    <w:lvl w:ilvl="1" w:tplc="04090003" w:tentative="1">
      <w:start w:val="1"/>
      <w:numFmt w:val="bullet"/>
      <w:lvlText w:val=""/>
      <w:lvlJc w:val="left"/>
      <w:pPr>
        <w:ind w:left="3240" w:hanging="420"/>
      </w:pPr>
      <w:rPr>
        <w:rFonts w:ascii="Wingdings" w:hAnsi="Wingdings" w:hint="default"/>
      </w:rPr>
    </w:lvl>
    <w:lvl w:ilvl="2" w:tplc="04090005" w:tentative="1">
      <w:start w:val="1"/>
      <w:numFmt w:val="bullet"/>
      <w:lvlText w:val=""/>
      <w:lvlJc w:val="left"/>
      <w:pPr>
        <w:ind w:left="3660" w:hanging="420"/>
      </w:pPr>
      <w:rPr>
        <w:rFonts w:ascii="Wingdings" w:hAnsi="Wingdings" w:hint="default"/>
      </w:rPr>
    </w:lvl>
    <w:lvl w:ilvl="3" w:tplc="04090001" w:tentative="1">
      <w:start w:val="1"/>
      <w:numFmt w:val="bullet"/>
      <w:lvlText w:val=""/>
      <w:lvlJc w:val="left"/>
      <w:pPr>
        <w:ind w:left="4080" w:hanging="420"/>
      </w:pPr>
      <w:rPr>
        <w:rFonts w:ascii="Wingdings" w:hAnsi="Wingdings" w:hint="default"/>
      </w:rPr>
    </w:lvl>
    <w:lvl w:ilvl="4" w:tplc="04090003" w:tentative="1">
      <w:start w:val="1"/>
      <w:numFmt w:val="bullet"/>
      <w:lvlText w:val=""/>
      <w:lvlJc w:val="left"/>
      <w:pPr>
        <w:ind w:left="4500" w:hanging="420"/>
      </w:pPr>
      <w:rPr>
        <w:rFonts w:ascii="Wingdings" w:hAnsi="Wingdings" w:hint="default"/>
      </w:rPr>
    </w:lvl>
    <w:lvl w:ilvl="5" w:tplc="04090005" w:tentative="1">
      <w:start w:val="1"/>
      <w:numFmt w:val="bullet"/>
      <w:lvlText w:val=""/>
      <w:lvlJc w:val="left"/>
      <w:pPr>
        <w:ind w:left="4920" w:hanging="420"/>
      </w:pPr>
      <w:rPr>
        <w:rFonts w:ascii="Wingdings" w:hAnsi="Wingdings" w:hint="default"/>
      </w:rPr>
    </w:lvl>
    <w:lvl w:ilvl="6" w:tplc="04090001" w:tentative="1">
      <w:start w:val="1"/>
      <w:numFmt w:val="bullet"/>
      <w:lvlText w:val=""/>
      <w:lvlJc w:val="left"/>
      <w:pPr>
        <w:ind w:left="5340" w:hanging="420"/>
      </w:pPr>
      <w:rPr>
        <w:rFonts w:ascii="Wingdings" w:hAnsi="Wingdings" w:hint="default"/>
      </w:rPr>
    </w:lvl>
    <w:lvl w:ilvl="7" w:tplc="04090003" w:tentative="1">
      <w:start w:val="1"/>
      <w:numFmt w:val="bullet"/>
      <w:lvlText w:val=""/>
      <w:lvlJc w:val="left"/>
      <w:pPr>
        <w:ind w:left="5760" w:hanging="420"/>
      </w:pPr>
      <w:rPr>
        <w:rFonts w:ascii="Wingdings" w:hAnsi="Wingdings" w:hint="default"/>
      </w:rPr>
    </w:lvl>
    <w:lvl w:ilvl="8" w:tplc="04090005" w:tentative="1">
      <w:start w:val="1"/>
      <w:numFmt w:val="bullet"/>
      <w:lvlText w:val=""/>
      <w:lvlJc w:val="left"/>
      <w:pPr>
        <w:ind w:left="6180" w:hanging="420"/>
      </w:pPr>
      <w:rPr>
        <w:rFonts w:ascii="Wingdings" w:hAnsi="Wingdings" w:hint="default"/>
      </w:rPr>
    </w:lvl>
  </w:abstractNum>
  <w:abstractNum w:abstractNumId="22" w15:restartNumberingAfterBreak="0">
    <w:nsid w:val="55363D44"/>
    <w:multiLevelType w:val="multilevel"/>
    <w:tmpl w:val="38AC9728"/>
    <w:lvl w:ilvl="0">
      <w:start w:val="1"/>
      <w:numFmt w:val="decimal"/>
      <w:lvlText w:val="%1."/>
      <w:lvlJc w:val="left"/>
      <w:pPr>
        <w:tabs>
          <w:tab w:val="num" w:pos="720"/>
        </w:tabs>
        <w:ind w:left="720" w:hanging="360"/>
      </w:pPr>
    </w:lvl>
    <w:lvl w:ilvl="1">
      <w:start w:val="1"/>
      <w:numFmt w:val="decimal"/>
      <w:lvlText w:val="%2."/>
      <w:lvlJc w:val="left"/>
      <w:pPr>
        <w:ind w:left="928"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8930DF"/>
    <w:multiLevelType w:val="hybridMultilevel"/>
    <w:tmpl w:val="1B46C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DE01CF"/>
    <w:multiLevelType w:val="hybridMultilevel"/>
    <w:tmpl w:val="2332B7A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2A77D7C"/>
    <w:multiLevelType w:val="hybridMultilevel"/>
    <w:tmpl w:val="A582FB70"/>
    <w:lvl w:ilvl="0" w:tplc="A42801FA">
      <w:start w:val="3"/>
      <w:numFmt w:val="lowerLetter"/>
      <w:lvlText w:val="%1."/>
      <w:lvlJc w:val="left"/>
      <w:pPr>
        <w:tabs>
          <w:tab w:val="num" w:pos="720"/>
        </w:tabs>
        <w:ind w:left="720" w:hanging="360"/>
      </w:pPr>
    </w:lvl>
    <w:lvl w:ilvl="1" w:tplc="4E744F54" w:tentative="1">
      <w:start w:val="1"/>
      <w:numFmt w:val="decimal"/>
      <w:lvlText w:val="%2."/>
      <w:lvlJc w:val="left"/>
      <w:pPr>
        <w:tabs>
          <w:tab w:val="num" w:pos="1440"/>
        </w:tabs>
        <w:ind w:left="1440" w:hanging="360"/>
      </w:pPr>
    </w:lvl>
    <w:lvl w:ilvl="2" w:tplc="AF667CB8" w:tentative="1">
      <w:start w:val="1"/>
      <w:numFmt w:val="decimal"/>
      <w:lvlText w:val="%3."/>
      <w:lvlJc w:val="left"/>
      <w:pPr>
        <w:tabs>
          <w:tab w:val="num" w:pos="2160"/>
        </w:tabs>
        <w:ind w:left="2160" w:hanging="360"/>
      </w:pPr>
    </w:lvl>
    <w:lvl w:ilvl="3" w:tplc="0BDC48F4" w:tentative="1">
      <w:start w:val="1"/>
      <w:numFmt w:val="decimal"/>
      <w:lvlText w:val="%4."/>
      <w:lvlJc w:val="left"/>
      <w:pPr>
        <w:tabs>
          <w:tab w:val="num" w:pos="2880"/>
        </w:tabs>
        <w:ind w:left="2880" w:hanging="360"/>
      </w:pPr>
    </w:lvl>
    <w:lvl w:ilvl="4" w:tplc="08B66B88" w:tentative="1">
      <w:start w:val="1"/>
      <w:numFmt w:val="decimal"/>
      <w:lvlText w:val="%5."/>
      <w:lvlJc w:val="left"/>
      <w:pPr>
        <w:tabs>
          <w:tab w:val="num" w:pos="3600"/>
        </w:tabs>
        <w:ind w:left="3600" w:hanging="360"/>
      </w:pPr>
    </w:lvl>
    <w:lvl w:ilvl="5" w:tplc="DF369B94" w:tentative="1">
      <w:start w:val="1"/>
      <w:numFmt w:val="decimal"/>
      <w:lvlText w:val="%6."/>
      <w:lvlJc w:val="left"/>
      <w:pPr>
        <w:tabs>
          <w:tab w:val="num" w:pos="4320"/>
        </w:tabs>
        <w:ind w:left="4320" w:hanging="360"/>
      </w:pPr>
    </w:lvl>
    <w:lvl w:ilvl="6" w:tplc="00B44C44" w:tentative="1">
      <w:start w:val="1"/>
      <w:numFmt w:val="decimal"/>
      <w:lvlText w:val="%7."/>
      <w:lvlJc w:val="left"/>
      <w:pPr>
        <w:tabs>
          <w:tab w:val="num" w:pos="5040"/>
        </w:tabs>
        <w:ind w:left="5040" w:hanging="360"/>
      </w:pPr>
    </w:lvl>
    <w:lvl w:ilvl="7" w:tplc="1F845454" w:tentative="1">
      <w:start w:val="1"/>
      <w:numFmt w:val="decimal"/>
      <w:lvlText w:val="%8."/>
      <w:lvlJc w:val="left"/>
      <w:pPr>
        <w:tabs>
          <w:tab w:val="num" w:pos="5760"/>
        </w:tabs>
        <w:ind w:left="5760" w:hanging="360"/>
      </w:pPr>
    </w:lvl>
    <w:lvl w:ilvl="8" w:tplc="735860F2" w:tentative="1">
      <w:start w:val="1"/>
      <w:numFmt w:val="decimal"/>
      <w:lvlText w:val="%9."/>
      <w:lvlJc w:val="left"/>
      <w:pPr>
        <w:tabs>
          <w:tab w:val="num" w:pos="6480"/>
        </w:tabs>
        <w:ind w:left="6480" w:hanging="360"/>
      </w:pPr>
    </w:lvl>
  </w:abstractNum>
  <w:abstractNum w:abstractNumId="26" w15:restartNumberingAfterBreak="0">
    <w:nsid w:val="66B74A76"/>
    <w:multiLevelType w:val="hybridMultilevel"/>
    <w:tmpl w:val="428EBC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6C7410"/>
    <w:multiLevelType w:val="hybridMultilevel"/>
    <w:tmpl w:val="D79067F0"/>
    <w:lvl w:ilvl="0" w:tplc="C6D42B48">
      <w:start w:val="6"/>
      <w:numFmt w:val="lowerLetter"/>
      <w:lvlText w:val="%1."/>
      <w:lvlJc w:val="left"/>
      <w:pPr>
        <w:tabs>
          <w:tab w:val="num" w:pos="720"/>
        </w:tabs>
        <w:ind w:left="720" w:hanging="360"/>
      </w:pPr>
    </w:lvl>
    <w:lvl w:ilvl="1" w:tplc="BBAAF6A6" w:tentative="1">
      <w:start w:val="1"/>
      <w:numFmt w:val="decimal"/>
      <w:lvlText w:val="%2."/>
      <w:lvlJc w:val="left"/>
      <w:pPr>
        <w:tabs>
          <w:tab w:val="num" w:pos="1440"/>
        </w:tabs>
        <w:ind w:left="1440" w:hanging="360"/>
      </w:pPr>
    </w:lvl>
    <w:lvl w:ilvl="2" w:tplc="F470F70A" w:tentative="1">
      <w:start w:val="1"/>
      <w:numFmt w:val="decimal"/>
      <w:lvlText w:val="%3."/>
      <w:lvlJc w:val="left"/>
      <w:pPr>
        <w:tabs>
          <w:tab w:val="num" w:pos="2160"/>
        </w:tabs>
        <w:ind w:left="2160" w:hanging="360"/>
      </w:pPr>
    </w:lvl>
    <w:lvl w:ilvl="3" w:tplc="EBFA8EE4" w:tentative="1">
      <w:start w:val="1"/>
      <w:numFmt w:val="decimal"/>
      <w:lvlText w:val="%4."/>
      <w:lvlJc w:val="left"/>
      <w:pPr>
        <w:tabs>
          <w:tab w:val="num" w:pos="2880"/>
        </w:tabs>
        <w:ind w:left="2880" w:hanging="360"/>
      </w:pPr>
    </w:lvl>
    <w:lvl w:ilvl="4" w:tplc="24402EB0" w:tentative="1">
      <w:start w:val="1"/>
      <w:numFmt w:val="decimal"/>
      <w:lvlText w:val="%5."/>
      <w:lvlJc w:val="left"/>
      <w:pPr>
        <w:tabs>
          <w:tab w:val="num" w:pos="3600"/>
        </w:tabs>
        <w:ind w:left="3600" w:hanging="360"/>
      </w:pPr>
    </w:lvl>
    <w:lvl w:ilvl="5" w:tplc="8F1C8968" w:tentative="1">
      <w:start w:val="1"/>
      <w:numFmt w:val="decimal"/>
      <w:lvlText w:val="%6."/>
      <w:lvlJc w:val="left"/>
      <w:pPr>
        <w:tabs>
          <w:tab w:val="num" w:pos="4320"/>
        </w:tabs>
        <w:ind w:left="4320" w:hanging="360"/>
      </w:pPr>
    </w:lvl>
    <w:lvl w:ilvl="6" w:tplc="E9807C0E" w:tentative="1">
      <w:start w:val="1"/>
      <w:numFmt w:val="decimal"/>
      <w:lvlText w:val="%7."/>
      <w:lvlJc w:val="left"/>
      <w:pPr>
        <w:tabs>
          <w:tab w:val="num" w:pos="5040"/>
        </w:tabs>
        <w:ind w:left="5040" w:hanging="360"/>
      </w:pPr>
    </w:lvl>
    <w:lvl w:ilvl="7" w:tplc="AD844E58" w:tentative="1">
      <w:start w:val="1"/>
      <w:numFmt w:val="decimal"/>
      <w:lvlText w:val="%8."/>
      <w:lvlJc w:val="left"/>
      <w:pPr>
        <w:tabs>
          <w:tab w:val="num" w:pos="5760"/>
        </w:tabs>
        <w:ind w:left="5760" w:hanging="360"/>
      </w:pPr>
    </w:lvl>
    <w:lvl w:ilvl="8" w:tplc="0066CA32" w:tentative="1">
      <w:start w:val="1"/>
      <w:numFmt w:val="decimal"/>
      <w:lvlText w:val="%9."/>
      <w:lvlJc w:val="left"/>
      <w:pPr>
        <w:tabs>
          <w:tab w:val="num" w:pos="6480"/>
        </w:tabs>
        <w:ind w:left="6480" w:hanging="360"/>
      </w:pPr>
    </w:lvl>
  </w:abstractNum>
  <w:abstractNum w:abstractNumId="28" w15:restartNumberingAfterBreak="0">
    <w:nsid w:val="774D11DF"/>
    <w:multiLevelType w:val="hybridMultilevel"/>
    <w:tmpl w:val="74345960"/>
    <w:lvl w:ilvl="0" w:tplc="0409000B">
      <w:start w:val="1"/>
      <w:numFmt w:val="bullet"/>
      <w:lvlText w:val=""/>
      <w:lvlJc w:val="left"/>
      <w:pPr>
        <w:ind w:left="3324" w:hanging="420"/>
      </w:pPr>
      <w:rPr>
        <w:rFonts w:ascii="Wingdings" w:hAnsi="Wingdings" w:hint="default"/>
      </w:rPr>
    </w:lvl>
    <w:lvl w:ilvl="1" w:tplc="04090003" w:tentative="1">
      <w:start w:val="1"/>
      <w:numFmt w:val="bullet"/>
      <w:lvlText w:val=""/>
      <w:lvlJc w:val="left"/>
      <w:pPr>
        <w:ind w:left="3744" w:hanging="420"/>
      </w:pPr>
      <w:rPr>
        <w:rFonts w:ascii="Wingdings" w:hAnsi="Wingdings" w:hint="default"/>
      </w:rPr>
    </w:lvl>
    <w:lvl w:ilvl="2" w:tplc="04090005" w:tentative="1">
      <w:start w:val="1"/>
      <w:numFmt w:val="bullet"/>
      <w:lvlText w:val=""/>
      <w:lvlJc w:val="left"/>
      <w:pPr>
        <w:ind w:left="4164" w:hanging="420"/>
      </w:pPr>
      <w:rPr>
        <w:rFonts w:ascii="Wingdings" w:hAnsi="Wingdings" w:hint="default"/>
      </w:rPr>
    </w:lvl>
    <w:lvl w:ilvl="3" w:tplc="04090001" w:tentative="1">
      <w:start w:val="1"/>
      <w:numFmt w:val="bullet"/>
      <w:lvlText w:val=""/>
      <w:lvlJc w:val="left"/>
      <w:pPr>
        <w:ind w:left="4584" w:hanging="420"/>
      </w:pPr>
      <w:rPr>
        <w:rFonts w:ascii="Wingdings" w:hAnsi="Wingdings" w:hint="default"/>
      </w:rPr>
    </w:lvl>
    <w:lvl w:ilvl="4" w:tplc="04090003" w:tentative="1">
      <w:start w:val="1"/>
      <w:numFmt w:val="bullet"/>
      <w:lvlText w:val=""/>
      <w:lvlJc w:val="left"/>
      <w:pPr>
        <w:ind w:left="5004" w:hanging="420"/>
      </w:pPr>
      <w:rPr>
        <w:rFonts w:ascii="Wingdings" w:hAnsi="Wingdings" w:hint="default"/>
      </w:rPr>
    </w:lvl>
    <w:lvl w:ilvl="5" w:tplc="04090005" w:tentative="1">
      <w:start w:val="1"/>
      <w:numFmt w:val="bullet"/>
      <w:lvlText w:val=""/>
      <w:lvlJc w:val="left"/>
      <w:pPr>
        <w:ind w:left="5424" w:hanging="420"/>
      </w:pPr>
      <w:rPr>
        <w:rFonts w:ascii="Wingdings" w:hAnsi="Wingdings" w:hint="default"/>
      </w:rPr>
    </w:lvl>
    <w:lvl w:ilvl="6" w:tplc="04090001" w:tentative="1">
      <w:start w:val="1"/>
      <w:numFmt w:val="bullet"/>
      <w:lvlText w:val=""/>
      <w:lvlJc w:val="left"/>
      <w:pPr>
        <w:ind w:left="5844" w:hanging="420"/>
      </w:pPr>
      <w:rPr>
        <w:rFonts w:ascii="Wingdings" w:hAnsi="Wingdings" w:hint="default"/>
      </w:rPr>
    </w:lvl>
    <w:lvl w:ilvl="7" w:tplc="04090003" w:tentative="1">
      <w:start w:val="1"/>
      <w:numFmt w:val="bullet"/>
      <w:lvlText w:val=""/>
      <w:lvlJc w:val="left"/>
      <w:pPr>
        <w:ind w:left="6264" w:hanging="420"/>
      </w:pPr>
      <w:rPr>
        <w:rFonts w:ascii="Wingdings" w:hAnsi="Wingdings" w:hint="default"/>
      </w:rPr>
    </w:lvl>
    <w:lvl w:ilvl="8" w:tplc="04090005" w:tentative="1">
      <w:start w:val="1"/>
      <w:numFmt w:val="bullet"/>
      <w:lvlText w:val=""/>
      <w:lvlJc w:val="left"/>
      <w:pPr>
        <w:ind w:left="6684" w:hanging="420"/>
      </w:pPr>
      <w:rPr>
        <w:rFonts w:ascii="Wingdings" w:hAnsi="Wingdings" w:hint="default"/>
      </w:rPr>
    </w:lvl>
  </w:abstractNum>
  <w:abstractNum w:abstractNumId="29" w15:restartNumberingAfterBreak="0">
    <w:nsid w:val="7A4A3FFB"/>
    <w:multiLevelType w:val="hybridMultilevel"/>
    <w:tmpl w:val="CB0E7614"/>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lvlOverride w:ilvl="0">
      <w:lvl w:ilvl="0">
        <w:numFmt w:val="lowerLetter"/>
        <w:lvlText w:val="%1."/>
        <w:lvlJc w:val="left"/>
      </w:lvl>
    </w:lvlOverride>
  </w:num>
  <w:num w:numId="2">
    <w:abstractNumId w:val="8"/>
  </w:num>
  <w:num w:numId="3">
    <w:abstractNumId w:val="25"/>
  </w:num>
  <w:num w:numId="4">
    <w:abstractNumId w:val="6"/>
  </w:num>
  <w:num w:numId="5">
    <w:abstractNumId w:val="4"/>
  </w:num>
  <w:num w:numId="6">
    <w:abstractNumId w:val="27"/>
  </w:num>
  <w:num w:numId="7">
    <w:abstractNumId w:val="11"/>
  </w:num>
  <w:num w:numId="8">
    <w:abstractNumId w:val="22"/>
    <w:lvlOverride w:ilvl="0">
      <w:lvl w:ilvl="0">
        <w:numFmt w:val="lowerLetter"/>
        <w:lvlText w:val="%1."/>
        <w:lvlJc w:val="left"/>
      </w:lvl>
    </w:lvlOverride>
  </w:num>
  <w:num w:numId="9">
    <w:abstractNumId w:val="15"/>
  </w:num>
  <w:num w:numId="10">
    <w:abstractNumId w:val="12"/>
  </w:num>
  <w:num w:numId="11">
    <w:abstractNumId w:val="5"/>
  </w:num>
  <w:num w:numId="12">
    <w:abstractNumId w:val="0"/>
  </w:num>
  <w:num w:numId="13">
    <w:abstractNumId w:val="26"/>
  </w:num>
  <w:num w:numId="14">
    <w:abstractNumId w:val="21"/>
  </w:num>
  <w:num w:numId="15">
    <w:abstractNumId w:val="28"/>
  </w:num>
  <w:num w:numId="16">
    <w:abstractNumId w:val="17"/>
  </w:num>
  <w:num w:numId="17">
    <w:abstractNumId w:val="14"/>
  </w:num>
  <w:num w:numId="18">
    <w:abstractNumId w:val="2"/>
  </w:num>
  <w:num w:numId="19">
    <w:abstractNumId w:val="13"/>
  </w:num>
  <w:num w:numId="20">
    <w:abstractNumId w:val="18"/>
  </w:num>
  <w:num w:numId="21">
    <w:abstractNumId w:val="29"/>
  </w:num>
  <w:num w:numId="22">
    <w:abstractNumId w:val="1"/>
  </w:num>
  <w:num w:numId="23">
    <w:abstractNumId w:val="16"/>
  </w:num>
  <w:num w:numId="24">
    <w:abstractNumId w:val="24"/>
  </w:num>
  <w:num w:numId="25">
    <w:abstractNumId w:val="19"/>
  </w:num>
  <w:num w:numId="26">
    <w:abstractNumId w:val="20"/>
  </w:num>
  <w:num w:numId="27">
    <w:abstractNumId w:val="9"/>
  </w:num>
  <w:num w:numId="28">
    <w:abstractNumId w:val="10"/>
  </w:num>
  <w:num w:numId="29">
    <w:abstractNumId w:val="23"/>
  </w:num>
  <w:num w:numId="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ijia Cheng">
    <w15:presenceInfo w15:providerId="Windows Live" w15:userId="2e40afdce93a104d"/>
  </w15:person>
  <w15:person w15:author="Chang Chen">
    <w15:presenceInfo w15:providerId="Windows Live" w15:userId="b3f0a3cabdae6652"/>
  </w15:person>
  <w15:person w15:author="Jianhui Jiang">
    <w15:presenceInfo w15:providerId="None" w15:userId="Jianhui Ji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593"/>
    <w:rsid w:val="0000687A"/>
    <w:rsid w:val="00016315"/>
    <w:rsid w:val="00030CE6"/>
    <w:rsid w:val="0003798F"/>
    <w:rsid w:val="0004372E"/>
    <w:rsid w:val="0004582A"/>
    <w:rsid w:val="00046A4B"/>
    <w:rsid w:val="00052DF9"/>
    <w:rsid w:val="00071207"/>
    <w:rsid w:val="000776E6"/>
    <w:rsid w:val="000801EF"/>
    <w:rsid w:val="00081A1D"/>
    <w:rsid w:val="000823EC"/>
    <w:rsid w:val="00082EA9"/>
    <w:rsid w:val="00085AA9"/>
    <w:rsid w:val="000A14F7"/>
    <w:rsid w:val="000A25F6"/>
    <w:rsid w:val="000A7DD9"/>
    <w:rsid w:val="000B32D8"/>
    <w:rsid w:val="000B5DF7"/>
    <w:rsid w:val="000D2290"/>
    <w:rsid w:val="000E0B50"/>
    <w:rsid w:val="000E11A6"/>
    <w:rsid w:val="000E31B3"/>
    <w:rsid w:val="00106194"/>
    <w:rsid w:val="00106650"/>
    <w:rsid w:val="0011131B"/>
    <w:rsid w:val="00114C6F"/>
    <w:rsid w:val="00130013"/>
    <w:rsid w:val="00133AA3"/>
    <w:rsid w:val="00147113"/>
    <w:rsid w:val="00153445"/>
    <w:rsid w:val="00160C28"/>
    <w:rsid w:val="00161112"/>
    <w:rsid w:val="00171E83"/>
    <w:rsid w:val="001749ED"/>
    <w:rsid w:val="0017747F"/>
    <w:rsid w:val="001809A5"/>
    <w:rsid w:val="00190630"/>
    <w:rsid w:val="00193CA2"/>
    <w:rsid w:val="00194231"/>
    <w:rsid w:val="00194DB4"/>
    <w:rsid w:val="001A3498"/>
    <w:rsid w:val="001A7EBE"/>
    <w:rsid w:val="001B0E3C"/>
    <w:rsid w:val="001B371B"/>
    <w:rsid w:val="001B5BF0"/>
    <w:rsid w:val="001C2FAB"/>
    <w:rsid w:val="001E5B47"/>
    <w:rsid w:val="001F7B89"/>
    <w:rsid w:val="00201B84"/>
    <w:rsid w:val="0020364C"/>
    <w:rsid w:val="00205FEA"/>
    <w:rsid w:val="00210060"/>
    <w:rsid w:val="00221370"/>
    <w:rsid w:val="002233EB"/>
    <w:rsid w:val="00254E29"/>
    <w:rsid w:val="002567B4"/>
    <w:rsid w:val="002638E5"/>
    <w:rsid w:val="00271500"/>
    <w:rsid w:val="00272505"/>
    <w:rsid w:val="002746CD"/>
    <w:rsid w:val="002750C3"/>
    <w:rsid w:val="00275AF9"/>
    <w:rsid w:val="0027688C"/>
    <w:rsid w:val="00276AE9"/>
    <w:rsid w:val="00276FA3"/>
    <w:rsid w:val="002771A7"/>
    <w:rsid w:val="00290F9D"/>
    <w:rsid w:val="002929BF"/>
    <w:rsid w:val="00294F8B"/>
    <w:rsid w:val="00295157"/>
    <w:rsid w:val="002A3BC3"/>
    <w:rsid w:val="002A504A"/>
    <w:rsid w:val="002A577E"/>
    <w:rsid w:val="002A5C78"/>
    <w:rsid w:val="002B46BF"/>
    <w:rsid w:val="002B4A06"/>
    <w:rsid w:val="002B50C2"/>
    <w:rsid w:val="002C07CF"/>
    <w:rsid w:val="002C0B5C"/>
    <w:rsid w:val="002C3F30"/>
    <w:rsid w:val="002C43B8"/>
    <w:rsid w:val="002F0A23"/>
    <w:rsid w:val="002F15C5"/>
    <w:rsid w:val="002F2DE3"/>
    <w:rsid w:val="00307A71"/>
    <w:rsid w:val="00307E2D"/>
    <w:rsid w:val="00313F73"/>
    <w:rsid w:val="003206E2"/>
    <w:rsid w:val="00321061"/>
    <w:rsid w:val="0032390D"/>
    <w:rsid w:val="00332DAE"/>
    <w:rsid w:val="00340D53"/>
    <w:rsid w:val="003413C6"/>
    <w:rsid w:val="00344328"/>
    <w:rsid w:val="00354E5B"/>
    <w:rsid w:val="00364562"/>
    <w:rsid w:val="003667CA"/>
    <w:rsid w:val="00367D25"/>
    <w:rsid w:val="00373064"/>
    <w:rsid w:val="00375F94"/>
    <w:rsid w:val="003826D7"/>
    <w:rsid w:val="003874D6"/>
    <w:rsid w:val="0038788E"/>
    <w:rsid w:val="0039594A"/>
    <w:rsid w:val="00396DE1"/>
    <w:rsid w:val="00397520"/>
    <w:rsid w:val="003A5D04"/>
    <w:rsid w:val="003A6FAF"/>
    <w:rsid w:val="003B14F3"/>
    <w:rsid w:val="003B3444"/>
    <w:rsid w:val="003C6B11"/>
    <w:rsid w:val="003C7799"/>
    <w:rsid w:val="003D0E65"/>
    <w:rsid w:val="003D7F37"/>
    <w:rsid w:val="003E2641"/>
    <w:rsid w:val="003E38A2"/>
    <w:rsid w:val="004130AA"/>
    <w:rsid w:val="004256D6"/>
    <w:rsid w:val="0043432B"/>
    <w:rsid w:val="004343C2"/>
    <w:rsid w:val="00444EF7"/>
    <w:rsid w:val="00452924"/>
    <w:rsid w:val="00460C8A"/>
    <w:rsid w:val="00460E19"/>
    <w:rsid w:val="00463A71"/>
    <w:rsid w:val="004658A9"/>
    <w:rsid w:val="004672EA"/>
    <w:rsid w:val="00470018"/>
    <w:rsid w:val="004735F9"/>
    <w:rsid w:val="004A3093"/>
    <w:rsid w:val="004A387A"/>
    <w:rsid w:val="004B04E3"/>
    <w:rsid w:val="004B3BE0"/>
    <w:rsid w:val="004C04F1"/>
    <w:rsid w:val="004C220A"/>
    <w:rsid w:val="004C5D03"/>
    <w:rsid w:val="004D38F0"/>
    <w:rsid w:val="004D60F5"/>
    <w:rsid w:val="004E0497"/>
    <w:rsid w:val="004E3581"/>
    <w:rsid w:val="004E5195"/>
    <w:rsid w:val="004E78B4"/>
    <w:rsid w:val="004E7D52"/>
    <w:rsid w:val="004F00D6"/>
    <w:rsid w:val="004F24CC"/>
    <w:rsid w:val="00500F88"/>
    <w:rsid w:val="0050559E"/>
    <w:rsid w:val="0050756D"/>
    <w:rsid w:val="005102AE"/>
    <w:rsid w:val="00515B74"/>
    <w:rsid w:val="00534B15"/>
    <w:rsid w:val="00537E02"/>
    <w:rsid w:val="00547493"/>
    <w:rsid w:val="00550195"/>
    <w:rsid w:val="005529F5"/>
    <w:rsid w:val="00553E03"/>
    <w:rsid w:val="005559B7"/>
    <w:rsid w:val="005578AA"/>
    <w:rsid w:val="0056261A"/>
    <w:rsid w:val="00567094"/>
    <w:rsid w:val="005729AF"/>
    <w:rsid w:val="00574382"/>
    <w:rsid w:val="005879F0"/>
    <w:rsid w:val="00592270"/>
    <w:rsid w:val="0059513B"/>
    <w:rsid w:val="005A301D"/>
    <w:rsid w:val="005A741E"/>
    <w:rsid w:val="005B7D3E"/>
    <w:rsid w:val="005C07ED"/>
    <w:rsid w:val="005C7B6F"/>
    <w:rsid w:val="005D1D89"/>
    <w:rsid w:val="005D420B"/>
    <w:rsid w:val="005D44F4"/>
    <w:rsid w:val="005D50F9"/>
    <w:rsid w:val="005E1575"/>
    <w:rsid w:val="005E2B1C"/>
    <w:rsid w:val="005E322B"/>
    <w:rsid w:val="005E40C2"/>
    <w:rsid w:val="005F041F"/>
    <w:rsid w:val="00604457"/>
    <w:rsid w:val="006100C6"/>
    <w:rsid w:val="00612C48"/>
    <w:rsid w:val="006146BC"/>
    <w:rsid w:val="00617826"/>
    <w:rsid w:val="00617C77"/>
    <w:rsid w:val="00625262"/>
    <w:rsid w:val="00627759"/>
    <w:rsid w:val="006317C2"/>
    <w:rsid w:val="006412E2"/>
    <w:rsid w:val="006416D4"/>
    <w:rsid w:val="00663923"/>
    <w:rsid w:val="006739CA"/>
    <w:rsid w:val="00673C2D"/>
    <w:rsid w:val="006753CB"/>
    <w:rsid w:val="00686D68"/>
    <w:rsid w:val="00691286"/>
    <w:rsid w:val="006A01A5"/>
    <w:rsid w:val="006A53DD"/>
    <w:rsid w:val="006B28AD"/>
    <w:rsid w:val="006B31D9"/>
    <w:rsid w:val="006B5AF3"/>
    <w:rsid w:val="006B7033"/>
    <w:rsid w:val="006C26FC"/>
    <w:rsid w:val="006C39A3"/>
    <w:rsid w:val="006C7CAD"/>
    <w:rsid w:val="006D2E8D"/>
    <w:rsid w:val="006D5B8A"/>
    <w:rsid w:val="006D6B75"/>
    <w:rsid w:val="006E6A1F"/>
    <w:rsid w:val="006F0609"/>
    <w:rsid w:val="006F3273"/>
    <w:rsid w:val="00712E65"/>
    <w:rsid w:val="0071319A"/>
    <w:rsid w:val="00722EF3"/>
    <w:rsid w:val="00750A31"/>
    <w:rsid w:val="00751AD6"/>
    <w:rsid w:val="00752CB3"/>
    <w:rsid w:val="0075499A"/>
    <w:rsid w:val="007603DB"/>
    <w:rsid w:val="0076243E"/>
    <w:rsid w:val="00767961"/>
    <w:rsid w:val="00783154"/>
    <w:rsid w:val="007836CE"/>
    <w:rsid w:val="00784864"/>
    <w:rsid w:val="00790171"/>
    <w:rsid w:val="0079230B"/>
    <w:rsid w:val="007A2EFA"/>
    <w:rsid w:val="007A6BDB"/>
    <w:rsid w:val="007A6D52"/>
    <w:rsid w:val="007B7438"/>
    <w:rsid w:val="007D3B9D"/>
    <w:rsid w:val="007D478C"/>
    <w:rsid w:val="007E22A6"/>
    <w:rsid w:val="007E424F"/>
    <w:rsid w:val="007E5819"/>
    <w:rsid w:val="007E60B1"/>
    <w:rsid w:val="007F100B"/>
    <w:rsid w:val="007F70D3"/>
    <w:rsid w:val="007F762C"/>
    <w:rsid w:val="00800F4A"/>
    <w:rsid w:val="00816BC5"/>
    <w:rsid w:val="008203F0"/>
    <w:rsid w:val="00826C18"/>
    <w:rsid w:val="00832CCA"/>
    <w:rsid w:val="0083505C"/>
    <w:rsid w:val="00836778"/>
    <w:rsid w:val="00836BE0"/>
    <w:rsid w:val="008430B0"/>
    <w:rsid w:val="008521EE"/>
    <w:rsid w:val="00864CBE"/>
    <w:rsid w:val="00875A89"/>
    <w:rsid w:val="00877451"/>
    <w:rsid w:val="00882A98"/>
    <w:rsid w:val="008915DB"/>
    <w:rsid w:val="00894716"/>
    <w:rsid w:val="0089694D"/>
    <w:rsid w:val="0089706C"/>
    <w:rsid w:val="008A0C0D"/>
    <w:rsid w:val="008B1601"/>
    <w:rsid w:val="008B160F"/>
    <w:rsid w:val="008B1633"/>
    <w:rsid w:val="008C79E0"/>
    <w:rsid w:val="008D3438"/>
    <w:rsid w:val="008D57BD"/>
    <w:rsid w:val="008D7D56"/>
    <w:rsid w:val="008E2127"/>
    <w:rsid w:val="008E2246"/>
    <w:rsid w:val="008E5D64"/>
    <w:rsid w:val="008F3593"/>
    <w:rsid w:val="00902B34"/>
    <w:rsid w:val="009058E3"/>
    <w:rsid w:val="009178A2"/>
    <w:rsid w:val="0092507D"/>
    <w:rsid w:val="009262A0"/>
    <w:rsid w:val="0093507F"/>
    <w:rsid w:val="00937350"/>
    <w:rsid w:val="009422DF"/>
    <w:rsid w:val="009433B1"/>
    <w:rsid w:val="009443A2"/>
    <w:rsid w:val="009512B5"/>
    <w:rsid w:val="00975021"/>
    <w:rsid w:val="009754A7"/>
    <w:rsid w:val="00976DCD"/>
    <w:rsid w:val="00977CEA"/>
    <w:rsid w:val="0099213E"/>
    <w:rsid w:val="00995D82"/>
    <w:rsid w:val="00997EED"/>
    <w:rsid w:val="009A292E"/>
    <w:rsid w:val="009C327B"/>
    <w:rsid w:val="009C613F"/>
    <w:rsid w:val="009C641E"/>
    <w:rsid w:val="009D0675"/>
    <w:rsid w:val="009E04E6"/>
    <w:rsid w:val="009E1950"/>
    <w:rsid w:val="009E302B"/>
    <w:rsid w:val="009F0967"/>
    <w:rsid w:val="00A03833"/>
    <w:rsid w:val="00A0536D"/>
    <w:rsid w:val="00A06ED1"/>
    <w:rsid w:val="00A10CA8"/>
    <w:rsid w:val="00A10DF8"/>
    <w:rsid w:val="00A122AC"/>
    <w:rsid w:val="00A168A0"/>
    <w:rsid w:val="00A20B74"/>
    <w:rsid w:val="00A26049"/>
    <w:rsid w:val="00A501CD"/>
    <w:rsid w:val="00A53219"/>
    <w:rsid w:val="00A66F83"/>
    <w:rsid w:val="00A74B85"/>
    <w:rsid w:val="00A7616B"/>
    <w:rsid w:val="00A771AD"/>
    <w:rsid w:val="00A80C62"/>
    <w:rsid w:val="00A8272B"/>
    <w:rsid w:val="00A933AE"/>
    <w:rsid w:val="00A97253"/>
    <w:rsid w:val="00AA1A68"/>
    <w:rsid w:val="00AC12C6"/>
    <w:rsid w:val="00AC1E05"/>
    <w:rsid w:val="00AC28FD"/>
    <w:rsid w:val="00AC3887"/>
    <w:rsid w:val="00AC6DED"/>
    <w:rsid w:val="00AD507B"/>
    <w:rsid w:val="00AE2536"/>
    <w:rsid w:val="00AE3F8F"/>
    <w:rsid w:val="00AE6D2B"/>
    <w:rsid w:val="00AF092F"/>
    <w:rsid w:val="00AF26F1"/>
    <w:rsid w:val="00B01548"/>
    <w:rsid w:val="00B07D65"/>
    <w:rsid w:val="00B1084B"/>
    <w:rsid w:val="00B13618"/>
    <w:rsid w:val="00B13AA6"/>
    <w:rsid w:val="00B16E8C"/>
    <w:rsid w:val="00B33BC4"/>
    <w:rsid w:val="00B44396"/>
    <w:rsid w:val="00B56CBA"/>
    <w:rsid w:val="00B75C97"/>
    <w:rsid w:val="00B91DB4"/>
    <w:rsid w:val="00B95E62"/>
    <w:rsid w:val="00BA0AD2"/>
    <w:rsid w:val="00BB2844"/>
    <w:rsid w:val="00BE48F3"/>
    <w:rsid w:val="00BE7656"/>
    <w:rsid w:val="00BF3147"/>
    <w:rsid w:val="00BF57C0"/>
    <w:rsid w:val="00C016A5"/>
    <w:rsid w:val="00C10FB1"/>
    <w:rsid w:val="00C1335D"/>
    <w:rsid w:val="00C15498"/>
    <w:rsid w:val="00C21267"/>
    <w:rsid w:val="00C25CB8"/>
    <w:rsid w:val="00C265AB"/>
    <w:rsid w:val="00C3210E"/>
    <w:rsid w:val="00C528F1"/>
    <w:rsid w:val="00C53C31"/>
    <w:rsid w:val="00C61E8F"/>
    <w:rsid w:val="00C63A17"/>
    <w:rsid w:val="00C759D7"/>
    <w:rsid w:val="00C80918"/>
    <w:rsid w:val="00C8584C"/>
    <w:rsid w:val="00C90C84"/>
    <w:rsid w:val="00CA016C"/>
    <w:rsid w:val="00CA07C4"/>
    <w:rsid w:val="00CA0B9B"/>
    <w:rsid w:val="00CA4392"/>
    <w:rsid w:val="00CC00C0"/>
    <w:rsid w:val="00CC05F6"/>
    <w:rsid w:val="00CC1CB2"/>
    <w:rsid w:val="00CC3262"/>
    <w:rsid w:val="00CC4614"/>
    <w:rsid w:val="00CD0EA1"/>
    <w:rsid w:val="00CE1FD6"/>
    <w:rsid w:val="00CE2140"/>
    <w:rsid w:val="00CE223D"/>
    <w:rsid w:val="00CE5630"/>
    <w:rsid w:val="00CE6BD9"/>
    <w:rsid w:val="00CE748F"/>
    <w:rsid w:val="00CF384A"/>
    <w:rsid w:val="00CF5037"/>
    <w:rsid w:val="00D1557B"/>
    <w:rsid w:val="00D30566"/>
    <w:rsid w:val="00D376CE"/>
    <w:rsid w:val="00D4013F"/>
    <w:rsid w:val="00D40456"/>
    <w:rsid w:val="00D46F27"/>
    <w:rsid w:val="00D56B57"/>
    <w:rsid w:val="00D6369F"/>
    <w:rsid w:val="00D720F5"/>
    <w:rsid w:val="00D736F5"/>
    <w:rsid w:val="00D815D3"/>
    <w:rsid w:val="00D84EA4"/>
    <w:rsid w:val="00D9000A"/>
    <w:rsid w:val="00D929B3"/>
    <w:rsid w:val="00D92AA2"/>
    <w:rsid w:val="00D94801"/>
    <w:rsid w:val="00DA0395"/>
    <w:rsid w:val="00DB7EAC"/>
    <w:rsid w:val="00DC0536"/>
    <w:rsid w:val="00DC2976"/>
    <w:rsid w:val="00DC4F89"/>
    <w:rsid w:val="00DC7C89"/>
    <w:rsid w:val="00DD3F4C"/>
    <w:rsid w:val="00DD5A20"/>
    <w:rsid w:val="00DE02BD"/>
    <w:rsid w:val="00DE0B80"/>
    <w:rsid w:val="00DE430E"/>
    <w:rsid w:val="00DF76D1"/>
    <w:rsid w:val="00E02A19"/>
    <w:rsid w:val="00E11C8E"/>
    <w:rsid w:val="00E24085"/>
    <w:rsid w:val="00E40768"/>
    <w:rsid w:val="00E4172A"/>
    <w:rsid w:val="00E41D9F"/>
    <w:rsid w:val="00E51568"/>
    <w:rsid w:val="00E51840"/>
    <w:rsid w:val="00E569DA"/>
    <w:rsid w:val="00E56D36"/>
    <w:rsid w:val="00E60760"/>
    <w:rsid w:val="00E62B15"/>
    <w:rsid w:val="00E6777C"/>
    <w:rsid w:val="00E717F1"/>
    <w:rsid w:val="00E7757D"/>
    <w:rsid w:val="00E81FEA"/>
    <w:rsid w:val="00E82D2E"/>
    <w:rsid w:val="00E93B81"/>
    <w:rsid w:val="00EA737A"/>
    <w:rsid w:val="00EB377A"/>
    <w:rsid w:val="00EB41AC"/>
    <w:rsid w:val="00EC3267"/>
    <w:rsid w:val="00EE14D4"/>
    <w:rsid w:val="00EE3E11"/>
    <w:rsid w:val="00EE7BE9"/>
    <w:rsid w:val="00EF3664"/>
    <w:rsid w:val="00EF72A5"/>
    <w:rsid w:val="00F01DBD"/>
    <w:rsid w:val="00F05E69"/>
    <w:rsid w:val="00F12F38"/>
    <w:rsid w:val="00F15E89"/>
    <w:rsid w:val="00F20714"/>
    <w:rsid w:val="00F22150"/>
    <w:rsid w:val="00F26FA7"/>
    <w:rsid w:val="00F27B95"/>
    <w:rsid w:val="00F426DC"/>
    <w:rsid w:val="00F46EDB"/>
    <w:rsid w:val="00F636F4"/>
    <w:rsid w:val="00F63BEB"/>
    <w:rsid w:val="00F71382"/>
    <w:rsid w:val="00F75039"/>
    <w:rsid w:val="00F75307"/>
    <w:rsid w:val="00F81603"/>
    <w:rsid w:val="00F834D0"/>
    <w:rsid w:val="00FA4F10"/>
    <w:rsid w:val="00FC3FDF"/>
    <w:rsid w:val="00FC44D6"/>
    <w:rsid w:val="00FC673B"/>
    <w:rsid w:val="00FD0C08"/>
    <w:rsid w:val="00FE578E"/>
    <w:rsid w:val="00FE5915"/>
    <w:rsid w:val="00FF3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F6471"/>
  <w15:chartTrackingRefBased/>
  <w15:docId w15:val="{4B18389C-7D42-4FAB-92F8-66707C988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15498"/>
    <w:pPr>
      <w:widowControl w:val="0"/>
      <w:jc w:val="both"/>
    </w:pPr>
  </w:style>
  <w:style w:type="paragraph" w:styleId="Heading1">
    <w:name w:val="heading 1"/>
    <w:basedOn w:val="Normal"/>
    <w:next w:val="Normal"/>
    <w:link w:val="Heading1Char"/>
    <w:uiPriority w:val="9"/>
    <w:qFormat/>
    <w:rsid w:val="00F834D0"/>
    <w:pPr>
      <w:keepNext/>
      <w:keepLines/>
      <w:spacing w:before="240"/>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20364C"/>
    <w:pPr>
      <w:keepNext/>
      <w:keepLines/>
      <w:spacing w:before="40"/>
      <w:outlineLvl w:val="1"/>
    </w:pPr>
    <w:rPr>
      <w:rFonts w:ascii="Times New Roman" w:eastAsiaTheme="majorEastAsia" w:hAnsi="Times New Roman" w:cstheme="majorBidi"/>
      <w:color w:val="000000" w:themeColor="text1"/>
      <w:sz w:val="36"/>
      <w:szCs w:val="26"/>
    </w:rPr>
  </w:style>
  <w:style w:type="paragraph" w:styleId="Heading3">
    <w:name w:val="heading 3"/>
    <w:basedOn w:val="Normal"/>
    <w:next w:val="Normal"/>
    <w:link w:val="Heading3Char"/>
    <w:uiPriority w:val="9"/>
    <w:unhideWhenUsed/>
    <w:qFormat/>
    <w:rsid w:val="003B3444"/>
    <w:pPr>
      <w:keepNext/>
      <w:keepLines/>
      <w:spacing w:before="40"/>
      <w:outlineLvl w:val="2"/>
    </w:pPr>
    <w:rPr>
      <w:rFonts w:ascii="Times New Roman" w:eastAsiaTheme="majorEastAsia" w:hAnsi="Times New Roman" w:cstheme="majorBidi"/>
      <w:sz w:val="32"/>
      <w:szCs w:val="24"/>
    </w:rPr>
  </w:style>
  <w:style w:type="paragraph" w:styleId="Heading4">
    <w:name w:val="heading 4"/>
    <w:basedOn w:val="Normal"/>
    <w:next w:val="Normal"/>
    <w:link w:val="Heading4Char"/>
    <w:uiPriority w:val="9"/>
    <w:unhideWhenUsed/>
    <w:qFormat/>
    <w:rsid w:val="005D420B"/>
    <w:pPr>
      <w:keepNext/>
      <w:keepLines/>
      <w:spacing w:before="40"/>
      <w:outlineLvl w:val="3"/>
    </w:pPr>
    <w:rPr>
      <w:rFonts w:ascii="Times New Roman" w:eastAsiaTheme="majorEastAsia" w:hAnsi="Times New Roman"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3593"/>
    <w:pPr>
      <w:widowControl/>
      <w:spacing w:before="100" w:beforeAutospacing="1" w:after="100" w:afterAutospacing="1"/>
      <w:jc w:val="left"/>
    </w:pPr>
    <w:rPr>
      <w:rFonts w:ascii="SimSun" w:eastAsia="SimSun" w:hAnsi="SimSun" w:cs="SimSun"/>
      <w:kern w:val="0"/>
      <w:sz w:val="24"/>
      <w:szCs w:val="24"/>
    </w:rPr>
  </w:style>
  <w:style w:type="character" w:customStyle="1" w:styleId="apple-tab-span">
    <w:name w:val="apple-tab-span"/>
    <w:basedOn w:val="DefaultParagraphFont"/>
    <w:rsid w:val="008F3593"/>
  </w:style>
  <w:style w:type="character" w:styleId="Hyperlink">
    <w:name w:val="Hyperlink"/>
    <w:basedOn w:val="DefaultParagraphFont"/>
    <w:uiPriority w:val="99"/>
    <w:unhideWhenUsed/>
    <w:rsid w:val="008F3593"/>
    <w:rPr>
      <w:color w:val="0000FF"/>
      <w:u w:val="single"/>
    </w:rPr>
  </w:style>
  <w:style w:type="paragraph" w:styleId="BalloonText">
    <w:name w:val="Balloon Text"/>
    <w:basedOn w:val="Normal"/>
    <w:link w:val="BalloonTextChar"/>
    <w:uiPriority w:val="99"/>
    <w:semiHidden/>
    <w:unhideWhenUsed/>
    <w:rsid w:val="00E56D36"/>
    <w:rPr>
      <w:sz w:val="18"/>
      <w:szCs w:val="18"/>
    </w:rPr>
  </w:style>
  <w:style w:type="character" w:customStyle="1" w:styleId="BalloonTextChar">
    <w:name w:val="Balloon Text Char"/>
    <w:basedOn w:val="DefaultParagraphFont"/>
    <w:link w:val="BalloonText"/>
    <w:uiPriority w:val="99"/>
    <w:semiHidden/>
    <w:rsid w:val="00E56D36"/>
    <w:rPr>
      <w:sz w:val="18"/>
      <w:szCs w:val="18"/>
    </w:rPr>
  </w:style>
  <w:style w:type="paragraph" w:styleId="ListParagraph">
    <w:name w:val="List Paragraph"/>
    <w:basedOn w:val="Normal"/>
    <w:uiPriority w:val="34"/>
    <w:qFormat/>
    <w:rsid w:val="00444EF7"/>
    <w:pPr>
      <w:ind w:firstLineChars="200" w:firstLine="420"/>
    </w:pPr>
  </w:style>
  <w:style w:type="character" w:styleId="CommentReference">
    <w:name w:val="annotation reference"/>
    <w:basedOn w:val="DefaultParagraphFont"/>
    <w:uiPriority w:val="99"/>
    <w:semiHidden/>
    <w:unhideWhenUsed/>
    <w:rsid w:val="006739CA"/>
    <w:rPr>
      <w:sz w:val="16"/>
      <w:szCs w:val="16"/>
    </w:rPr>
  </w:style>
  <w:style w:type="paragraph" w:styleId="CommentText">
    <w:name w:val="annotation text"/>
    <w:basedOn w:val="Normal"/>
    <w:link w:val="CommentTextChar"/>
    <w:uiPriority w:val="99"/>
    <w:semiHidden/>
    <w:unhideWhenUsed/>
    <w:rsid w:val="006739CA"/>
    <w:pPr>
      <w:widowControl/>
      <w:spacing w:after="160"/>
      <w:jc w:val="left"/>
    </w:pPr>
    <w:rPr>
      <w:kern w:val="0"/>
      <w:sz w:val="20"/>
      <w:szCs w:val="20"/>
      <w:lang w:val="en-CA"/>
    </w:rPr>
  </w:style>
  <w:style w:type="character" w:customStyle="1" w:styleId="CommentTextChar">
    <w:name w:val="Comment Text Char"/>
    <w:basedOn w:val="DefaultParagraphFont"/>
    <w:link w:val="CommentText"/>
    <w:uiPriority w:val="99"/>
    <w:semiHidden/>
    <w:rsid w:val="006739CA"/>
    <w:rPr>
      <w:kern w:val="0"/>
      <w:sz w:val="20"/>
      <w:szCs w:val="20"/>
      <w:lang w:val="en-CA"/>
    </w:rPr>
  </w:style>
  <w:style w:type="table" w:styleId="TableGrid">
    <w:name w:val="Table Grid"/>
    <w:basedOn w:val="TableNormal"/>
    <w:uiPriority w:val="39"/>
    <w:rsid w:val="006739CA"/>
    <w:rPr>
      <w:kern w:val="0"/>
      <w:sz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11A6"/>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0E11A6"/>
    <w:rPr>
      <w:sz w:val="18"/>
      <w:szCs w:val="18"/>
    </w:rPr>
  </w:style>
  <w:style w:type="paragraph" w:styleId="Footer">
    <w:name w:val="footer"/>
    <w:basedOn w:val="Normal"/>
    <w:link w:val="FooterChar"/>
    <w:uiPriority w:val="99"/>
    <w:unhideWhenUsed/>
    <w:rsid w:val="000E11A6"/>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0E11A6"/>
    <w:rPr>
      <w:sz w:val="18"/>
      <w:szCs w:val="18"/>
    </w:rPr>
  </w:style>
  <w:style w:type="paragraph" w:styleId="Title">
    <w:name w:val="Title"/>
    <w:basedOn w:val="Normal"/>
    <w:next w:val="Normal"/>
    <w:link w:val="TitleChar"/>
    <w:uiPriority w:val="10"/>
    <w:qFormat/>
    <w:rsid w:val="002C07CF"/>
    <w:pPr>
      <w:contextualSpacing/>
    </w:pPr>
    <w:rPr>
      <w:rFonts w:ascii="Times New Roman" w:eastAsiaTheme="majorEastAsia" w:hAnsi="Times New Roman" w:cstheme="majorBidi"/>
      <w:spacing w:val="-10"/>
      <w:kern w:val="28"/>
      <w:sz w:val="40"/>
      <w:szCs w:val="56"/>
    </w:rPr>
  </w:style>
  <w:style w:type="character" w:customStyle="1" w:styleId="TitleChar">
    <w:name w:val="Title Char"/>
    <w:basedOn w:val="DefaultParagraphFont"/>
    <w:link w:val="Title"/>
    <w:uiPriority w:val="10"/>
    <w:rsid w:val="002C07CF"/>
    <w:rPr>
      <w:rFonts w:ascii="Times New Roman" w:eastAsiaTheme="majorEastAsia" w:hAnsi="Times New Roman" w:cstheme="majorBidi"/>
      <w:spacing w:val="-10"/>
      <w:kern w:val="28"/>
      <w:sz w:val="40"/>
      <w:szCs w:val="56"/>
    </w:rPr>
  </w:style>
  <w:style w:type="character" w:customStyle="1" w:styleId="Heading1Char">
    <w:name w:val="Heading 1 Char"/>
    <w:basedOn w:val="DefaultParagraphFont"/>
    <w:link w:val="Heading1"/>
    <w:uiPriority w:val="9"/>
    <w:rsid w:val="00F834D0"/>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5D1D89"/>
    <w:pPr>
      <w:widowControl/>
      <w:spacing w:line="259" w:lineRule="auto"/>
      <w:jc w:val="left"/>
      <w:outlineLvl w:val="9"/>
    </w:pPr>
    <w:rPr>
      <w:kern w:val="0"/>
      <w:lang w:eastAsia="en-US"/>
    </w:rPr>
  </w:style>
  <w:style w:type="paragraph" w:styleId="Caption">
    <w:name w:val="caption"/>
    <w:basedOn w:val="Normal"/>
    <w:next w:val="Normal"/>
    <w:uiPriority w:val="35"/>
    <w:unhideWhenUsed/>
    <w:qFormat/>
    <w:rsid w:val="005D1D89"/>
    <w:pPr>
      <w:spacing w:after="200"/>
    </w:pPr>
    <w:rPr>
      <w:i/>
      <w:iCs/>
      <w:color w:val="44546A" w:themeColor="text2"/>
      <w:sz w:val="18"/>
      <w:szCs w:val="18"/>
    </w:rPr>
  </w:style>
  <w:style w:type="paragraph" w:styleId="Subtitle">
    <w:name w:val="Subtitle"/>
    <w:basedOn w:val="Normal"/>
    <w:next w:val="Normal"/>
    <w:link w:val="SubtitleChar"/>
    <w:uiPriority w:val="11"/>
    <w:qFormat/>
    <w:rsid w:val="00712E65"/>
    <w:pPr>
      <w:numPr>
        <w:ilvl w:val="1"/>
      </w:numPr>
      <w:spacing w:after="160"/>
    </w:pPr>
    <w:rPr>
      <w:rFonts w:ascii="Times New Roman" w:hAnsi="Times New Roman"/>
      <w:color w:val="5A5A5A" w:themeColor="text1" w:themeTint="A5"/>
      <w:spacing w:val="15"/>
      <w:sz w:val="36"/>
    </w:rPr>
  </w:style>
  <w:style w:type="character" w:customStyle="1" w:styleId="SubtitleChar">
    <w:name w:val="Subtitle Char"/>
    <w:basedOn w:val="DefaultParagraphFont"/>
    <w:link w:val="Subtitle"/>
    <w:uiPriority w:val="11"/>
    <w:rsid w:val="00712E65"/>
    <w:rPr>
      <w:rFonts w:ascii="Times New Roman" w:hAnsi="Times New Roman"/>
      <w:color w:val="5A5A5A" w:themeColor="text1" w:themeTint="A5"/>
      <w:spacing w:val="15"/>
      <w:sz w:val="36"/>
    </w:rPr>
  </w:style>
  <w:style w:type="character" w:styleId="SubtleEmphasis">
    <w:name w:val="Subtle Emphasis"/>
    <w:basedOn w:val="DefaultParagraphFont"/>
    <w:uiPriority w:val="19"/>
    <w:qFormat/>
    <w:rsid w:val="00625262"/>
    <w:rPr>
      <w:rFonts w:ascii="Times New Roman" w:hAnsi="Times New Roman"/>
      <w:i w:val="0"/>
      <w:iCs/>
      <w:color w:val="404040" w:themeColor="text1" w:themeTint="BF"/>
      <w:sz w:val="32"/>
      <w:rPrChange w:id="0" w:author="Yijia Cheng" w:date="2017-03-21T12:12:00Z">
        <w:rPr>
          <w:iCs/>
          <w:color w:val="404040" w:themeColor="text1" w:themeTint="BF"/>
        </w:rPr>
      </w:rPrChange>
    </w:rPr>
  </w:style>
  <w:style w:type="paragraph" w:styleId="TOC1">
    <w:name w:val="toc 1"/>
    <w:basedOn w:val="Normal"/>
    <w:next w:val="Normal"/>
    <w:autoRedefine/>
    <w:uiPriority w:val="39"/>
    <w:unhideWhenUsed/>
    <w:rsid w:val="004F24CC"/>
    <w:pPr>
      <w:spacing w:after="100"/>
    </w:pPr>
  </w:style>
  <w:style w:type="paragraph" w:styleId="TOC2">
    <w:name w:val="toc 2"/>
    <w:basedOn w:val="Normal"/>
    <w:next w:val="Normal"/>
    <w:autoRedefine/>
    <w:uiPriority w:val="39"/>
    <w:unhideWhenUsed/>
    <w:rsid w:val="00373064"/>
    <w:pPr>
      <w:widowControl/>
      <w:spacing w:after="100" w:line="259" w:lineRule="auto"/>
      <w:ind w:left="220"/>
      <w:jc w:val="left"/>
    </w:pPr>
    <w:rPr>
      <w:rFonts w:cs="Times New Roman"/>
      <w:kern w:val="0"/>
      <w:sz w:val="22"/>
      <w:lang w:eastAsia="en-US"/>
    </w:rPr>
  </w:style>
  <w:style w:type="paragraph" w:styleId="TOC3">
    <w:name w:val="toc 3"/>
    <w:basedOn w:val="Normal"/>
    <w:next w:val="Normal"/>
    <w:autoRedefine/>
    <w:uiPriority w:val="39"/>
    <w:unhideWhenUsed/>
    <w:rsid w:val="00373064"/>
    <w:pPr>
      <w:widowControl/>
      <w:spacing w:after="100" w:line="259" w:lineRule="auto"/>
      <w:ind w:left="440"/>
      <w:jc w:val="left"/>
    </w:pPr>
    <w:rPr>
      <w:rFonts w:cs="Times New Roman"/>
      <w:kern w:val="0"/>
      <w:sz w:val="22"/>
      <w:lang w:eastAsia="en-US"/>
    </w:rPr>
  </w:style>
  <w:style w:type="character" w:customStyle="1" w:styleId="Heading2Char">
    <w:name w:val="Heading 2 Char"/>
    <w:basedOn w:val="DefaultParagraphFont"/>
    <w:link w:val="Heading2"/>
    <w:uiPriority w:val="9"/>
    <w:rsid w:val="0020364C"/>
    <w:rPr>
      <w:rFonts w:ascii="Times New Roman" w:eastAsiaTheme="majorEastAsia" w:hAnsi="Times New Roman" w:cstheme="majorBidi"/>
      <w:color w:val="000000" w:themeColor="text1"/>
      <w:sz w:val="36"/>
      <w:szCs w:val="26"/>
    </w:rPr>
  </w:style>
  <w:style w:type="paragraph" w:styleId="Revision">
    <w:name w:val="Revision"/>
    <w:hidden/>
    <w:uiPriority w:val="99"/>
    <w:semiHidden/>
    <w:rsid w:val="00C63A17"/>
  </w:style>
  <w:style w:type="character" w:customStyle="1" w:styleId="Heading3Char">
    <w:name w:val="Heading 3 Char"/>
    <w:basedOn w:val="DefaultParagraphFont"/>
    <w:link w:val="Heading3"/>
    <w:uiPriority w:val="9"/>
    <w:rsid w:val="003B3444"/>
    <w:rPr>
      <w:rFonts w:ascii="Times New Roman" w:eastAsiaTheme="majorEastAsia" w:hAnsi="Times New Roman" w:cstheme="majorBidi"/>
      <w:sz w:val="32"/>
      <w:szCs w:val="24"/>
    </w:rPr>
  </w:style>
  <w:style w:type="table" w:styleId="GridTable6Colorful-Accent5">
    <w:name w:val="Grid Table 6 Colorful Accent 5"/>
    <w:basedOn w:val="TableNormal"/>
    <w:uiPriority w:val="51"/>
    <w:rsid w:val="00DC4F89"/>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5D420B"/>
    <w:rPr>
      <w:rFonts w:ascii="Times New Roman" w:eastAsiaTheme="majorEastAsia" w:hAnsi="Times New Roman" w:cstheme="majorBidi"/>
      <w:iCs/>
      <w:sz w:val="28"/>
    </w:rPr>
  </w:style>
  <w:style w:type="table" w:styleId="GridTable3-Accent1">
    <w:name w:val="Grid Table 3 Accent 1"/>
    <w:basedOn w:val="TableNormal"/>
    <w:uiPriority w:val="48"/>
    <w:rsid w:val="006E6A1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2-Accent1">
    <w:name w:val="Grid Table 2 Accent 1"/>
    <w:basedOn w:val="TableNormal"/>
    <w:uiPriority w:val="47"/>
    <w:rsid w:val="00A8272B"/>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A8272B"/>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semiHidden/>
    <w:unhideWhenUsed/>
    <w:rsid w:val="003A5D0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8605">
      <w:bodyDiv w:val="1"/>
      <w:marLeft w:val="0"/>
      <w:marRight w:val="0"/>
      <w:marTop w:val="0"/>
      <w:marBottom w:val="0"/>
      <w:divBdr>
        <w:top w:val="none" w:sz="0" w:space="0" w:color="auto"/>
        <w:left w:val="none" w:sz="0" w:space="0" w:color="auto"/>
        <w:bottom w:val="none" w:sz="0" w:space="0" w:color="auto"/>
        <w:right w:val="none" w:sz="0" w:space="0" w:color="auto"/>
      </w:divBdr>
    </w:div>
    <w:div w:id="188179948">
      <w:bodyDiv w:val="1"/>
      <w:marLeft w:val="0"/>
      <w:marRight w:val="0"/>
      <w:marTop w:val="0"/>
      <w:marBottom w:val="0"/>
      <w:divBdr>
        <w:top w:val="none" w:sz="0" w:space="0" w:color="auto"/>
        <w:left w:val="none" w:sz="0" w:space="0" w:color="auto"/>
        <w:bottom w:val="none" w:sz="0" w:space="0" w:color="auto"/>
        <w:right w:val="none" w:sz="0" w:space="0" w:color="auto"/>
      </w:divBdr>
      <w:divsChild>
        <w:div w:id="1328559360">
          <w:marLeft w:val="0"/>
          <w:marRight w:val="0"/>
          <w:marTop w:val="0"/>
          <w:marBottom w:val="0"/>
          <w:divBdr>
            <w:top w:val="none" w:sz="0" w:space="0" w:color="auto"/>
            <w:left w:val="none" w:sz="0" w:space="0" w:color="auto"/>
            <w:bottom w:val="none" w:sz="0" w:space="0" w:color="auto"/>
            <w:right w:val="none" w:sz="0" w:space="0" w:color="auto"/>
          </w:divBdr>
        </w:div>
        <w:div w:id="1765950712">
          <w:marLeft w:val="0"/>
          <w:marRight w:val="0"/>
          <w:marTop w:val="0"/>
          <w:marBottom w:val="0"/>
          <w:divBdr>
            <w:top w:val="none" w:sz="0" w:space="0" w:color="auto"/>
            <w:left w:val="none" w:sz="0" w:space="0" w:color="auto"/>
            <w:bottom w:val="none" w:sz="0" w:space="0" w:color="auto"/>
            <w:right w:val="none" w:sz="0" w:space="0" w:color="auto"/>
          </w:divBdr>
        </w:div>
        <w:div w:id="152453678">
          <w:marLeft w:val="0"/>
          <w:marRight w:val="0"/>
          <w:marTop w:val="0"/>
          <w:marBottom w:val="0"/>
          <w:divBdr>
            <w:top w:val="none" w:sz="0" w:space="0" w:color="auto"/>
            <w:left w:val="none" w:sz="0" w:space="0" w:color="auto"/>
            <w:bottom w:val="none" w:sz="0" w:space="0" w:color="auto"/>
            <w:right w:val="none" w:sz="0" w:space="0" w:color="auto"/>
          </w:divBdr>
        </w:div>
      </w:divsChild>
    </w:div>
    <w:div w:id="619608715">
      <w:bodyDiv w:val="1"/>
      <w:marLeft w:val="0"/>
      <w:marRight w:val="0"/>
      <w:marTop w:val="0"/>
      <w:marBottom w:val="0"/>
      <w:divBdr>
        <w:top w:val="none" w:sz="0" w:space="0" w:color="auto"/>
        <w:left w:val="none" w:sz="0" w:space="0" w:color="auto"/>
        <w:bottom w:val="none" w:sz="0" w:space="0" w:color="auto"/>
        <w:right w:val="none" w:sz="0" w:space="0" w:color="auto"/>
      </w:divBdr>
    </w:div>
    <w:div w:id="827476783">
      <w:bodyDiv w:val="1"/>
      <w:marLeft w:val="0"/>
      <w:marRight w:val="0"/>
      <w:marTop w:val="0"/>
      <w:marBottom w:val="0"/>
      <w:divBdr>
        <w:top w:val="none" w:sz="0" w:space="0" w:color="auto"/>
        <w:left w:val="none" w:sz="0" w:space="0" w:color="auto"/>
        <w:bottom w:val="none" w:sz="0" w:space="0" w:color="auto"/>
        <w:right w:val="none" w:sz="0" w:space="0" w:color="auto"/>
      </w:divBdr>
      <w:divsChild>
        <w:div w:id="593321941">
          <w:marLeft w:val="0"/>
          <w:marRight w:val="0"/>
          <w:marTop w:val="0"/>
          <w:marBottom w:val="0"/>
          <w:divBdr>
            <w:top w:val="none" w:sz="0" w:space="0" w:color="auto"/>
            <w:left w:val="none" w:sz="0" w:space="0" w:color="auto"/>
            <w:bottom w:val="none" w:sz="0" w:space="0" w:color="auto"/>
            <w:right w:val="none" w:sz="0" w:space="0" w:color="auto"/>
          </w:divBdr>
        </w:div>
        <w:div w:id="20593141">
          <w:marLeft w:val="0"/>
          <w:marRight w:val="0"/>
          <w:marTop w:val="0"/>
          <w:marBottom w:val="0"/>
          <w:divBdr>
            <w:top w:val="none" w:sz="0" w:space="0" w:color="auto"/>
            <w:left w:val="none" w:sz="0" w:space="0" w:color="auto"/>
            <w:bottom w:val="none" w:sz="0" w:space="0" w:color="auto"/>
            <w:right w:val="none" w:sz="0" w:space="0" w:color="auto"/>
          </w:divBdr>
        </w:div>
        <w:div w:id="83308842">
          <w:marLeft w:val="0"/>
          <w:marRight w:val="0"/>
          <w:marTop w:val="0"/>
          <w:marBottom w:val="0"/>
          <w:divBdr>
            <w:top w:val="none" w:sz="0" w:space="0" w:color="auto"/>
            <w:left w:val="none" w:sz="0" w:space="0" w:color="auto"/>
            <w:bottom w:val="none" w:sz="0" w:space="0" w:color="auto"/>
            <w:right w:val="none" w:sz="0" w:space="0" w:color="auto"/>
          </w:divBdr>
        </w:div>
      </w:divsChild>
    </w:div>
    <w:div w:id="1044523042">
      <w:bodyDiv w:val="1"/>
      <w:marLeft w:val="0"/>
      <w:marRight w:val="0"/>
      <w:marTop w:val="0"/>
      <w:marBottom w:val="0"/>
      <w:divBdr>
        <w:top w:val="none" w:sz="0" w:space="0" w:color="auto"/>
        <w:left w:val="none" w:sz="0" w:space="0" w:color="auto"/>
        <w:bottom w:val="none" w:sz="0" w:space="0" w:color="auto"/>
        <w:right w:val="none" w:sz="0" w:space="0" w:color="auto"/>
      </w:divBdr>
    </w:div>
    <w:div w:id="1513690641">
      <w:bodyDiv w:val="1"/>
      <w:marLeft w:val="0"/>
      <w:marRight w:val="0"/>
      <w:marTop w:val="0"/>
      <w:marBottom w:val="0"/>
      <w:divBdr>
        <w:top w:val="none" w:sz="0" w:space="0" w:color="auto"/>
        <w:left w:val="none" w:sz="0" w:space="0" w:color="auto"/>
        <w:bottom w:val="none" w:sz="0" w:space="0" w:color="auto"/>
        <w:right w:val="none" w:sz="0" w:space="0" w:color="auto"/>
      </w:divBdr>
    </w:div>
    <w:div w:id="1651714925">
      <w:bodyDiv w:val="1"/>
      <w:marLeft w:val="0"/>
      <w:marRight w:val="0"/>
      <w:marTop w:val="0"/>
      <w:marBottom w:val="0"/>
      <w:divBdr>
        <w:top w:val="none" w:sz="0" w:space="0" w:color="auto"/>
        <w:left w:val="none" w:sz="0" w:space="0" w:color="auto"/>
        <w:bottom w:val="none" w:sz="0" w:space="0" w:color="auto"/>
        <w:right w:val="none" w:sz="0" w:space="0" w:color="auto"/>
      </w:divBdr>
    </w:div>
    <w:div w:id="1672176907">
      <w:bodyDiv w:val="1"/>
      <w:marLeft w:val="0"/>
      <w:marRight w:val="0"/>
      <w:marTop w:val="0"/>
      <w:marBottom w:val="0"/>
      <w:divBdr>
        <w:top w:val="none" w:sz="0" w:space="0" w:color="auto"/>
        <w:left w:val="none" w:sz="0" w:space="0" w:color="auto"/>
        <w:bottom w:val="none" w:sz="0" w:space="0" w:color="auto"/>
        <w:right w:val="none" w:sz="0" w:space="0" w:color="auto"/>
      </w:divBdr>
      <w:divsChild>
        <w:div w:id="88502387">
          <w:marLeft w:val="0"/>
          <w:marRight w:val="0"/>
          <w:marTop w:val="0"/>
          <w:marBottom w:val="0"/>
          <w:divBdr>
            <w:top w:val="none" w:sz="0" w:space="0" w:color="auto"/>
            <w:left w:val="none" w:sz="0" w:space="0" w:color="auto"/>
            <w:bottom w:val="none" w:sz="0" w:space="0" w:color="auto"/>
            <w:right w:val="none" w:sz="0" w:space="0" w:color="auto"/>
          </w:divBdr>
        </w:div>
        <w:div w:id="201676455">
          <w:marLeft w:val="0"/>
          <w:marRight w:val="0"/>
          <w:marTop w:val="0"/>
          <w:marBottom w:val="0"/>
          <w:divBdr>
            <w:top w:val="none" w:sz="0" w:space="0" w:color="auto"/>
            <w:left w:val="none" w:sz="0" w:space="0" w:color="auto"/>
            <w:bottom w:val="none" w:sz="0" w:space="0" w:color="auto"/>
            <w:right w:val="none" w:sz="0" w:space="0" w:color="auto"/>
          </w:divBdr>
        </w:div>
        <w:div w:id="1660768387">
          <w:marLeft w:val="0"/>
          <w:marRight w:val="0"/>
          <w:marTop w:val="0"/>
          <w:marBottom w:val="0"/>
          <w:divBdr>
            <w:top w:val="none" w:sz="0" w:space="0" w:color="auto"/>
            <w:left w:val="none" w:sz="0" w:space="0" w:color="auto"/>
            <w:bottom w:val="none" w:sz="0" w:space="0" w:color="auto"/>
            <w:right w:val="none" w:sz="0" w:space="0" w:color="auto"/>
          </w:divBdr>
        </w:div>
      </w:divsChild>
    </w:div>
    <w:div w:id="1764716668">
      <w:bodyDiv w:val="1"/>
      <w:marLeft w:val="0"/>
      <w:marRight w:val="0"/>
      <w:marTop w:val="0"/>
      <w:marBottom w:val="0"/>
      <w:divBdr>
        <w:top w:val="none" w:sz="0" w:space="0" w:color="auto"/>
        <w:left w:val="none" w:sz="0" w:space="0" w:color="auto"/>
        <w:bottom w:val="none" w:sz="0" w:space="0" w:color="auto"/>
        <w:right w:val="none" w:sz="0" w:space="0" w:color="auto"/>
      </w:divBdr>
    </w:div>
    <w:div w:id="1819415249">
      <w:bodyDiv w:val="1"/>
      <w:marLeft w:val="0"/>
      <w:marRight w:val="0"/>
      <w:marTop w:val="0"/>
      <w:marBottom w:val="0"/>
      <w:divBdr>
        <w:top w:val="none" w:sz="0" w:space="0" w:color="auto"/>
        <w:left w:val="none" w:sz="0" w:space="0" w:color="auto"/>
        <w:bottom w:val="none" w:sz="0" w:space="0" w:color="auto"/>
        <w:right w:val="none" w:sz="0" w:space="0" w:color="auto"/>
      </w:divBdr>
      <w:divsChild>
        <w:div w:id="2072576311">
          <w:marLeft w:val="-115"/>
          <w:marRight w:val="0"/>
          <w:marTop w:val="0"/>
          <w:marBottom w:val="0"/>
          <w:divBdr>
            <w:top w:val="none" w:sz="0" w:space="0" w:color="auto"/>
            <w:left w:val="none" w:sz="0" w:space="0" w:color="auto"/>
            <w:bottom w:val="none" w:sz="0" w:space="0" w:color="auto"/>
            <w:right w:val="none" w:sz="0" w:space="0" w:color="auto"/>
          </w:divBdr>
        </w:div>
        <w:div w:id="974023473">
          <w:marLeft w:val="-115"/>
          <w:marRight w:val="0"/>
          <w:marTop w:val="0"/>
          <w:marBottom w:val="0"/>
          <w:divBdr>
            <w:top w:val="none" w:sz="0" w:space="0" w:color="auto"/>
            <w:left w:val="none" w:sz="0" w:space="0" w:color="auto"/>
            <w:bottom w:val="none" w:sz="0" w:space="0" w:color="auto"/>
            <w:right w:val="none" w:sz="0" w:space="0" w:color="auto"/>
          </w:divBdr>
          <w:divsChild>
            <w:div w:id="1736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microsoft.com/office/2011/relationships/commentsExtended" Target="commentsExtended.xml"/><Relationship Id="rId39" Type="http://schemas.openxmlformats.org/officeDocument/2006/relationships/image" Target="media/image14.png"/><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12.jpeg"/><Relationship Id="rId40" Type="http://schemas.openxmlformats.org/officeDocument/2006/relationships/image" Target="media/image15.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Layout" Target="diagrams/layout3.xml"/><Relationship Id="rId36" Type="http://schemas.microsoft.com/office/2007/relationships/diagramDrawing" Target="diagrams/drawing4.xml"/><Relationship Id="rId10" Type="http://schemas.openxmlformats.org/officeDocument/2006/relationships/image" Target="media/image2.png"/><Relationship Id="rId19" Type="http://schemas.microsoft.com/office/2007/relationships/diagramDrawing" Target="diagrams/drawing1.xml"/><Relationship Id="rId31" Type="http://schemas.microsoft.com/office/2007/relationships/diagramDrawing" Target="diagrams/drawing3.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google.com" TargetMode="External"/><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comments" Target="comments.xml"/><Relationship Id="rId33" Type="http://schemas.openxmlformats.org/officeDocument/2006/relationships/diagramLayout" Target="diagrams/layout4.xml"/><Relationship Id="rId38" Type="http://schemas.openxmlformats.org/officeDocument/2006/relationships/image" Target="media/image13.jpeg"/><Relationship Id="rId46" Type="http://schemas.openxmlformats.org/officeDocument/2006/relationships/theme" Target="theme/theme1.xml"/><Relationship Id="rId20" Type="http://schemas.openxmlformats.org/officeDocument/2006/relationships/diagramData" Target="diagrams/data2.xml"/><Relationship Id="rId4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5" Type="http://schemas.openxmlformats.org/officeDocument/2006/relationships/image" Target="../media/image11.jpeg"/><Relationship Id="rId4" Type="http://schemas.openxmlformats.org/officeDocument/2006/relationships/image" Target="../media/image10.jpeg"/></Relationships>
</file>

<file path=word/diagrams/_rels/data4.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5" Type="http://schemas.openxmlformats.org/officeDocument/2006/relationships/image" Target="../media/image11.jpeg"/><Relationship Id="rId4" Type="http://schemas.openxmlformats.org/officeDocument/2006/relationships/image" Target="../media/image10.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5" Type="http://schemas.openxmlformats.org/officeDocument/2006/relationships/image" Target="../media/image11.jpeg"/><Relationship Id="rId4" Type="http://schemas.openxmlformats.org/officeDocument/2006/relationships/image" Target="../media/image10.jpeg"/></Relationships>
</file>

<file path=word/diagrams/_rels/drawing4.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5" Type="http://schemas.openxmlformats.org/officeDocument/2006/relationships/image" Target="../media/image11.jpeg"/><Relationship Id="rId4"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6DB363-2441-45AB-B3D9-8A3F25AC371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DF8213F8-195A-4A47-B5EE-7AFA7A2DEB15}">
      <dgm:prSet phldrT="[Text]"/>
      <dgm:spPr/>
      <dgm:t>
        <a:bodyPr/>
        <a:lstStyle/>
        <a:p>
          <a:r>
            <a:rPr lang="en-US" altLang="zh-CN"/>
            <a:t>Home</a:t>
          </a:r>
          <a:endParaRPr lang="zh-CN" altLang="en-US"/>
        </a:p>
      </dgm:t>
    </dgm:pt>
    <dgm:pt modelId="{C07A5FD0-3333-4CDA-90C3-EAEA65C3393A}" type="parTrans" cxnId="{40ED0957-96C3-4B8B-951C-EB84E452E14A}">
      <dgm:prSet/>
      <dgm:spPr/>
      <dgm:t>
        <a:bodyPr/>
        <a:lstStyle/>
        <a:p>
          <a:endParaRPr lang="zh-CN" altLang="en-US"/>
        </a:p>
      </dgm:t>
    </dgm:pt>
    <dgm:pt modelId="{244A57F6-B9F9-4D4F-AED7-70040F665B7D}" type="sibTrans" cxnId="{40ED0957-96C3-4B8B-951C-EB84E452E14A}">
      <dgm:prSet/>
      <dgm:spPr/>
      <dgm:t>
        <a:bodyPr/>
        <a:lstStyle/>
        <a:p>
          <a:endParaRPr lang="zh-CN" altLang="en-US"/>
        </a:p>
      </dgm:t>
    </dgm:pt>
    <dgm:pt modelId="{4A627EA5-D212-4BA7-AE2C-EA87EB5AE217}">
      <dgm:prSet phldrT="[Text]"/>
      <dgm:spPr/>
      <dgm:t>
        <a:bodyPr/>
        <a:lstStyle/>
        <a:p>
          <a:r>
            <a:rPr lang="en-US" altLang="zh-CN"/>
            <a:t>Five Flavors</a:t>
          </a:r>
          <a:endParaRPr lang="zh-CN" altLang="en-US"/>
        </a:p>
      </dgm:t>
    </dgm:pt>
    <dgm:pt modelId="{3755F1A3-70AC-4F09-A5DD-18B6BEA4C8D3}" type="parTrans" cxnId="{0434B096-9AEF-4E47-BCCE-7943639858A2}">
      <dgm:prSet/>
      <dgm:spPr/>
      <dgm:t>
        <a:bodyPr/>
        <a:lstStyle/>
        <a:p>
          <a:endParaRPr lang="zh-CN" altLang="en-US"/>
        </a:p>
      </dgm:t>
    </dgm:pt>
    <dgm:pt modelId="{9876E703-0359-48A2-90BC-74F6202410C8}" type="sibTrans" cxnId="{0434B096-9AEF-4E47-BCCE-7943639858A2}">
      <dgm:prSet/>
      <dgm:spPr/>
      <dgm:t>
        <a:bodyPr/>
        <a:lstStyle/>
        <a:p>
          <a:endParaRPr lang="zh-CN" altLang="en-US"/>
        </a:p>
      </dgm:t>
    </dgm:pt>
    <dgm:pt modelId="{DB6274D8-0E30-4D2A-8D13-F7247610D7E3}">
      <dgm:prSet phldrT="[Text]"/>
      <dgm:spPr/>
      <dgm:t>
        <a:bodyPr/>
        <a:lstStyle/>
        <a:p>
          <a:r>
            <a:rPr lang="en-US" altLang="zh-CN"/>
            <a:t>Sour</a:t>
          </a:r>
          <a:endParaRPr lang="zh-CN" altLang="en-US"/>
        </a:p>
      </dgm:t>
    </dgm:pt>
    <dgm:pt modelId="{B68EA843-EAC1-432B-800F-DB1EC6C4CEBB}" type="parTrans" cxnId="{E2C5BADC-FF2D-4F0A-A878-9ECAEF0C04A4}">
      <dgm:prSet/>
      <dgm:spPr/>
      <dgm:t>
        <a:bodyPr/>
        <a:lstStyle/>
        <a:p>
          <a:endParaRPr lang="zh-CN" altLang="en-US"/>
        </a:p>
      </dgm:t>
    </dgm:pt>
    <dgm:pt modelId="{CF370224-A9AA-4480-89A1-2CD5559C5F84}" type="sibTrans" cxnId="{E2C5BADC-FF2D-4F0A-A878-9ECAEF0C04A4}">
      <dgm:prSet/>
      <dgm:spPr/>
      <dgm:t>
        <a:bodyPr/>
        <a:lstStyle/>
        <a:p>
          <a:endParaRPr lang="zh-CN" altLang="en-US"/>
        </a:p>
      </dgm:t>
    </dgm:pt>
    <dgm:pt modelId="{CB5CE068-61EA-4360-A499-37B303E6F74E}">
      <dgm:prSet phldrT="[Text]"/>
      <dgm:spPr/>
      <dgm:t>
        <a:bodyPr/>
        <a:lstStyle/>
        <a:p>
          <a:r>
            <a:rPr lang="en-US" altLang="zh-CN"/>
            <a:t>Sweet</a:t>
          </a:r>
          <a:endParaRPr lang="zh-CN" altLang="en-US"/>
        </a:p>
      </dgm:t>
    </dgm:pt>
    <dgm:pt modelId="{79E148AC-AAF5-42D7-A1D1-851B54DFD906}" type="parTrans" cxnId="{93EDFCAB-92F5-4448-A113-48B957058A04}">
      <dgm:prSet/>
      <dgm:spPr/>
      <dgm:t>
        <a:bodyPr/>
        <a:lstStyle/>
        <a:p>
          <a:endParaRPr lang="zh-CN" altLang="en-US"/>
        </a:p>
      </dgm:t>
    </dgm:pt>
    <dgm:pt modelId="{1CA5B182-8CFD-4788-BC42-350C23722984}" type="sibTrans" cxnId="{93EDFCAB-92F5-4448-A113-48B957058A04}">
      <dgm:prSet/>
      <dgm:spPr/>
      <dgm:t>
        <a:bodyPr/>
        <a:lstStyle/>
        <a:p>
          <a:endParaRPr lang="zh-CN" altLang="en-US"/>
        </a:p>
      </dgm:t>
    </dgm:pt>
    <dgm:pt modelId="{238565C9-0A46-40C2-94EC-39BDDF258306}">
      <dgm:prSet phldrT="[Text]"/>
      <dgm:spPr/>
      <dgm:t>
        <a:bodyPr/>
        <a:lstStyle/>
        <a:p>
          <a:r>
            <a:rPr lang="en-US" altLang="zh-CN"/>
            <a:t>Bitter</a:t>
          </a:r>
          <a:endParaRPr lang="zh-CN" altLang="en-US"/>
        </a:p>
      </dgm:t>
    </dgm:pt>
    <dgm:pt modelId="{1211E1F4-89CA-46CB-91A3-694DE87B8A47}" type="parTrans" cxnId="{7F0A2A26-7CCD-4E70-AB3E-3B1EDFC04975}">
      <dgm:prSet/>
      <dgm:spPr/>
      <dgm:t>
        <a:bodyPr/>
        <a:lstStyle/>
        <a:p>
          <a:endParaRPr lang="zh-CN" altLang="en-US"/>
        </a:p>
      </dgm:t>
    </dgm:pt>
    <dgm:pt modelId="{D11E2334-E0DB-4649-8C39-90B5C84085AB}" type="sibTrans" cxnId="{7F0A2A26-7CCD-4E70-AB3E-3B1EDFC04975}">
      <dgm:prSet/>
      <dgm:spPr/>
      <dgm:t>
        <a:bodyPr/>
        <a:lstStyle/>
        <a:p>
          <a:endParaRPr lang="zh-CN" altLang="en-US"/>
        </a:p>
      </dgm:t>
    </dgm:pt>
    <dgm:pt modelId="{5C3C0A1D-694C-4175-BB02-324BF199A17B}">
      <dgm:prSet phldrT="[Text]"/>
      <dgm:spPr/>
      <dgm:t>
        <a:bodyPr/>
        <a:lstStyle/>
        <a:p>
          <a:r>
            <a:rPr lang="en-US" altLang="zh-CN"/>
            <a:t>Spicy</a:t>
          </a:r>
        </a:p>
      </dgm:t>
    </dgm:pt>
    <dgm:pt modelId="{B2193795-61CB-493E-822D-BC56EF93C2CC}" type="parTrans" cxnId="{092650C3-6CA2-4907-9959-4C5590C27793}">
      <dgm:prSet/>
      <dgm:spPr/>
      <dgm:t>
        <a:bodyPr/>
        <a:lstStyle/>
        <a:p>
          <a:endParaRPr lang="zh-CN" altLang="en-US"/>
        </a:p>
      </dgm:t>
    </dgm:pt>
    <dgm:pt modelId="{F38E40F2-5B56-4DAB-8C05-114596EF2287}" type="sibTrans" cxnId="{092650C3-6CA2-4907-9959-4C5590C27793}">
      <dgm:prSet/>
      <dgm:spPr/>
      <dgm:t>
        <a:bodyPr/>
        <a:lstStyle/>
        <a:p>
          <a:endParaRPr lang="zh-CN" altLang="en-US"/>
        </a:p>
      </dgm:t>
    </dgm:pt>
    <dgm:pt modelId="{DE941FFC-0DA8-4BA1-8285-C45A82BE7E85}">
      <dgm:prSet phldrT="[Text]"/>
      <dgm:spPr/>
      <dgm:t>
        <a:bodyPr/>
        <a:lstStyle/>
        <a:p>
          <a:r>
            <a:rPr lang="en-US" altLang="zh-CN"/>
            <a:t>Salty</a:t>
          </a:r>
        </a:p>
      </dgm:t>
    </dgm:pt>
    <dgm:pt modelId="{5BF4537F-E856-4BD1-900C-354A61FE52A9}" type="parTrans" cxnId="{E5163ECA-E4DE-4B3A-8AED-81106FFD2480}">
      <dgm:prSet/>
      <dgm:spPr/>
      <dgm:t>
        <a:bodyPr/>
        <a:lstStyle/>
        <a:p>
          <a:endParaRPr lang="zh-CN" altLang="en-US"/>
        </a:p>
      </dgm:t>
    </dgm:pt>
    <dgm:pt modelId="{F13D7238-F9B1-4401-853A-AA2E3AAD785E}" type="sibTrans" cxnId="{E5163ECA-E4DE-4B3A-8AED-81106FFD2480}">
      <dgm:prSet/>
      <dgm:spPr/>
      <dgm:t>
        <a:bodyPr/>
        <a:lstStyle/>
        <a:p>
          <a:endParaRPr lang="zh-CN" altLang="en-US"/>
        </a:p>
      </dgm:t>
    </dgm:pt>
    <dgm:pt modelId="{AC0FADB9-3B2F-4DAA-935E-DC981F4A5546}">
      <dgm:prSet phldrT="[Text]"/>
      <dgm:spPr/>
      <dgm:t>
        <a:bodyPr/>
        <a:lstStyle/>
        <a:p>
          <a:r>
            <a:rPr lang="en-US" altLang="zh-CN"/>
            <a:t>Forum</a:t>
          </a:r>
        </a:p>
      </dgm:t>
    </dgm:pt>
    <dgm:pt modelId="{8BFB346E-86D3-43D3-A88F-A996D258FA62}" type="parTrans" cxnId="{CBF00061-801D-4FB4-8FF7-D0E81642BBBF}">
      <dgm:prSet/>
      <dgm:spPr/>
      <dgm:t>
        <a:bodyPr/>
        <a:lstStyle/>
        <a:p>
          <a:endParaRPr lang="zh-CN" altLang="en-US"/>
        </a:p>
      </dgm:t>
    </dgm:pt>
    <dgm:pt modelId="{A90AEC4E-FC42-4983-8A74-34BE49D50DB6}" type="sibTrans" cxnId="{CBF00061-801D-4FB4-8FF7-D0E81642BBBF}">
      <dgm:prSet/>
      <dgm:spPr/>
      <dgm:t>
        <a:bodyPr/>
        <a:lstStyle/>
        <a:p>
          <a:endParaRPr lang="zh-CN" altLang="en-US"/>
        </a:p>
      </dgm:t>
    </dgm:pt>
    <dgm:pt modelId="{09A4F5A9-FD80-431A-8567-185402718326}">
      <dgm:prSet phldrT="[Text]"/>
      <dgm:spPr/>
      <dgm:t>
        <a:bodyPr/>
        <a:lstStyle/>
        <a:p>
          <a:r>
            <a:rPr lang="en-US" altLang="zh-CN"/>
            <a:t>About us</a:t>
          </a:r>
        </a:p>
      </dgm:t>
    </dgm:pt>
    <dgm:pt modelId="{1D0A1C21-8BB8-4D82-B5D8-AF9B419FF43D}" type="parTrans" cxnId="{19E98298-DDAF-4E06-A4ED-80C3C8D5668B}">
      <dgm:prSet/>
      <dgm:spPr/>
      <dgm:t>
        <a:bodyPr/>
        <a:lstStyle/>
        <a:p>
          <a:endParaRPr lang="zh-CN" altLang="en-US"/>
        </a:p>
      </dgm:t>
    </dgm:pt>
    <dgm:pt modelId="{F1CC1E43-1EA4-4837-9206-513EF2F07AAC}" type="sibTrans" cxnId="{19E98298-DDAF-4E06-A4ED-80C3C8D5668B}">
      <dgm:prSet/>
      <dgm:spPr/>
      <dgm:t>
        <a:bodyPr/>
        <a:lstStyle/>
        <a:p>
          <a:endParaRPr lang="zh-CN" altLang="en-US"/>
        </a:p>
      </dgm:t>
    </dgm:pt>
    <dgm:pt modelId="{8FF79AD7-0462-4989-8DDB-5B545663C908}">
      <dgm:prSet phldrT="[Text]"/>
      <dgm:spPr/>
      <dgm:t>
        <a:bodyPr/>
        <a:lstStyle/>
        <a:p>
          <a:r>
            <a:rPr lang="en-US" altLang="zh-CN"/>
            <a:t>Contact us</a:t>
          </a:r>
        </a:p>
      </dgm:t>
    </dgm:pt>
    <dgm:pt modelId="{6966F127-87D6-4795-B3D3-6026A9C0583E}" type="parTrans" cxnId="{6DF253FA-2A0D-471C-AF38-0F8F2AA5E75C}">
      <dgm:prSet/>
      <dgm:spPr/>
      <dgm:t>
        <a:bodyPr/>
        <a:lstStyle/>
        <a:p>
          <a:endParaRPr lang="zh-CN" altLang="en-US"/>
        </a:p>
      </dgm:t>
    </dgm:pt>
    <dgm:pt modelId="{D48F4232-73DC-4CBF-A321-84DAABD60228}" type="sibTrans" cxnId="{6DF253FA-2A0D-471C-AF38-0F8F2AA5E75C}">
      <dgm:prSet/>
      <dgm:spPr/>
      <dgm:t>
        <a:bodyPr/>
        <a:lstStyle/>
        <a:p>
          <a:endParaRPr lang="zh-CN" altLang="en-US"/>
        </a:p>
      </dgm:t>
    </dgm:pt>
    <dgm:pt modelId="{0A74D5E6-9ED5-473A-8A12-3C8FADE8339D}" type="pres">
      <dgm:prSet presAssocID="{EE6DB363-2441-45AB-B3D9-8A3F25AC371B}" presName="hierChild1" presStyleCnt="0">
        <dgm:presLayoutVars>
          <dgm:chPref val="1"/>
          <dgm:dir/>
          <dgm:animOne val="branch"/>
          <dgm:animLvl val="lvl"/>
          <dgm:resizeHandles/>
        </dgm:presLayoutVars>
      </dgm:prSet>
      <dgm:spPr/>
    </dgm:pt>
    <dgm:pt modelId="{C31B4FE0-C19B-4304-A682-1CBBD7E3CD88}" type="pres">
      <dgm:prSet presAssocID="{DF8213F8-195A-4A47-B5EE-7AFA7A2DEB15}" presName="hierRoot1" presStyleCnt="0"/>
      <dgm:spPr/>
    </dgm:pt>
    <dgm:pt modelId="{154238D1-EDBC-41F4-A441-D47CBE4AF6ED}" type="pres">
      <dgm:prSet presAssocID="{DF8213F8-195A-4A47-B5EE-7AFA7A2DEB15}" presName="composite" presStyleCnt="0"/>
      <dgm:spPr/>
    </dgm:pt>
    <dgm:pt modelId="{A5CB28A7-1212-4212-BF7B-B99968D764BE}" type="pres">
      <dgm:prSet presAssocID="{DF8213F8-195A-4A47-B5EE-7AFA7A2DEB15}" presName="background" presStyleLbl="node0" presStyleIdx="0" presStyleCnt="1"/>
      <dgm:spPr/>
    </dgm:pt>
    <dgm:pt modelId="{F8093D64-BB4B-45D3-B631-64BB9E8A685A}" type="pres">
      <dgm:prSet presAssocID="{DF8213F8-195A-4A47-B5EE-7AFA7A2DEB15}" presName="text" presStyleLbl="fgAcc0" presStyleIdx="0" presStyleCnt="1">
        <dgm:presLayoutVars>
          <dgm:chPref val="3"/>
        </dgm:presLayoutVars>
      </dgm:prSet>
      <dgm:spPr/>
    </dgm:pt>
    <dgm:pt modelId="{6BCA3B9F-4BCB-4955-BD7A-0FBEC513A5E7}" type="pres">
      <dgm:prSet presAssocID="{DF8213F8-195A-4A47-B5EE-7AFA7A2DEB15}" presName="hierChild2" presStyleCnt="0"/>
      <dgm:spPr/>
    </dgm:pt>
    <dgm:pt modelId="{C5BCF84B-9D6E-420D-8BE6-B3BCC7B29BF1}" type="pres">
      <dgm:prSet presAssocID="{3755F1A3-70AC-4F09-A5DD-18B6BEA4C8D3}" presName="Name10" presStyleLbl="parChTrans1D2" presStyleIdx="0" presStyleCnt="4"/>
      <dgm:spPr/>
    </dgm:pt>
    <dgm:pt modelId="{EF911D9D-6F40-49C3-823E-CF5AC641B33E}" type="pres">
      <dgm:prSet presAssocID="{4A627EA5-D212-4BA7-AE2C-EA87EB5AE217}" presName="hierRoot2" presStyleCnt="0"/>
      <dgm:spPr/>
    </dgm:pt>
    <dgm:pt modelId="{AED176DA-5F5D-41B8-803A-4ADB28DF0118}" type="pres">
      <dgm:prSet presAssocID="{4A627EA5-D212-4BA7-AE2C-EA87EB5AE217}" presName="composite2" presStyleCnt="0"/>
      <dgm:spPr/>
    </dgm:pt>
    <dgm:pt modelId="{5295589B-5F2F-4869-B8C4-7C6C515D5BED}" type="pres">
      <dgm:prSet presAssocID="{4A627EA5-D212-4BA7-AE2C-EA87EB5AE217}" presName="background2" presStyleLbl="node2" presStyleIdx="0" presStyleCnt="4"/>
      <dgm:spPr/>
    </dgm:pt>
    <dgm:pt modelId="{044F4D2A-9C36-41BF-A09D-60814E1374C0}" type="pres">
      <dgm:prSet presAssocID="{4A627EA5-D212-4BA7-AE2C-EA87EB5AE217}" presName="text2" presStyleLbl="fgAcc2" presStyleIdx="0" presStyleCnt="4">
        <dgm:presLayoutVars>
          <dgm:chPref val="3"/>
        </dgm:presLayoutVars>
      </dgm:prSet>
      <dgm:spPr/>
    </dgm:pt>
    <dgm:pt modelId="{3152DA44-A46B-4742-84F5-A0E19BDC0367}" type="pres">
      <dgm:prSet presAssocID="{4A627EA5-D212-4BA7-AE2C-EA87EB5AE217}" presName="hierChild3" presStyleCnt="0"/>
      <dgm:spPr/>
    </dgm:pt>
    <dgm:pt modelId="{B7D8973F-AF47-47FF-A950-44697BF975B2}" type="pres">
      <dgm:prSet presAssocID="{B68EA843-EAC1-432B-800F-DB1EC6C4CEBB}" presName="Name17" presStyleLbl="parChTrans1D3" presStyleIdx="0" presStyleCnt="5"/>
      <dgm:spPr/>
    </dgm:pt>
    <dgm:pt modelId="{ECC2C889-3FAE-490A-83B8-FBB4D129EBA3}" type="pres">
      <dgm:prSet presAssocID="{DB6274D8-0E30-4D2A-8D13-F7247610D7E3}" presName="hierRoot3" presStyleCnt="0"/>
      <dgm:spPr/>
    </dgm:pt>
    <dgm:pt modelId="{BA0FB39E-8C25-43DD-BE20-FD7168595C78}" type="pres">
      <dgm:prSet presAssocID="{DB6274D8-0E30-4D2A-8D13-F7247610D7E3}" presName="composite3" presStyleCnt="0"/>
      <dgm:spPr/>
    </dgm:pt>
    <dgm:pt modelId="{15BC67BE-E253-41CD-9468-4EFBBBD5908B}" type="pres">
      <dgm:prSet presAssocID="{DB6274D8-0E30-4D2A-8D13-F7247610D7E3}" presName="background3" presStyleLbl="node3" presStyleIdx="0" presStyleCnt="5"/>
      <dgm:spPr/>
    </dgm:pt>
    <dgm:pt modelId="{85135049-52DD-46C6-A8A8-D9128762828C}" type="pres">
      <dgm:prSet presAssocID="{DB6274D8-0E30-4D2A-8D13-F7247610D7E3}" presName="text3" presStyleLbl="fgAcc3" presStyleIdx="0" presStyleCnt="5">
        <dgm:presLayoutVars>
          <dgm:chPref val="3"/>
        </dgm:presLayoutVars>
      </dgm:prSet>
      <dgm:spPr/>
    </dgm:pt>
    <dgm:pt modelId="{5A6B5357-4091-4228-90F7-D876C2EF6609}" type="pres">
      <dgm:prSet presAssocID="{DB6274D8-0E30-4D2A-8D13-F7247610D7E3}" presName="hierChild4" presStyleCnt="0"/>
      <dgm:spPr/>
    </dgm:pt>
    <dgm:pt modelId="{7857E37C-E237-48AD-9F2D-18EB67E10786}" type="pres">
      <dgm:prSet presAssocID="{79E148AC-AAF5-42D7-A1D1-851B54DFD906}" presName="Name17" presStyleLbl="parChTrans1D3" presStyleIdx="1" presStyleCnt="5"/>
      <dgm:spPr/>
    </dgm:pt>
    <dgm:pt modelId="{A17FB30F-A97A-46FD-B522-665250230EC9}" type="pres">
      <dgm:prSet presAssocID="{CB5CE068-61EA-4360-A499-37B303E6F74E}" presName="hierRoot3" presStyleCnt="0"/>
      <dgm:spPr/>
    </dgm:pt>
    <dgm:pt modelId="{F93B32FE-DA21-47FC-892B-367B3F6E1349}" type="pres">
      <dgm:prSet presAssocID="{CB5CE068-61EA-4360-A499-37B303E6F74E}" presName="composite3" presStyleCnt="0"/>
      <dgm:spPr/>
    </dgm:pt>
    <dgm:pt modelId="{4A6683BC-92F7-48A6-BAC1-0F75FB13067A}" type="pres">
      <dgm:prSet presAssocID="{CB5CE068-61EA-4360-A499-37B303E6F74E}" presName="background3" presStyleLbl="node3" presStyleIdx="1" presStyleCnt="5"/>
      <dgm:spPr/>
    </dgm:pt>
    <dgm:pt modelId="{021F3864-9028-4759-9656-9E07DACFB363}" type="pres">
      <dgm:prSet presAssocID="{CB5CE068-61EA-4360-A499-37B303E6F74E}" presName="text3" presStyleLbl="fgAcc3" presStyleIdx="1" presStyleCnt="5">
        <dgm:presLayoutVars>
          <dgm:chPref val="3"/>
        </dgm:presLayoutVars>
      </dgm:prSet>
      <dgm:spPr/>
    </dgm:pt>
    <dgm:pt modelId="{A5C1B730-35F5-461A-BE7F-ED9E5CF07B88}" type="pres">
      <dgm:prSet presAssocID="{CB5CE068-61EA-4360-A499-37B303E6F74E}" presName="hierChild4" presStyleCnt="0"/>
      <dgm:spPr/>
    </dgm:pt>
    <dgm:pt modelId="{B0744FAA-CD12-446F-A575-4E34345C70DF}" type="pres">
      <dgm:prSet presAssocID="{1211E1F4-89CA-46CB-91A3-694DE87B8A47}" presName="Name17" presStyleLbl="parChTrans1D3" presStyleIdx="2" presStyleCnt="5"/>
      <dgm:spPr/>
    </dgm:pt>
    <dgm:pt modelId="{420ACFA2-BB67-4102-BD2B-5A3D847157C9}" type="pres">
      <dgm:prSet presAssocID="{238565C9-0A46-40C2-94EC-39BDDF258306}" presName="hierRoot3" presStyleCnt="0"/>
      <dgm:spPr/>
    </dgm:pt>
    <dgm:pt modelId="{2CDF28E8-69BE-463F-B130-31C9F0A6B1F5}" type="pres">
      <dgm:prSet presAssocID="{238565C9-0A46-40C2-94EC-39BDDF258306}" presName="composite3" presStyleCnt="0"/>
      <dgm:spPr/>
    </dgm:pt>
    <dgm:pt modelId="{08DC1533-90B2-49AD-B603-1E7C133A5BBA}" type="pres">
      <dgm:prSet presAssocID="{238565C9-0A46-40C2-94EC-39BDDF258306}" presName="background3" presStyleLbl="node3" presStyleIdx="2" presStyleCnt="5"/>
      <dgm:spPr/>
    </dgm:pt>
    <dgm:pt modelId="{D585FBD8-617D-4AB5-ABC0-80553E90858D}" type="pres">
      <dgm:prSet presAssocID="{238565C9-0A46-40C2-94EC-39BDDF258306}" presName="text3" presStyleLbl="fgAcc3" presStyleIdx="2" presStyleCnt="5">
        <dgm:presLayoutVars>
          <dgm:chPref val="3"/>
        </dgm:presLayoutVars>
      </dgm:prSet>
      <dgm:spPr/>
    </dgm:pt>
    <dgm:pt modelId="{E178A4B2-49CE-4B18-9CC8-7D21E6AA7D70}" type="pres">
      <dgm:prSet presAssocID="{238565C9-0A46-40C2-94EC-39BDDF258306}" presName="hierChild4" presStyleCnt="0"/>
      <dgm:spPr/>
    </dgm:pt>
    <dgm:pt modelId="{3561D99F-DEE6-478D-B1F7-7AE79718566D}" type="pres">
      <dgm:prSet presAssocID="{B2193795-61CB-493E-822D-BC56EF93C2CC}" presName="Name17" presStyleLbl="parChTrans1D3" presStyleIdx="3" presStyleCnt="5"/>
      <dgm:spPr/>
    </dgm:pt>
    <dgm:pt modelId="{1D708354-5629-4EB6-8645-B8F228243EB4}" type="pres">
      <dgm:prSet presAssocID="{5C3C0A1D-694C-4175-BB02-324BF199A17B}" presName="hierRoot3" presStyleCnt="0"/>
      <dgm:spPr/>
    </dgm:pt>
    <dgm:pt modelId="{63B78ECB-F0CD-4D1E-9AE0-88904C4A8D63}" type="pres">
      <dgm:prSet presAssocID="{5C3C0A1D-694C-4175-BB02-324BF199A17B}" presName="composite3" presStyleCnt="0"/>
      <dgm:spPr/>
    </dgm:pt>
    <dgm:pt modelId="{62E56A41-8549-48A5-B7A2-A9D2C0521B67}" type="pres">
      <dgm:prSet presAssocID="{5C3C0A1D-694C-4175-BB02-324BF199A17B}" presName="background3" presStyleLbl="node3" presStyleIdx="3" presStyleCnt="5"/>
      <dgm:spPr/>
    </dgm:pt>
    <dgm:pt modelId="{43B8CD1A-971D-4702-A98E-6E06BFB3986A}" type="pres">
      <dgm:prSet presAssocID="{5C3C0A1D-694C-4175-BB02-324BF199A17B}" presName="text3" presStyleLbl="fgAcc3" presStyleIdx="3" presStyleCnt="5">
        <dgm:presLayoutVars>
          <dgm:chPref val="3"/>
        </dgm:presLayoutVars>
      </dgm:prSet>
      <dgm:spPr/>
    </dgm:pt>
    <dgm:pt modelId="{3095C1F2-BB33-488A-991E-348F59EA5273}" type="pres">
      <dgm:prSet presAssocID="{5C3C0A1D-694C-4175-BB02-324BF199A17B}" presName="hierChild4" presStyleCnt="0"/>
      <dgm:spPr/>
    </dgm:pt>
    <dgm:pt modelId="{4774423D-4B18-4E7F-A2C5-8D81AC4DD9B8}" type="pres">
      <dgm:prSet presAssocID="{5BF4537F-E856-4BD1-900C-354A61FE52A9}" presName="Name17" presStyleLbl="parChTrans1D3" presStyleIdx="4" presStyleCnt="5"/>
      <dgm:spPr/>
    </dgm:pt>
    <dgm:pt modelId="{762C8F8E-D943-416A-82ED-F6DE204D5C40}" type="pres">
      <dgm:prSet presAssocID="{DE941FFC-0DA8-4BA1-8285-C45A82BE7E85}" presName="hierRoot3" presStyleCnt="0"/>
      <dgm:spPr/>
    </dgm:pt>
    <dgm:pt modelId="{9393EBFA-230F-4927-809D-4CA6A638FBCC}" type="pres">
      <dgm:prSet presAssocID="{DE941FFC-0DA8-4BA1-8285-C45A82BE7E85}" presName="composite3" presStyleCnt="0"/>
      <dgm:spPr/>
    </dgm:pt>
    <dgm:pt modelId="{0CB77DCD-3850-4247-AD15-0BD4139C0A34}" type="pres">
      <dgm:prSet presAssocID="{DE941FFC-0DA8-4BA1-8285-C45A82BE7E85}" presName="background3" presStyleLbl="node3" presStyleIdx="4" presStyleCnt="5"/>
      <dgm:spPr/>
    </dgm:pt>
    <dgm:pt modelId="{AD9F5A87-054F-449E-8356-0A5D6B4C997D}" type="pres">
      <dgm:prSet presAssocID="{DE941FFC-0DA8-4BA1-8285-C45A82BE7E85}" presName="text3" presStyleLbl="fgAcc3" presStyleIdx="4" presStyleCnt="5">
        <dgm:presLayoutVars>
          <dgm:chPref val="3"/>
        </dgm:presLayoutVars>
      </dgm:prSet>
      <dgm:spPr/>
    </dgm:pt>
    <dgm:pt modelId="{C068B84C-07BD-4641-B8BD-1E3D33AC829C}" type="pres">
      <dgm:prSet presAssocID="{DE941FFC-0DA8-4BA1-8285-C45A82BE7E85}" presName="hierChild4" presStyleCnt="0"/>
      <dgm:spPr/>
    </dgm:pt>
    <dgm:pt modelId="{CE24287D-E12F-4E79-9F7C-2ADDC0FE581C}" type="pres">
      <dgm:prSet presAssocID="{8BFB346E-86D3-43D3-A88F-A996D258FA62}" presName="Name10" presStyleLbl="parChTrans1D2" presStyleIdx="1" presStyleCnt="4"/>
      <dgm:spPr/>
    </dgm:pt>
    <dgm:pt modelId="{5400FCD6-8E60-4FE8-A5CF-5A95E6E9651E}" type="pres">
      <dgm:prSet presAssocID="{AC0FADB9-3B2F-4DAA-935E-DC981F4A5546}" presName="hierRoot2" presStyleCnt="0"/>
      <dgm:spPr/>
    </dgm:pt>
    <dgm:pt modelId="{8E0825DF-E867-4029-B115-010FABC91FB0}" type="pres">
      <dgm:prSet presAssocID="{AC0FADB9-3B2F-4DAA-935E-DC981F4A5546}" presName="composite2" presStyleCnt="0"/>
      <dgm:spPr/>
    </dgm:pt>
    <dgm:pt modelId="{51468AD6-33B5-4F87-A547-D85CAAF52B6B}" type="pres">
      <dgm:prSet presAssocID="{AC0FADB9-3B2F-4DAA-935E-DC981F4A5546}" presName="background2" presStyleLbl="node2" presStyleIdx="1" presStyleCnt="4"/>
      <dgm:spPr/>
    </dgm:pt>
    <dgm:pt modelId="{E1C962DE-28F4-45C0-82DB-8BD5DA3AE1C5}" type="pres">
      <dgm:prSet presAssocID="{AC0FADB9-3B2F-4DAA-935E-DC981F4A5546}" presName="text2" presStyleLbl="fgAcc2" presStyleIdx="1" presStyleCnt="4">
        <dgm:presLayoutVars>
          <dgm:chPref val="3"/>
        </dgm:presLayoutVars>
      </dgm:prSet>
      <dgm:spPr/>
    </dgm:pt>
    <dgm:pt modelId="{78975A72-9489-4E0E-8121-723C705FCAA3}" type="pres">
      <dgm:prSet presAssocID="{AC0FADB9-3B2F-4DAA-935E-DC981F4A5546}" presName="hierChild3" presStyleCnt="0"/>
      <dgm:spPr/>
    </dgm:pt>
    <dgm:pt modelId="{7A3E6821-AA52-494A-9929-1716CFA6B0A6}" type="pres">
      <dgm:prSet presAssocID="{1D0A1C21-8BB8-4D82-B5D8-AF9B419FF43D}" presName="Name10" presStyleLbl="parChTrans1D2" presStyleIdx="2" presStyleCnt="4"/>
      <dgm:spPr/>
    </dgm:pt>
    <dgm:pt modelId="{38875966-4314-4362-9D4D-C72B40D4858F}" type="pres">
      <dgm:prSet presAssocID="{09A4F5A9-FD80-431A-8567-185402718326}" presName="hierRoot2" presStyleCnt="0"/>
      <dgm:spPr/>
    </dgm:pt>
    <dgm:pt modelId="{5BC7D310-248A-48CA-8895-395E28622B5B}" type="pres">
      <dgm:prSet presAssocID="{09A4F5A9-FD80-431A-8567-185402718326}" presName="composite2" presStyleCnt="0"/>
      <dgm:spPr/>
    </dgm:pt>
    <dgm:pt modelId="{CEAD6E4C-9236-47F9-8E73-33D9ABE0CC8B}" type="pres">
      <dgm:prSet presAssocID="{09A4F5A9-FD80-431A-8567-185402718326}" presName="background2" presStyleLbl="node2" presStyleIdx="2" presStyleCnt="4"/>
      <dgm:spPr/>
    </dgm:pt>
    <dgm:pt modelId="{96099CA6-B65A-4055-BC94-2C6139013C93}" type="pres">
      <dgm:prSet presAssocID="{09A4F5A9-FD80-431A-8567-185402718326}" presName="text2" presStyleLbl="fgAcc2" presStyleIdx="2" presStyleCnt="4">
        <dgm:presLayoutVars>
          <dgm:chPref val="3"/>
        </dgm:presLayoutVars>
      </dgm:prSet>
      <dgm:spPr/>
    </dgm:pt>
    <dgm:pt modelId="{48641012-5562-4F78-98CC-AC45B48A27BC}" type="pres">
      <dgm:prSet presAssocID="{09A4F5A9-FD80-431A-8567-185402718326}" presName="hierChild3" presStyleCnt="0"/>
      <dgm:spPr/>
    </dgm:pt>
    <dgm:pt modelId="{D4D3F0FB-D62D-43B3-B988-A7B0103413E1}" type="pres">
      <dgm:prSet presAssocID="{6966F127-87D6-4795-B3D3-6026A9C0583E}" presName="Name10" presStyleLbl="parChTrans1D2" presStyleIdx="3" presStyleCnt="4"/>
      <dgm:spPr/>
    </dgm:pt>
    <dgm:pt modelId="{3E191709-DC90-4284-8881-0D60245A4168}" type="pres">
      <dgm:prSet presAssocID="{8FF79AD7-0462-4989-8DDB-5B545663C908}" presName="hierRoot2" presStyleCnt="0"/>
      <dgm:spPr/>
    </dgm:pt>
    <dgm:pt modelId="{F0CC266D-9E62-434D-8B77-D499206049B9}" type="pres">
      <dgm:prSet presAssocID="{8FF79AD7-0462-4989-8DDB-5B545663C908}" presName="composite2" presStyleCnt="0"/>
      <dgm:spPr/>
    </dgm:pt>
    <dgm:pt modelId="{B241210B-2F04-49EC-827E-DA8B95761C69}" type="pres">
      <dgm:prSet presAssocID="{8FF79AD7-0462-4989-8DDB-5B545663C908}" presName="background2" presStyleLbl="node2" presStyleIdx="3" presStyleCnt="4"/>
      <dgm:spPr/>
    </dgm:pt>
    <dgm:pt modelId="{C98B0325-6A7F-4367-8C35-02CC6633612B}" type="pres">
      <dgm:prSet presAssocID="{8FF79AD7-0462-4989-8DDB-5B545663C908}" presName="text2" presStyleLbl="fgAcc2" presStyleIdx="3" presStyleCnt="4">
        <dgm:presLayoutVars>
          <dgm:chPref val="3"/>
        </dgm:presLayoutVars>
      </dgm:prSet>
      <dgm:spPr/>
    </dgm:pt>
    <dgm:pt modelId="{5487D2CF-2810-4848-977E-2E93EF6EE944}" type="pres">
      <dgm:prSet presAssocID="{8FF79AD7-0462-4989-8DDB-5B545663C908}" presName="hierChild3" presStyleCnt="0"/>
      <dgm:spPr/>
    </dgm:pt>
  </dgm:ptLst>
  <dgm:cxnLst>
    <dgm:cxn modelId="{14EF6612-41BA-49F5-9134-C76849C9CC7C}" type="presOf" srcId="{3755F1A3-70AC-4F09-A5DD-18B6BEA4C8D3}" destId="{C5BCF84B-9D6E-420D-8BE6-B3BCC7B29BF1}" srcOrd="0" destOrd="0" presId="urn:microsoft.com/office/officeart/2005/8/layout/hierarchy1"/>
    <dgm:cxn modelId="{7F0A2A26-7CCD-4E70-AB3E-3B1EDFC04975}" srcId="{4A627EA5-D212-4BA7-AE2C-EA87EB5AE217}" destId="{238565C9-0A46-40C2-94EC-39BDDF258306}" srcOrd="2" destOrd="0" parTransId="{1211E1F4-89CA-46CB-91A3-694DE87B8A47}" sibTransId="{D11E2334-E0DB-4649-8C39-90B5C84085AB}"/>
    <dgm:cxn modelId="{10956127-F1AB-4413-A7CD-232AD203BBA5}" type="presOf" srcId="{8FF79AD7-0462-4989-8DDB-5B545663C908}" destId="{C98B0325-6A7F-4367-8C35-02CC6633612B}" srcOrd="0" destOrd="0" presId="urn:microsoft.com/office/officeart/2005/8/layout/hierarchy1"/>
    <dgm:cxn modelId="{3126402C-62BD-4266-8C86-68D887B4E769}" type="presOf" srcId="{DB6274D8-0E30-4D2A-8D13-F7247610D7E3}" destId="{85135049-52DD-46C6-A8A8-D9128762828C}" srcOrd="0" destOrd="0" presId="urn:microsoft.com/office/officeart/2005/8/layout/hierarchy1"/>
    <dgm:cxn modelId="{7EEE4230-B069-4DF4-8375-B2DA7BD8D688}" type="presOf" srcId="{8BFB346E-86D3-43D3-A88F-A996D258FA62}" destId="{CE24287D-E12F-4E79-9F7C-2ADDC0FE581C}" srcOrd="0" destOrd="0" presId="urn:microsoft.com/office/officeart/2005/8/layout/hierarchy1"/>
    <dgm:cxn modelId="{3A238031-EAAD-4665-9C8B-B8CAA543DCD2}" type="presOf" srcId="{4A627EA5-D212-4BA7-AE2C-EA87EB5AE217}" destId="{044F4D2A-9C36-41BF-A09D-60814E1374C0}" srcOrd="0" destOrd="0" presId="urn:microsoft.com/office/officeart/2005/8/layout/hierarchy1"/>
    <dgm:cxn modelId="{5C6AD636-0ADA-44C1-863E-9128F5773E8E}" type="presOf" srcId="{6966F127-87D6-4795-B3D3-6026A9C0583E}" destId="{D4D3F0FB-D62D-43B3-B988-A7B0103413E1}" srcOrd="0" destOrd="0" presId="urn:microsoft.com/office/officeart/2005/8/layout/hierarchy1"/>
    <dgm:cxn modelId="{CBF00061-801D-4FB4-8FF7-D0E81642BBBF}" srcId="{DF8213F8-195A-4A47-B5EE-7AFA7A2DEB15}" destId="{AC0FADB9-3B2F-4DAA-935E-DC981F4A5546}" srcOrd="1" destOrd="0" parTransId="{8BFB346E-86D3-43D3-A88F-A996D258FA62}" sibTransId="{A90AEC4E-FC42-4983-8A74-34BE49D50DB6}"/>
    <dgm:cxn modelId="{40ED0957-96C3-4B8B-951C-EB84E452E14A}" srcId="{EE6DB363-2441-45AB-B3D9-8A3F25AC371B}" destId="{DF8213F8-195A-4A47-B5EE-7AFA7A2DEB15}" srcOrd="0" destOrd="0" parTransId="{C07A5FD0-3333-4CDA-90C3-EAEA65C3393A}" sibTransId="{244A57F6-B9F9-4D4F-AED7-70040F665B7D}"/>
    <dgm:cxn modelId="{D512DF5A-9B44-447A-A800-EAAF6ADF3A58}" type="presOf" srcId="{238565C9-0A46-40C2-94EC-39BDDF258306}" destId="{D585FBD8-617D-4AB5-ABC0-80553E90858D}" srcOrd="0" destOrd="0" presId="urn:microsoft.com/office/officeart/2005/8/layout/hierarchy1"/>
    <dgm:cxn modelId="{4FC4767D-5551-4E12-9598-384D46EC23AA}" type="presOf" srcId="{1D0A1C21-8BB8-4D82-B5D8-AF9B419FF43D}" destId="{7A3E6821-AA52-494A-9929-1716CFA6B0A6}" srcOrd="0" destOrd="0" presId="urn:microsoft.com/office/officeart/2005/8/layout/hierarchy1"/>
    <dgm:cxn modelId="{62215F91-5CEB-4B2F-AA64-CB47229D2C0F}" type="presOf" srcId="{EE6DB363-2441-45AB-B3D9-8A3F25AC371B}" destId="{0A74D5E6-9ED5-473A-8A12-3C8FADE8339D}" srcOrd="0" destOrd="0" presId="urn:microsoft.com/office/officeart/2005/8/layout/hierarchy1"/>
    <dgm:cxn modelId="{40382293-56E9-47A2-9090-503DCB6C8767}" type="presOf" srcId="{CB5CE068-61EA-4360-A499-37B303E6F74E}" destId="{021F3864-9028-4759-9656-9E07DACFB363}" srcOrd="0" destOrd="0" presId="urn:microsoft.com/office/officeart/2005/8/layout/hierarchy1"/>
    <dgm:cxn modelId="{0434B096-9AEF-4E47-BCCE-7943639858A2}" srcId="{DF8213F8-195A-4A47-B5EE-7AFA7A2DEB15}" destId="{4A627EA5-D212-4BA7-AE2C-EA87EB5AE217}" srcOrd="0" destOrd="0" parTransId="{3755F1A3-70AC-4F09-A5DD-18B6BEA4C8D3}" sibTransId="{9876E703-0359-48A2-90BC-74F6202410C8}"/>
    <dgm:cxn modelId="{19E98298-DDAF-4E06-A4ED-80C3C8D5668B}" srcId="{DF8213F8-195A-4A47-B5EE-7AFA7A2DEB15}" destId="{09A4F5A9-FD80-431A-8567-185402718326}" srcOrd="2" destOrd="0" parTransId="{1D0A1C21-8BB8-4D82-B5D8-AF9B419FF43D}" sibTransId="{F1CC1E43-1EA4-4837-9206-513EF2F07AAC}"/>
    <dgm:cxn modelId="{73B107A1-7213-4F18-96BE-0BD4DBA932E9}" type="presOf" srcId="{B2193795-61CB-493E-822D-BC56EF93C2CC}" destId="{3561D99F-DEE6-478D-B1F7-7AE79718566D}" srcOrd="0" destOrd="0" presId="urn:microsoft.com/office/officeart/2005/8/layout/hierarchy1"/>
    <dgm:cxn modelId="{93EDFCAB-92F5-4448-A113-48B957058A04}" srcId="{4A627EA5-D212-4BA7-AE2C-EA87EB5AE217}" destId="{CB5CE068-61EA-4360-A499-37B303E6F74E}" srcOrd="1" destOrd="0" parTransId="{79E148AC-AAF5-42D7-A1D1-851B54DFD906}" sibTransId="{1CA5B182-8CFD-4788-BC42-350C23722984}"/>
    <dgm:cxn modelId="{D101C5B0-DAC5-4BB7-B332-42B58EF22E14}" type="presOf" srcId="{79E148AC-AAF5-42D7-A1D1-851B54DFD906}" destId="{7857E37C-E237-48AD-9F2D-18EB67E10786}" srcOrd="0" destOrd="0" presId="urn:microsoft.com/office/officeart/2005/8/layout/hierarchy1"/>
    <dgm:cxn modelId="{39CBB3B2-5DA0-47EA-A634-F2872F345744}" type="presOf" srcId="{09A4F5A9-FD80-431A-8567-185402718326}" destId="{96099CA6-B65A-4055-BC94-2C6139013C93}" srcOrd="0" destOrd="0" presId="urn:microsoft.com/office/officeart/2005/8/layout/hierarchy1"/>
    <dgm:cxn modelId="{7B3B10B8-4E4E-47C3-8202-CBBD1D6B8DB0}" type="presOf" srcId="{DF8213F8-195A-4A47-B5EE-7AFA7A2DEB15}" destId="{F8093D64-BB4B-45D3-B631-64BB9E8A685A}" srcOrd="0" destOrd="0" presId="urn:microsoft.com/office/officeart/2005/8/layout/hierarchy1"/>
    <dgm:cxn modelId="{7AA4A1BB-FAA3-4406-9860-ED1F3274EA58}" type="presOf" srcId="{AC0FADB9-3B2F-4DAA-935E-DC981F4A5546}" destId="{E1C962DE-28F4-45C0-82DB-8BD5DA3AE1C5}" srcOrd="0" destOrd="0" presId="urn:microsoft.com/office/officeart/2005/8/layout/hierarchy1"/>
    <dgm:cxn modelId="{D9961ABF-FDB1-4B1D-A7F5-95126800C381}" type="presOf" srcId="{B68EA843-EAC1-432B-800F-DB1EC6C4CEBB}" destId="{B7D8973F-AF47-47FF-A950-44697BF975B2}" srcOrd="0" destOrd="0" presId="urn:microsoft.com/office/officeart/2005/8/layout/hierarchy1"/>
    <dgm:cxn modelId="{092650C3-6CA2-4907-9959-4C5590C27793}" srcId="{4A627EA5-D212-4BA7-AE2C-EA87EB5AE217}" destId="{5C3C0A1D-694C-4175-BB02-324BF199A17B}" srcOrd="3" destOrd="0" parTransId="{B2193795-61CB-493E-822D-BC56EF93C2CC}" sibTransId="{F38E40F2-5B56-4DAB-8C05-114596EF2287}"/>
    <dgm:cxn modelId="{7DC04AC7-8D6F-4CBD-A10D-3B1736A6A781}" type="presOf" srcId="{1211E1F4-89CA-46CB-91A3-694DE87B8A47}" destId="{B0744FAA-CD12-446F-A575-4E34345C70DF}" srcOrd="0" destOrd="0" presId="urn:microsoft.com/office/officeart/2005/8/layout/hierarchy1"/>
    <dgm:cxn modelId="{E5163ECA-E4DE-4B3A-8AED-81106FFD2480}" srcId="{4A627EA5-D212-4BA7-AE2C-EA87EB5AE217}" destId="{DE941FFC-0DA8-4BA1-8285-C45A82BE7E85}" srcOrd="4" destOrd="0" parTransId="{5BF4537F-E856-4BD1-900C-354A61FE52A9}" sibTransId="{F13D7238-F9B1-4401-853A-AA2E3AAD785E}"/>
    <dgm:cxn modelId="{D960A1D8-BF88-4A76-8167-7FE5AA5DED32}" type="presOf" srcId="{5BF4537F-E856-4BD1-900C-354A61FE52A9}" destId="{4774423D-4B18-4E7F-A2C5-8D81AC4DD9B8}" srcOrd="0" destOrd="0" presId="urn:microsoft.com/office/officeart/2005/8/layout/hierarchy1"/>
    <dgm:cxn modelId="{E2C5BADC-FF2D-4F0A-A878-9ECAEF0C04A4}" srcId="{4A627EA5-D212-4BA7-AE2C-EA87EB5AE217}" destId="{DB6274D8-0E30-4D2A-8D13-F7247610D7E3}" srcOrd="0" destOrd="0" parTransId="{B68EA843-EAC1-432B-800F-DB1EC6C4CEBB}" sibTransId="{CF370224-A9AA-4480-89A1-2CD5559C5F84}"/>
    <dgm:cxn modelId="{48A936EA-39FE-4AA1-86DD-4B46D870DBC4}" type="presOf" srcId="{5C3C0A1D-694C-4175-BB02-324BF199A17B}" destId="{43B8CD1A-971D-4702-A98E-6E06BFB3986A}" srcOrd="0" destOrd="0" presId="urn:microsoft.com/office/officeart/2005/8/layout/hierarchy1"/>
    <dgm:cxn modelId="{0F4451EC-7A0D-4E00-9DC2-1B8BDE289ADB}" type="presOf" srcId="{DE941FFC-0DA8-4BA1-8285-C45A82BE7E85}" destId="{AD9F5A87-054F-449E-8356-0A5D6B4C997D}" srcOrd="0" destOrd="0" presId="urn:microsoft.com/office/officeart/2005/8/layout/hierarchy1"/>
    <dgm:cxn modelId="{6DF253FA-2A0D-471C-AF38-0F8F2AA5E75C}" srcId="{DF8213F8-195A-4A47-B5EE-7AFA7A2DEB15}" destId="{8FF79AD7-0462-4989-8DDB-5B545663C908}" srcOrd="3" destOrd="0" parTransId="{6966F127-87D6-4795-B3D3-6026A9C0583E}" sibTransId="{D48F4232-73DC-4CBF-A321-84DAABD60228}"/>
    <dgm:cxn modelId="{9353EF8A-7328-4923-A0A4-E2B11296BD25}" type="presParOf" srcId="{0A74D5E6-9ED5-473A-8A12-3C8FADE8339D}" destId="{C31B4FE0-C19B-4304-A682-1CBBD7E3CD88}" srcOrd="0" destOrd="0" presId="urn:microsoft.com/office/officeart/2005/8/layout/hierarchy1"/>
    <dgm:cxn modelId="{F80A652A-1FE5-4E26-A381-AE557135AAFB}" type="presParOf" srcId="{C31B4FE0-C19B-4304-A682-1CBBD7E3CD88}" destId="{154238D1-EDBC-41F4-A441-D47CBE4AF6ED}" srcOrd="0" destOrd="0" presId="urn:microsoft.com/office/officeart/2005/8/layout/hierarchy1"/>
    <dgm:cxn modelId="{EC64C202-C461-457C-B128-FC20CC428746}" type="presParOf" srcId="{154238D1-EDBC-41F4-A441-D47CBE4AF6ED}" destId="{A5CB28A7-1212-4212-BF7B-B99968D764BE}" srcOrd="0" destOrd="0" presId="urn:microsoft.com/office/officeart/2005/8/layout/hierarchy1"/>
    <dgm:cxn modelId="{72D5AB22-B7DE-447B-9F5F-A26D95C3196E}" type="presParOf" srcId="{154238D1-EDBC-41F4-A441-D47CBE4AF6ED}" destId="{F8093D64-BB4B-45D3-B631-64BB9E8A685A}" srcOrd="1" destOrd="0" presId="urn:microsoft.com/office/officeart/2005/8/layout/hierarchy1"/>
    <dgm:cxn modelId="{7EA32D89-B34D-42C7-90B9-227FF10B4FC5}" type="presParOf" srcId="{C31B4FE0-C19B-4304-A682-1CBBD7E3CD88}" destId="{6BCA3B9F-4BCB-4955-BD7A-0FBEC513A5E7}" srcOrd="1" destOrd="0" presId="urn:microsoft.com/office/officeart/2005/8/layout/hierarchy1"/>
    <dgm:cxn modelId="{28D55676-1A16-41FD-A648-10F76A5C9820}" type="presParOf" srcId="{6BCA3B9F-4BCB-4955-BD7A-0FBEC513A5E7}" destId="{C5BCF84B-9D6E-420D-8BE6-B3BCC7B29BF1}" srcOrd="0" destOrd="0" presId="urn:microsoft.com/office/officeart/2005/8/layout/hierarchy1"/>
    <dgm:cxn modelId="{D4156943-70E4-4D78-AE70-587D11276FFF}" type="presParOf" srcId="{6BCA3B9F-4BCB-4955-BD7A-0FBEC513A5E7}" destId="{EF911D9D-6F40-49C3-823E-CF5AC641B33E}" srcOrd="1" destOrd="0" presId="urn:microsoft.com/office/officeart/2005/8/layout/hierarchy1"/>
    <dgm:cxn modelId="{23621CE9-67B5-4DFC-8460-A657A5138A9C}" type="presParOf" srcId="{EF911D9D-6F40-49C3-823E-CF5AC641B33E}" destId="{AED176DA-5F5D-41B8-803A-4ADB28DF0118}" srcOrd="0" destOrd="0" presId="urn:microsoft.com/office/officeart/2005/8/layout/hierarchy1"/>
    <dgm:cxn modelId="{13178EF0-8D90-4304-BB1E-C7F2D12A388A}" type="presParOf" srcId="{AED176DA-5F5D-41B8-803A-4ADB28DF0118}" destId="{5295589B-5F2F-4869-B8C4-7C6C515D5BED}" srcOrd="0" destOrd="0" presId="urn:microsoft.com/office/officeart/2005/8/layout/hierarchy1"/>
    <dgm:cxn modelId="{671FDF4C-3D45-42E2-ADAE-D7C9BE3C013A}" type="presParOf" srcId="{AED176DA-5F5D-41B8-803A-4ADB28DF0118}" destId="{044F4D2A-9C36-41BF-A09D-60814E1374C0}" srcOrd="1" destOrd="0" presId="urn:microsoft.com/office/officeart/2005/8/layout/hierarchy1"/>
    <dgm:cxn modelId="{2815F02E-4826-4C05-9819-45A1BB8DEC7B}" type="presParOf" srcId="{EF911D9D-6F40-49C3-823E-CF5AC641B33E}" destId="{3152DA44-A46B-4742-84F5-A0E19BDC0367}" srcOrd="1" destOrd="0" presId="urn:microsoft.com/office/officeart/2005/8/layout/hierarchy1"/>
    <dgm:cxn modelId="{3CDB8079-4715-4874-8E87-886743B144E1}" type="presParOf" srcId="{3152DA44-A46B-4742-84F5-A0E19BDC0367}" destId="{B7D8973F-AF47-47FF-A950-44697BF975B2}" srcOrd="0" destOrd="0" presId="urn:microsoft.com/office/officeart/2005/8/layout/hierarchy1"/>
    <dgm:cxn modelId="{D924D80E-3B86-42E0-B8E4-250C7D918B07}" type="presParOf" srcId="{3152DA44-A46B-4742-84F5-A0E19BDC0367}" destId="{ECC2C889-3FAE-490A-83B8-FBB4D129EBA3}" srcOrd="1" destOrd="0" presId="urn:microsoft.com/office/officeart/2005/8/layout/hierarchy1"/>
    <dgm:cxn modelId="{5EDF56ED-7128-4650-9CA7-E791921E84EA}" type="presParOf" srcId="{ECC2C889-3FAE-490A-83B8-FBB4D129EBA3}" destId="{BA0FB39E-8C25-43DD-BE20-FD7168595C78}" srcOrd="0" destOrd="0" presId="urn:microsoft.com/office/officeart/2005/8/layout/hierarchy1"/>
    <dgm:cxn modelId="{89BB9EF5-B74F-48BE-ABD9-3158A9B9524A}" type="presParOf" srcId="{BA0FB39E-8C25-43DD-BE20-FD7168595C78}" destId="{15BC67BE-E253-41CD-9468-4EFBBBD5908B}" srcOrd="0" destOrd="0" presId="urn:microsoft.com/office/officeart/2005/8/layout/hierarchy1"/>
    <dgm:cxn modelId="{F5A7F70D-65D3-400E-B25A-A6646722E447}" type="presParOf" srcId="{BA0FB39E-8C25-43DD-BE20-FD7168595C78}" destId="{85135049-52DD-46C6-A8A8-D9128762828C}" srcOrd="1" destOrd="0" presId="urn:microsoft.com/office/officeart/2005/8/layout/hierarchy1"/>
    <dgm:cxn modelId="{DADDE9A9-449E-49AB-BA04-47E607A41BC1}" type="presParOf" srcId="{ECC2C889-3FAE-490A-83B8-FBB4D129EBA3}" destId="{5A6B5357-4091-4228-90F7-D876C2EF6609}" srcOrd="1" destOrd="0" presId="urn:microsoft.com/office/officeart/2005/8/layout/hierarchy1"/>
    <dgm:cxn modelId="{B077AA72-C752-4CF2-8C85-8F6D29FEC877}" type="presParOf" srcId="{3152DA44-A46B-4742-84F5-A0E19BDC0367}" destId="{7857E37C-E237-48AD-9F2D-18EB67E10786}" srcOrd="2" destOrd="0" presId="urn:microsoft.com/office/officeart/2005/8/layout/hierarchy1"/>
    <dgm:cxn modelId="{77B50A19-EE23-4655-B41D-5D24DF9B9671}" type="presParOf" srcId="{3152DA44-A46B-4742-84F5-A0E19BDC0367}" destId="{A17FB30F-A97A-46FD-B522-665250230EC9}" srcOrd="3" destOrd="0" presId="urn:microsoft.com/office/officeart/2005/8/layout/hierarchy1"/>
    <dgm:cxn modelId="{5E66D701-2B7C-4494-9E62-8FE50477B856}" type="presParOf" srcId="{A17FB30F-A97A-46FD-B522-665250230EC9}" destId="{F93B32FE-DA21-47FC-892B-367B3F6E1349}" srcOrd="0" destOrd="0" presId="urn:microsoft.com/office/officeart/2005/8/layout/hierarchy1"/>
    <dgm:cxn modelId="{7B03D3E8-A00F-4DF2-BDE1-160A1BE52567}" type="presParOf" srcId="{F93B32FE-DA21-47FC-892B-367B3F6E1349}" destId="{4A6683BC-92F7-48A6-BAC1-0F75FB13067A}" srcOrd="0" destOrd="0" presId="urn:microsoft.com/office/officeart/2005/8/layout/hierarchy1"/>
    <dgm:cxn modelId="{AC3B2F43-208C-42FC-9618-7E426EAED556}" type="presParOf" srcId="{F93B32FE-DA21-47FC-892B-367B3F6E1349}" destId="{021F3864-9028-4759-9656-9E07DACFB363}" srcOrd="1" destOrd="0" presId="urn:microsoft.com/office/officeart/2005/8/layout/hierarchy1"/>
    <dgm:cxn modelId="{318EE4CC-E71B-4758-B654-4130736CE5B3}" type="presParOf" srcId="{A17FB30F-A97A-46FD-B522-665250230EC9}" destId="{A5C1B730-35F5-461A-BE7F-ED9E5CF07B88}" srcOrd="1" destOrd="0" presId="urn:microsoft.com/office/officeart/2005/8/layout/hierarchy1"/>
    <dgm:cxn modelId="{5CBE1E49-7FAD-4BB5-A7DA-72EA8336E9E7}" type="presParOf" srcId="{3152DA44-A46B-4742-84F5-A0E19BDC0367}" destId="{B0744FAA-CD12-446F-A575-4E34345C70DF}" srcOrd="4" destOrd="0" presId="urn:microsoft.com/office/officeart/2005/8/layout/hierarchy1"/>
    <dgm:cxn modelId="{41CB74AD-D8BF-4236-8A9C-0197C93CF655}" type="presParOf" srcId="{3152DA44-A46B-4742-84F5-A0E19BDC0367}" destId="{420ACFA2-BB67-4102-BD2B-5A3D847157C9}" srcOrd="5" destOrd="0" presId="urn:microsoft.com/office/officeart/2005/8/layout/hierarchy1"/>
    <dgm:cxn modelId="{07AB0B95-5E1C-4090-AD66-4EDA03600637}" type="presParOf" srcId="{420ACFA2-BB67-4102-BD2B-5A3D847157C9}" destId="{2CDF28E8-69BE-463F-B130-31C9F0A6B1F5}" srcOrd="0" destOrd="0" presId="urn:microsoft.com/office/officeart/2005/8/layout/hierarchy1"/>
    <dgm:cxn modelId="{92DD4038-EAF2-48DF-8C62-BFB85F374492}" type="presParOf" srcId="{2CDF28E8-69BE-463F-B130-31C9F0A6B1F5}" destId="{08DC1533-90B2-49AD-B603-1E7C133A5BBA}" srcOrd="0" destOrd="0" presId="urn:microsoft.com/office/officeart/2005/8/layout/hierarchy1"/>
    <dgm:cxn modelId="{8D8C6251-0A89-41BA-A0E4-EE3AC125A623}" type="presParOf" srcId="{2CDF28E8-69BE-463F-B130-31C9F0A6B1F5}" destId="{D585FBD8-617D-4AB5-ABC0-80553E90858D}" srcOrd="1" destOrd="0" presId="urn:microsoft.com/office/officeart/2005/8/layout/hierarchy1"/>
    <dgm:cxn modelId="{FC79202C-8D8C-4B97-BCD5-0A66AC44FAF2}" type="presParOf" srcId="{420ACFA2-BB67-4102-BD2B-5A3D847157C9}" destId="{E178A4B2-49CE-4B18-9CC8-7D21E6AA7D70}" srcOrd="1" destOrd="0" presId="urn:microsoft.com/office/officeart/2005/8/layout/hierarchy1"/>
    <dgm:cxn modelId="{71A9C670-7047-42FF-8E8F-C63CA63B1C1B}" type="presParOf" srcId="{3152DA44-A46B-4742-84F5-A0E19BDC0367}" destId="{3561D99F-DEE6-478D-B1F7-7AE79718566D}" srcOrd="6" destOrd="0" presId="urn:microsoft.com/office/officeart/2005/8/layout/hierarchy1"/>
    <dgm:cxn modelId="{1505EE16-4E3B-4961-A89A-B21DDD02EFCA}" type="presParOf" srcId="{3152DA44-A46B-4742-84F5-A0E19BDC0367}" destId="{1D708354-5629-4EB6-8645-B8F228243EB4}" srcOrd="7" destOrd="0" presId="urn:microsoft.com/office/officeart/2005/8/layout/hierarchy1"/>
    <dgm:cxn modelId="{67C9FAC6-4642-48C8-BE93-94672A9D1E6C}" type="presParOf" srcId="{1D708354-5629-4EB6-8645-B8F228243EB4}" destId="{63B78ECB-F0CD-4D1E-9AE0-88904C4A8D63}" srcOrd="0" destOrd="0" presId="urn:microsoft.com/office/officeart/2005/8/layout/hierarchy1"/>
    <dgm:cxn modelId="{E6CB49AF-4D9F-456E-BC31-5EA48BDCBF13}" type="presParOf" srcId="{63B78ECB-F0CD-4D1E-9AE0-88904C4A8D63}" destId="{62E56A41-8549-48A5-B7A2-A9D2C0521B67}" srcOrd="0" destOrd="0" presId="urn:microsoft.com/office/officeart/2005/8/layout/hierarchy1"/>
    <dgm:cxn modelId="{B48B492A-8ADA-4A5B-AB25-9A69E14D6BEC}" type="presParOf" srcId="{63B78ECB-F0CD-4D1E-9AE0-88904C4A8D63}" destId="{43B8CD1A-971D-4702-A98E-6E06BFB3986A}" srcOrd="1" destOrd="0" presId="urn:microsoft.com/office/officeart/2005/8/layout/hierarchy1"/>
    <dgm:cxn modelId="{06CF2BC7-7BC7-4882-9293-E866C43F6FFB}" type="presParOf" srcId="{1D708354-5629-4EB6-8645-B8F228243EB4}" destId="{3095C1F2-BB33-488A-991E-348F59EA5273}" srcOrd="1" destOrd="0" presId="urn:microsoft.com/office/officeart/2005/8/layout/hierarchy1"/>
    <dgm:cxn modelId="{21486A52-47D0-457A-9D3D-8BFA7721EF24}" type="presParOf" srcId="{3152DA44-A46B-4742-84F5-A0E19BDC0367}" destId="{4774423D-4B18-4E7F-A2C5-8D81AC4DD9B8}" srcOrd="8" destOrd="0" presId="urn:microsoft.com/office/officeart/2005/8/layout/hierarchy1"/>
    <dgm:cxn modelId="{54E0B8A7-FC2A-477E-818A-F4ADCC0E67E3}" type="presParOf" srcId="{3152DA44-A46B-4742-84F5-A0E19BDC0367}" destId="{762C8F8E-D943-416A-82ED-F6DE204D5C40}" srcOrd="9" destOrd="0" presId="urn:microsoft.com/office/officeart/2005/8/layout/hierarchy1"/>
    <dgm:cxn modelId="{5C156A22-2FEB-49E1-8314-DC8EBC7288E1}" type="presParOf" srcId="{762C8F8E-D943-416A-82ED-F6DE204D5C40}" destId="{9393EBFA-230F-4927-809D-4CA6A638FBCC}" srcOrd="0" destOrd="0" presId="urn:microsoft.com/office/officeart/2005/8/layout/hierarchy1"/>
    <dgm:cxn modelId="{487080B3-E3AD-46D8-8C28-7637880BDC6A}" type="presParOf" srcId="{9393EBFA-230F-4927-809D-4CA6A638FBCC}" destId="{0CB77DCD-3850-4247-AD15-0BD4139C0A34}" srcOrd="0" destOrd="0" presId="urn:microsoft.com/office/officeart/2005/8/layout/hierarchy1"/>
    <dgm:cxn modelId="{BC648F6B-35F6-41E2-979B-B1519FC67E72}" type="presParOf" srcId="{9393EBFA-230F-4927-809D-4CA6A638FBCC}" destId="{AD9F5A87-054F-449E-8356-0A5D6B4C997D}" srcOrd="1" destOrd="0" presId="urn:microsoft.com/office/officeart/2005/8/layout/hierarchy1"/>
    <dgm:cxn modelId="{AE8C5E1D-86B3-4D78-8D2E-5068ABC5ADE2}" type="presParOf" srcId="{762C8F8E-D943-416A-82ED-F6DE204D5C40}" destId="{C068B84C-07BD-4641-B8BD-1E3D33AC829C}" srcOrd="1" destOrd="0" presId="urn:microsoft.com/office/officeart/2005/8/layout/hierarchy1"/>
    <dgm:cxn modelId="{D1A0BE35-9D73-47CD-8CD7-2CA21C543BBC}" type="presParOf" srcId="{6BCA3B9F-4BCB-4955-BD7A-0FBEC513A5E7}" destId="{CE24287D-E12F-4E79-9F7C-2ADDC0FE581C}" srcOrd="2" destOrd="0" presId="urn:microsoft.com/office/officeart/2005/8/layout/hierarchy1"/>
    <dgm:cxn modelId="{279595A1-CA59-49CD-BDEB-915085EFB622}" type="presParOf" srcId="{6BCA3B9F-4BCB-4955-BD7A-0FBEC513A5E7}" destId="{5400FCD6-8E60-4FE8-A5CF-5A95E6E9651E}" srcOrd="3" destOrd="0" presId="urn:microsoft.com/office/officeart/2005/8/layout/hierarchy1"/>
    <dgm:cxn modelId="{479BE33D-30BF-4162-AF02-7638FF63CED3}" type="presParOf" srcId="{5400FCD6-8E60-4FE8-A5CF-5A95E6E9651E}" destId="{8E0825DF-E867-4029-B115-010FABC91FB0}" srcOrd="0" destOrd="0" presId="urn:microsoft.com/office/officeart/2005/8/layout/hierarchy1"/>
    <dgm:cxn modelId="{73E8E523-9530-4F56-A65B-BB37ACC3EDCF}" type="presParOf" srcId="{8E0825DF-E867-4029-B115-010FABC91FB0}" destId="{51468AD6-33B5-4F87-A547-D85CAAF52B6B}" srcOrd="0" destOrd="0" presId="urn:microsoft.com/office/officeart/2005/8/layout/hierarchy1"/>
    <dgm:cxn modelId="{F36CA7C8-6862-42C5-BB08-A55EDB78FB45}" type="presParOf" srcId="{8E0825DF-E867-4029-B115-010FABC91FB0}" destId="{E1C962DE-28F4-45C0-82DB-8BD5DA3AE1C5}" srcOrd="1" destOrd="0" presId="urn:microsoft.com/office/officeart/2005/8/layout/hierarchy1"/>
    <dgm:cxn modelId="{D6ED6651-CF92-41B6-894E-A7403197AA54}" type="presParOf" srcId="{5400FCD6-8E60-4FE8-A5CF-5A95E6E9651E}" destId="{78975A72-9489-4E0E-8121-723C705FCAA3}" srcOrd="1" destOrd="0" presId="urn:microsoft.com/office/officeart/2005/8/layout/hierarchy1"/>
    <dgm:cxn modelId="{80BB5733-B6D7-4500-B949-64FB900422EA}" type="presParOf" srcId="{6BCA3B9F-4BCB-4955-BD7A-0FBEC513A5E7}" destId="{7A3E6821-AA52-494A-9929-1716CFA6B0A6}" srcOrd="4" destOrd="0" presId="urn:microsoft.com/office/officeart/2005/8/layout/hierarchy1"/>
    <dgm:cxn modelId="{E32C67BC-6101-4B8A-95FE-106DB6D69FD3}" type="presParOf" srcId="{6BCA3B9F-4BCB-4955-BD7A-0FBEC513A5E7}" destId="{38875966-4314-4362-9D4D-C72B40D4858F}" srcOrd="5" destOrd="0" presId="urn:microsoft.com/office/officeart/2005/8/layout/hierarchy1"/>
    <dgm:cxn modelId="{DE7121B5-3EBE-4481-AE3F-1B30B3786663}" type="presParOf" srcId="{38875966-4314-4362-9D4D-C72B40D4858F}" destId="{5BC7D310-248A-48CA-8895-395E28622B5B}" srcOrd="0" destOrd="0" presId="urn:microsoft.com/office/officeart/2005/8/layout/hierarchy1"/>
    <dgm:cxn modelId="{EE2B9726-E77F-4BA5-81E3-8CBE2008E6AD}" type="presParOf" srcId="{5BC7D310-248A-48CA-8895-395E28622B5B}" destId="{CEAD6E4C-9236-47F9-8E73-33D9ABE0CC8B}" srcOrd="0" destOrd="0" presId="urn:microsoft.com/office/officeart/2005/8/layout/hierarchy1"/>
    <dgm:cxn modelId="{CAFF76F9-01B9-4961-A92F-6FD537F2B91C}" type="presParOf" srcId="{5BC7D310-248A-48CA-8895-395E28622B5B}" destId="{96099CA6-B65A-4055-BC94-2C6139013C93}" srcOrd="1" destOrd="0" presId="urn:microsoft.com/office/officeart/2005/8/layout/hierarchy1"/>
    <dgm:cxn modelId="{889D22D5-1B2B-4528-9DBD-E834CA596D71}" type="presParOf" srcId="{38875966-4314-4362-9D4D-C72B40D4858F}" destId="{48641012-5562-4F78-98CC-AC45B48A27BC}" srcOrd="1" destOrd="0" presId="urn:microsoft.com/office/officeart/2005/8/layout/hierarchy1"/>
    <dgm:cxn modelId="{349A58BF-4800-4D3F-A358-D7136FB50E9F}" type="presParOf" srcId="{6BCA3B9F-4BCB-4955-BD7A-0FBEC513A5E7}" destId="{D4D3F0FB-D62D-43B3-B988-A7B0103413E1}" srcOrd="6" destOrd="0" presId="urn:microsoft.com/office/officeart/2005/8/layout/hierarchy1"/>
    <dgm:cxn modelId="{C2111686-9434-4564-B86D-A502A2038421}" type="presParOf" srcId="{6BCA3B9F-4BCB-4955-BD7A-0FBEC513A5E7}" destId="{3E191709-DC90-4284-8881-0D60245A4168}" srcOrd="7" destOrd="0" presId="urn:microsoft.com/office/officeart/2005/8/layout/hierarchy1"/>
    <dgm:cxn modelId="{C7F6D7A5-9954-414A-B8FA-45F0B45682B9}" type="presParOf" srcId="{3E191709-DC90-4284-8881-0D60245A4168}" destId="{F0CC266D-9E62-434D-8B77-D499206049B9}" srcOrd="0" destOrd="0" presId="urn:microsoft.com/office/officeart/2005/8/layout/hierarchy1"/>
    <dgm:cxn modelId="{379618BC-E727-448A-B68E-46E398E8802E}" type="presParOf" srcId="{F0CC266D-9E62-434D-8B77-D499206049B9}" destId="{B241210B-2F04-49EC-827E-DA8B95761C69}" srcOrd="0" destOrd="0" presId="urn:microsoft.com/office/officeart/2005/8/layout/hierarchy1"/>
    <dgm:cxn modelId="{3AF9BE2D-2545-439C-8EB9-120225C9AE12}" type="presParOf" srcId="{F0CC266D-9E62-434D-8B77-D499206049B9}" destId="{C98B0325-6A7F-4367-8C35-02CC6633612B}" srcOrd="1" destOrd="0" presId="urn:microsoft.com/office/officeart/2005/8/layout/hierarchy1"/>
    <dgm:cxn modelId="{5C402033-67DB-4F15-B1A5-B20251A4E793}" type="presParOf" srcId="{3E191709-DC90-4284-8881-0D60245A4168}" destId="{5487D2CF-2810-4848-977E-2E93EF6EE944}"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23DB768-5578-44E4-A62F-A70A7155EF91}" type="doc">
      <dgm:prSet loTypeId="urn:microsoft.com/office/officeart/2005/8/layout/hList7" loCatId="list" qsTypeId="urn:microsoft.com/office/officeart/2005/8/quickstyle/simple1" qsCatId="simple" csTypeId="urn:microsoft.com/office/officeart/2005/8/colors/accent1_2" csCatId="accent1" phldr="1"/>
      <dgm:spPr/>
    </dgm:pt>
    <dgm:pt modelId="{4106DB85-93BD-459A-A1F9-733F118B673E}">
      <dgm:prSet phldrT="[Text]"/>
      <dgm:spPr/>
      <dgm:t>
        <a:bodyPr/>
        <a:lstStyle/>
        <a:p>
          <a:r>
            <a:rPr lang="en-US"/>
            <a:t>Sour</a:t>
          </a:r>
        </a:p>
      </dgm:t>
    </dgm:pt>
    <dgm:pt modelId="{FEA6E984-A938-4951-8E48-EB414FA16C7D}" type="parTrans" cxnId="{B330502D-3786-444C-8674-187DE2DD735E}">
      <dgm:prSet/>
      <dgm:spPr/>
      <dgm:t>
        <a:bodyPr/>
        <a:lstStyle/>
        <a:p>
          <a:endParaRPr lang="en-US"/>
        </a:p>
      </dgm:t>
    </dgm:pt>
    <dgm:pt modelId="{FEC50D28-F7E7-476E-9F3A-CAF08C952613}" type="sibTrans" cxnId="{B330502D-3786-444C-8674-187DE2DD735E}">
      <dgm:prSet/>
      <dgm:spPr/>
      <dgm:t>
        <a:bodyPr/>
        <a:lstStyle/>
        <a:p>
          <a:endParaRPr lang="en-US"/>
        </a:p>
      </dgm:t>
    </dgm:pt>
    <dgm:pt modelId="{9CD606DB-701D-4BA6-8A99-D72DBFCBF93E}">
      <dgm:prSet phldrT="[Text]"/>
      <dgm:spPr/>
      <dgm:t>
        <a:bodyPr/>
        <a:lstStyle/>
        <a:p>
          <a:r>
            <a:rPr lang="en-US"/>
            <a:t>Spicy</a:t>
          </a:r>
        </a:p>
      </dgm:t>
    </dgm:pt>
    <dgm:pt modelId="{BF01EBB6-D9F8-4015-B3E0-9E590E99D918}" type="parTrans" cxnId="{0B690545-8828-46D8-921D-D521E6BD741F}">
      <dgm:prSet/>
      <dgm:spPr/>
      <dgm:t>
        <a:bodyPr/>
        <a:lstStyle/>
        <a:p>
          <a:endParaRPr lang="en-US"/>
        </a:p>
      </dgm:t>
    </dgm:pt>
    <dgm:pt modelId="{6B451F87-F7FC-46B9-9253-8FA588F9B213}" type="sibTrans" cxnId="{0B690545-8828-46D8-921D-D521E6BD741F}">
      <dgm:prSet/>
      <dgm:spPr/>
      <dgm:t>
        <a:bodyPr/>
        <a:lstStyle/>
        <a:p>
          <a:endParaRPr lang="en-US"/>
        </a:p>
      </dgm:t>
    </dgm:pt>
    <dgm:pt modelId="{D1526B53-CFFD-4DE0-BC3E-1900DCC01827}">
      <dgm:prSet phldrT="[Text]"/>
      <dgm:spPr/>
      <dgm:t>
        <a:bodyPr/>
        <a:lstStyle/>
        <a:p>
          <a:r>
            <a:rPr lang="en-US"/>
            <a:t>Salty</a:t>
          </a:r>
        </a:p>
      </dgm:t>
    </dgm:pt>
    <dgm:pt modelId="{1ECBE9A5-A079-4D06-A3A2-F84D26C6D6B9}" type="parTrans" cxnId="{B8F8F2BE-9465-4A8A-A16B-0ABC3BF53514}">
      <dgm:prSet/>
      <dgm:spPr/>
      <dgm:t>
        <a:bodyPr/>
        <a:lstStyle/>
        <a:p>
          <a:endParaRPr lang="en-US"/>
        </a:p>
      </dgm:t>
    </dgm:pt>
    <dgm:pt modelId="{E8F241E8-85AB-4763-BBEE-EF77B3486A1E}" type="sibTrans" cxnId="{B8F8F2BE-9465-4A8A-A16B-0ABC3BF53514}">
      <dgm:prSet/>
      <dgm:spPr/>
      <dgm:t>
        <a:bodyPr/>
        <a:lstStyle/>
        <a:p>
          <a:endParaRPr lang="en-US"/>
        </a:p>
      </dgm:t>
    </dgm:pt>
    <dgm:pt modelId="{BCFF2D11-5F3A-4063-B29D-52D7A69DF9D1}">
      <dgm:prSet phldrT="[Text]"/>
      <dgm:spPr/>
      <dgm:t>
        <a:bodyPr/>
        <a:lstStyle/>
        <a:p>
          <a:r>
            <a:rPr lang="en-US"/>
            <a:t>Bitter</a:t>
          </a:r>
        </a:p>
      </dgm:t>
    </dgm:pt>
    <dgm:pt modelId="{914E6FA2-C65C-4058-82F1-6225B14A3021}" type="parTrans" cxnId="{2ED70781-E027-4EB8-9EC3-B6905644791E}">
      <dgm:prSet/>
      <dgm:spPr/>
      <dgm:t>
        <a:bodyPr/>
        <a:lstStyle/>
        <a:p>
          <a:endParaRPr lang="en-US"/>
        </a:p>
      </dgm:t>
    </dgm:pt>
    <dgm:pt modelId="{1AF47122-30C1-43E6-B2BF-189B6DA4CA4A}" type="sibTrans" cxnId="{2ED70781-E027-4EB8-9EC3-B6905644791E}">
      <dgm:prSet/>
      <dgm:spPr/>
      <dgm:t>
        <a:bodyPr/>
        <a:lstStyle/>
        <a:p>
          <a:endParaRPr lang="en-US"/>
        </a:p>
      </dgm:t>
    </dgm:pt>
    <dgm:pt modelId="{6D8293BC-0D58-4BD8-951B-127288DC4CE9}">
      <dgm:prSet phldrT="[Text]"/>
      <dgm:spPr/>
      <dgm:t>
        <a:bodyPr/>
        <a:lstStyle/>
        <a:p>
          <a:r>
            <a:rPr lang="en-US"/>
            <a:t>Sweet</a:t>
          </a:r>
        </a:p>
      </dgm:t>
    </dgm:pt>
    <dgm:pt modelId="{CF785292-26B1-413A-81F3-21695B0C36AF}" type="parTrans" cxnId="{FA188699-0D88-4061-9B50-B232B1B58B99}">
      <dgm:prSet/>
      <dgm:spPr/>
      <dgm:t>
        <a:bodyPr/>
        <a:lstStyle/>
        <a:p>
          <a:endParaRPr lang="en-US"/>
        </a:p>
      </dgm:t>
    </dgm:pt>
    <dgm:pt modelId="{0E7B0FA6-5266-415F-8879-E99DFBD38720}" type="sibTrans" cxnId="{FA188699-0D88-4061-9B50-B232B1B58B99}">
      <dgm:prSet/>
      <dgm:spPr/>
      <dgm:t>
        <a:bodyPr/>
        <a:lstStyle/>
        <a:p>
          <a:endParaRPr lang="en-US"/>
        </a:p>
      </dgm:t>
    </dgm:pt>
    <dgm:pt modelId="{056804EC-E7C3-48DA-9AE0-015B450B6FEB}" type="pres">
      <dgm:prSet presAssocID="{323DB768-5578-44E4-A62F-A70A7155EF91}" presName="Name0" presStyleCnt="0">
        <dgm:presLayoutVars>
          <dgm:dir/>
          <dgm:resizeHandles val="exact"/>
        </dgm:presLayoutVars>
      </dgm:prSet>
      <dgm:spPr/>
    </dgm:pt>
    <dgm:pt modelId="{B479CA32-8C5A-477A-AAC7-709742B0CCA3}" type="pres">
      <dgm:prSet presAssocID="{323DB768-5578-44E4-A62F-A70A7155EF91}" presName="fgShape" presStyleLbl="fgShp" presStyleIdx="0" presStyleCnt="1" custLinFactNeighborX="288" custLinFactNeighborY="-11934"/>
      <dgm:spPr/>
    </dgm:pt>
    <dgm:pt modelId="{5AA872D2-EBB3-418A-A1F4-B1102E1A10C4}" type="pres">
      <dgm:prSet presAssocID="{323DB768-5578-44E4-A62F-A70A7155EF91}" presName="linComp" presStyleCnt="0"/>
      <dgm:spPr/>
    </dgm:pt>
    <dgm:pt modelId="{ABA7B47B-C834-4EB5-A4F5-2B89CA22A705}" type="pres">
      <dgm:prSet presAssocID="{4106DB85-93BD-459A-A1F9-733F118B673E}" presName="compNode" presStyleCnt="0"/>
      <dgm:spPr/>
    </dgm:pt>
    <dgm:pt modelId="{1E8C9E21-14E9-498A-84D9-006B6B774180}" type="pres">
      <dgm:prSet presAssocID="{4106DB85-93BD-459A-A1F9-733F118B673E}" presName="bkgdShape" presStyleLbl="node1" presStyleIdx="0" presStyleCnt="5" custLinFactNeighborX="-1356"/>
      <dgm:spPr/>
    </dgm:pt>
    <dgm:pt modelId="{85EC9968-AA3F-48B4-80F9-A10392CB2CC7}" type="pres">
      <dgm:prSet presAssocID="{4106DB85-93BD-459A-A1F9-733F118B673E}" presName="nodeTx" presStyleLbl="node1" presStyleIdx="0" presStyleCnt="5">
        <dgm:presLayoutVars>
          <dgm:bulletEnabled val="1"/>
        </dgm:presLayoutVars>
      </dgm:prSet>
      <dgm:spPr/>
    </dgm:pt>
    <dgm:pt modelId="{D7BD2550-21DF-419B-A8E5-2C343A9041C5}" type="pres">
      <dgm:prSet presAssocID="{4106DB85-93BD-459A-A1F9-733F118B673E}" presName="invisiNode" presStyleLbl="node1" presStyleIdx="0" presStyleCnt="5"/>
      <dgm:spPr/>
    </dgm:pt>
    <dgm:pt modelId="{1F52087E-1B37-4E16-AD02-F3CB18BF9108}" type="pres">
      <dgm:prSet presAssocID="{4106DB85-93BD-459A-A1F9-733F118B673E}"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B18D1817-2FAD-45E2-8BEA-792BE7111657}" type="pres">
      <dgm:prSet presAssocID="{FEC50D28-F7E7-476E-9F3A-CAF08C952613}" presName="sibTrans" presStyleLbl="sibTrans2D1" presStyleIdx="0" presStyleCnt="0"/>
      <dgm:spPr/>
    </dgm:pt>
    <dgm:pt modelId="{90EEE04B-65E1-430B-A225-8A6C74EF6245}" type="pres">
      <dgm:prSet presAssocID="{6D8293BC-0D58-4BD8-951B-127288DC4CE9}" presName="compNode" presStyleCnt="0"/>
      <dgm:spPr/>
    </dgm:pt>
    <dgm:pt modelId="{08E5DE2A-A82D-42AA-B73A-7372931B5C10}" type="pres">
      <dgm:prSet presAssocID="{6D8293BC-0D58-4BD8-951B-127288DC4CE9}" presName="bkgdShape" presStyleLbl="node1" presStyleIdx="1" presStyleCnt="5" custLinFactNeighborX="-678" custLinFactNeighborY="28704"/>
      <dgm:spPr/>
    </dgm:pt>
    <dgm:pt modelId="{362BE4DC-78E4-459C-93F5-D8AE0989CA42}" type="pres">
      <dgm:prSet presAssocID="{6D8293BC-0D58-4BD8-951B-127288DC4CE9}" presName="nodeTx" presStyleLbl="node1" presStyleIdx="1" presStyleCnt="5">
        <dgm:presLayoutVars>
          <dgm:bulletEnabled val="1"/>
        </dgm:presLayoutVars>
      </dgm:prSet>
      <dgm:spPr/>
    </dgm:pt>
    <dgm:pt modelId="{7F052FF4-0852-4E69-970A-48DA70E0ECE6}" type="pres">
      <dgm:prSet presAssocID="{6D8293BC-0D58-4BD8-951B-127288DC4CE9}" presName="invisiNode" presStyleLbl="node1" presStyleIdx="1" presStyleCnt="5"/>
      <dgm:spPr/>
    </dgm:pt>
    <dgm:pt modelId="{E3E782F3-F248-4362-B9F1-2EEFFBD7C783}" type="pres">
      <dgm:prSet presAssocID="{6D8293BC-0D58-4BD8-951B-127288DC4CE9}" presName="imagNode"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dgm:spPr>
    </dgm:pt>
    <dgm:pt modelId="{7D67D2C0-FE70-40EB-BCC0-CAEE633E87D8}" type="pres">
      <dgm:prSet presAssocID="{0E7B0FA6-5266-415F-8879-E99DFBD38720}" presName="sibTrans" presStyleLbl="sibTrans2D1" presStyleIdx="0" presStyleCnt="0"/>
      <dgm:spPr/>
    </dgm:pt>
    <dgm:pt modelId="{4F60C8C0-D89F-4435-AB86-D05E31EF6971}" type="pres">
      <dgm:prSet presAssocID="{BCFF2D11-5F3A-4063-B29D-52D7A69DF9D1}" presName="compNode" presStyleCnt="0"/>
      <dgm:spPr/>
    </dgm:pt>
    <dgm:pt modelId="{538E9E02-265D-4119-9776-DAD152B0F4CF}" type="pres">
      <dgm:prSet presAssocID="{BCFF2D11-5F3A-4063-B29D-52D7A69DF9D1}" presName="bkgdShape" presStyleLbl="node1" presStyleIdx="2" presStyleCnt="5" custLinFactNeighborX="-3391" custLinFactNeighborY="13889"/>
      <dgm:spPr/>
    </dgm:pt>
    <dgm:pt modelId="{02F28DBC-157A-4E96-9D40-797ECDF63266}" type="pres">
      <dgm:prSet presAssocID="{BCFF2D11-5F3A-4063-B29D-52D7A69DF9D1}" presName="nodeTx" presStyleLbl="node1" presStyleIdx="2" presStyleCnt="5">
        <dgm:presLayoutVars>
          <dgm:bulletEnabled val="1"/>
        </dgm:presLayoutVars>
      </dgm:prSet>
      <dgm:spPr/>
    </dgm:pt>
    <dgm:pt modelId="{846AE462-22D2-42D9-AE16-788F8EE2F011}" type="pres">
      <dgm:prSet presAssocID="{BCFF2D11-5F3A-4063-B29D-52D7A69DF9D1}" presName="invisiNode" presStyleLbl="node1" presStyleIdx="2" presStyleCnt="5"/>
      <dgm:spPr/>
    </dgm:pt>
    <dgm:pt modelId="{D69AB7D8-3AC9-46DE-AD29-A1FACFB9BED2}" type="pres">
      <dgm:prSet presAssocID="{BCFF2D11-5F3A-4063-B29D-52D7A69DF9D1}" presName="imagNode"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32EFF598-E3D2-4C7B-A5CA-24BF5F94400C}" type="pres">
      <dgm:prSet presAssocID="{1AF47122-30C1-43E6-B2BF-189B6DA4CA4A}" presName="sibTrans" presStyleLbl="sibTrans2D1" presStyleIdx="0" presStyleCnt="0"/>
      <dgm:spPr/>
    </dgm:pt>
    <dgm:pt modelId="{2441397D-B6B0-4428-A430-C3FE0DA0A9E0}" type="pres">
      <dgm:prSet presAssocID="{9CD606DB-701D-4BA6-8A99-D72DBFCBF93E}" presName="compNode" presStyleCnt="0"/>
      <dgm:spPr/>
    </dgm:pt>
    <dgm:pt modelId="{7B6DFF77-A20C-456A-A362-D03B8E044310}" type="pres">
      <dgm:prSet presAssocID="{9CD606DB-701D-4BA6-8A99-D72DBFCBF93E}" presName="bkgdShape" presStyleLbl="node1" presStyleIdx="3" presStyleCnt="5"/>
      <dgm:spPr/>
    </dgm:pt>
    <dgm:pt modelId="{F6C3F2DB-A3F1-4E06-B3A8-E67C7B968600}" type="pres">
      <dgm:prSet presAssocID="{9CD606DB-701D-4BA6-8A99-D72DBFCBF93E}" presName="nodeTx" presStyleLbl="node1" presStyleIdx="3" presStyleCnt="5">
        <dgm:presLayoutVars>
          <dgm:bulletEnabled val="1"/>
        </dgm:presLayoutVars>
      </dgm:prSet>
      <dgm:spPr/>
    </dgm:pt>
    <dgm:pt modelId="{77692E49-6DAD-4F7F-AAD1-A3BE323DDA8B}" type="pres">
      <dgm:prSet presAssocID="{9CD606DB-701D-4BA6-8A99-D72DBFCBF93E}" presName="invisiNode" presStyleLbl="node1" presStyleIdx="3" presStyleCnt="5"/>
      <dgm:spPr/>
    </dgm:pt>
    <dgm:pt modelId="{F5673EC2-112C-48A6-96B8-1FB83F0C57B4}" type="pres">
      <dgm:prSet presAssocID="{9CD606DB-701D-4BA6-8A99-D72DBFCBF93E}"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dgm:spPr>
    </dgm:pt>
    <dgm:pt modelId="{A2FB73B8-4A75-45B9-8CFB-B759B46AF017}" type="pres">
      <dgm:prSet presAssocID="{6B451F87-F7FC-46B9-9253-8FA588F9B213}" presName="sibTrans" presStyleLbl="sibTrans2D1" presStyleIdx="0" presStyleCnt="0"/>
      <dgm:spPr/>
    </dgm:pt>
    <dgm:pt modelId="{6DDBE11A-C6DF-4C0F-A0EF-32FC1DF8D7BB}" type="pres">
      <dgm:prSet presAssocID="{D1526B53-CFFD-4DE0-BC3E-1900DCC01827}" presName="compNode" presStyleCnt="0"/>
      <dgm:spPr/>
    </dgm:pt>
    <dgm:pt modelId="{47F232E5-874A-4E8F-9855-2C36A49A7501}" type="pres">
      <dgm:prSet presAssocID="{D1526B53-CFFD-4DE0-BC3E-1900DCC01827}" presName="bkgdShape" presStyleLbl="node1" presStyleIdx="4" presStyleCnt="5"/>
      <dgm:spPr/>
    </dgm:pt>
    <dgm:pt modelId="{3CA95DE6-B3C3-4F4F-997D-631EB43B11E9}" type="pres">
      <dgm:prSet presAssocID="{D1526B53-CFFD-4DE0-BC3E-1900DCC01827}" presName="nodeTx" presStyleLbl="node1" presStyleIdx="4" presStyleCnt="5">
        <dgm:presLayoutVars>
          <dgm:bulletEnabled val="1"/>
        </dgm:presLayoutVars>
      </dgm:prSet>
      <dgm:spPr/>
    </dgm:pt>
    <dgm:pt modelId="{A3D8008F-DCD7-446A-9D39-61755E0328B2}" type="pres">
      <dgm:prSet presAssocID="{D1526B53-CFFD-4DE0-BC3E-1900DCC01827}" presName="invisiNode" presStyleLbl="node1" presStyleIdx="4" presStyleCnt="5"/>
      <dgm:spPr/>
    </dgm:pt>
    <dgm:pt modelId="{886EE635-1E10-4CC7-AC71-8EB4D8452B73}" type="pres">
      <dgm:prSet presAssocID="{D1526B53-CFFD-4DE0-BC3E-1900DCC01827}"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dgm:spPr>
    </dgm:pt>
  </dgm:ptLst>
  <dgm:cxnLst>
    <dgm:cxn modelId="{A0D79F12-C261-448A-A595-8FDFC16B2245}" type="presOf" srcId="{FEC50D28-F7E7-476E-9F3A-CAF08C952613}" destId="{B18D1817-2FAD-45E2-8BEA-792BE7111657}" srcOrd="0" destOrd="0" presId="urn:microsoft.com/office/officeart/2005/8/layout/hList7"/>
    <dgm:cxn modelId="{3777991C-44C9-4886-8B8E-51FA5EA9EC26}" type="presOf" srcId="{BCFF2D11-5F3A-4063-B29D-52D7A69DF9D1}" destId="{538E9E02-265D-4119-9776-DAD152B0F4CF}" srcOrd="0" destOrd="0" presId="urn:microsoft.com/office/officeart/2005/8/layout/hList7"/>
    <dgm:cxn modelId="{60E7DE25-C0FF-48AF-B192-58F48C3E2E53}" type="presOf" srcId="{9CD606DB-701D-4BA6-8A99-D72DBFCBF93E}" destId="{F6C3F2DB-A3F1-4E06-B3A8-E67C7B968600}" srcOrd="1" destOrd="0" presId="urn:microsoft.com/office/officeart/2005/8/layout/hList7"/>
    <dgm:cxn modelId="{B330502D-3786-444C-8674-187DE2DD735E}" srcId="{323DB768-5578-44E4-A62F-A70A7155EF91}" destId="{4106DB85-93BD-459A-A1F9-733F118B673E}" srcOrd="0" destOrd="0" parTransId="{FEA6E984-A938-4951-8E48-EB414FA16C7D}" sibTransId="{FEC50D28-F7E7-476E-9F3A-CAF08C952613}"/>
    <dgm:cxn modelId="{3D87D240-73CB-4F9D-96D8-CCD1D15318AD}" type="presOf" srcId="{D1526B53-CFFD-4DE0-BC3E-1900DCC01827}" destId="{3CA95DE6-B3C3-4F4F-997D-631EB43B11E9}" srcOrd="1" destOrd="0" presId="urn:microsoft.com/office/officeart/2005/8/layout/hList7"/>
    <dgm:cxn modelId="{35BFE244-C1F6-4BB6-A645-251D4940C9A9}" type="presOf" srcId="{4106DB85-93BD-459A-A1F9-733F118B673E}" destId="{1E8C9E21-14E9-498A-84D9-006B6B774180}" srcOrd="0" destOrd="0" presId="urn:microsoft.com/office/officeart/2005/8/layout/hList7"/>
    <dgm:cxn modelId="{0B690545-8828-46D8-921D-D521E6BD741F}" srcId="{323DB768-5578-44E4-A62F-A70A7155EF91}" destId="{9CD606DB-701D-4BA6-8A99-D72DBFCBF93E}" srcOrd="3" destOrd="0" parTransId="{BF01EBB6-D9F8-4015-B3E0-9E590E99D918}" sibTransId="{6B451F87-F7FC-46B9-9253-8FA588F9B213}"/>
    <dgm:cxn modelId="{D6DDD765-C0A4-49E6-8B27-2BC1C7AC9899}" type="presOf" srcId="{6D8293BC-0D58-4BD8-951B-127288DC4CE9}" destId="{08E5DE2A-A82D-42AA-B73A-7372931B5C10}" srcOrd="0" destOrd="0" presId="urn:microsoft.com/office/officeart/2005/8/layout/hList7"/>
    <dgm:cxn modelId="{D9ED384B-6094-4B97-8F80-86CD2320BBF2}" type="presOf" srcId="{4106DB85-93BD-459A-A1F9-733F118B673E}" destId="{85EC9968-AA3F-48B4-80F9-A10392CB2CC7}" srcOrd="1" destOrd="0" presId="urn:microsoft.com/office/officeart/2005/8/layout/hList7"/>
    <dgm:cxn modelId="{4DB52C74-A134-4DFD-A289-CC88E21D8429}" type="presOf" srcId="{D1526B53-CFFD-4DE0-BC3E-1900DCC01827}" destId="{47F232E5-874A-4E8F-9855-2C36A49A7501}" srcOrd="0" destOrd="0" presId="urn:microsoft.com/office/officeart/2005/8/layout/hList7"/>
    <dgm:cxn modelId="{2ED70781-E027-4EB8-9EC3-B6905644791E}" srcId="{323DB768-5578-44E4-A62F-A70A7155EF91}" destId="{BCFF2D11-5F3A-4063-B29D-52D7A69DF9D1}" srcOrd="2" destOrd="0" parTransId="{914E6FA2-C65C-4058-82F1-6225B14A3021}" sibTransId="{1AF47122-30C1-43E6-B2BF-189B6DA4CA4A}"/>
    <dgm:cxn modelId="{1E279D86-F6DD-47D8-84EE-E3361D451EEF}" type="presOf" srcId="{1AF47122-30C1-43E6-B2BF-189B6DA4CA4A}" destId="{32EFF598-E3D2-4C7B-A5CA-24BF5F94400C}" srcOrd="0" destOrd="0" presId="urn:microsoft.com/office/officeart/2005/8/layout/hList7"/>
    <dgm:cxn modelId="{CD43B998-9E4F-4438-BD89-C5B2D20DC9AB}" type="presOf" srcId="{0E7B0FA6-5266-415F-8879-E99DFBD38720}" destId="{7D67D2C0-FE70-40EB-BCC0-CAEE633E87D8}" srcOrd="0" destOrd="0" presId="urn:microsoft.com/office/officeart/2005/8/layout/hList7"/>
    <dgm:cxn modelId="{FA188699-0D88-4061-9B50-B232B1B58B99}" srcId="{323DB768-5578-44E4-A62F-A70A7155EF91}" destId="{6D8293BC-0D58-4BD8-951B-127288DC4CE9}" srcOrd="1" destOrd="0" parTransId="{CF785292-26B1-413A-81F3-21695B0C36AF}" sibTransId="{0E7B0FA6-5266-415F-8879-E99DFBD38720}"/>
    <dgm:cxn modelId="{B3B099AA-D056-40D2-933D-42515F4CD12B}" type="presOf" srcId="{BCFF2D11-5F3A-4063-B29D-52D7A69DF9D1}" destId="{02F28DBC-157A-4E96-9D40-797ECDF63266}" srcOrd="1" destOrd="0" presId="urn:microsoft.com/office/officeart/2005/8/layout/hList7"/>
    <dgm:cxn modelId="{B8F8F2BE-9465-4A8A-A16B-0ABC3BF53514}" srcId="{323DB768-5578-44E4-A62F-A70A7155EF91}" destId="{D1526B53-CFFD-4DE0-BC3E-1900DCC01827}" srcOrd="4" destOrd="0" parTransId="{1ECBE9A5-A079-4D06-A3A2-F84D26C6D6B9}" sibTransId="{E8F241E8-85AB-4763-BBEE-EF77B3486A1E}"/>
    <dgm:cxn modelId="{133FC7D9-7456-4589-88D3-A0F99D031119}" type="presOf" srcId="{6B451F87-F7FC-46B9-9253-8FA588F9B213}" destId="{A2FB73B8-4A75-45B9-8CFB-B759B46AF017}" srcOrd="0" destOrd="0" presId="urn:microsoft.com/office/officeart/2005/8/layout/hList7"/>
    <dgm:cxn modelId="{A2236AE1-7A0B-49C8-A940-AE06D58C2A71}" type="presOf" srcId="{9CD606DB-701D-4BA6-8A99-D72DBFCBF93E}" destId="{7B6DFF77-A20C-456A-A362-D03B8E044310}" srcOrd="0" destOrd="0" presId="urn:microsoft.com/office/officeart/2005/8/layout/hList7"/>
    <dgm:cxn modelId="{A21BB0EE-58BA-43C4-A4FA-F685BA9EF886}" type="presOf" srcId="{6D8293BC-0D58-4BD8-951B-127288DC4CE9}" destId="{362BE4DC-78E4-459C-93F5-D8AE0989CA42}" srcOrd="1" destOrd="0" presId="urn:microsoft.com/office/officeart/2005/8/layout/hList7"/>
    <dgm:cxn modelId="{707357FA-16F8-4EEF-B3EC-7662907C0D98}" type="presOf" srcId="{323DB768-5578-44E4-A62F-A70A7155EF91}" destId="{056804EC-E7C3-48DA-9AE0-015B450B6FEB}" srcOrd="0" destOrd="0" presId="urn:microsoft.com/office/officeart/2005/8/layout/hList7"/>
    <dgm:cxn modelId="{77741910-38AF-41B2-9F3D-CA1F7AC62575}" type="presParOf" srcId="{056804EC-E7C3-48DA-9AE0-015B450B6FEB}" destId="{B479CA32-8C5A-477A-AAC7-709742B0CCA3}" srcOrd="0" destOrd="0" presId="urn:microsoft.com/office/officeart/2005/8/layout/hList7"/>
    <dgm:cxn modelId="{AD815F1E-5D7D-4C45-B233-C2A5EF9F25E6}" type="presParOf" srcId="{056804EC-E7C3-48DA-9AE0-015B450B6FEB}" destId="{5AA872D2-EBB3-418A-A1F4-B1102E1A10C4}" srcOrd="1" destOrd="0" presId="urn:microsoft.com/office/officeart/2005/8/layout/hList7"/>
    <dgm:cxn modelId="{66EE6716-239E-4904-B97B-143DC447767D}" type="presParOf" srcId="{5AA872D2-EBB3-418A-A1F4-B1102E1A10C4}" destId="{ABA7B47B-C834-4EB5-A4F5-2B89CA22A705}" srcOrd="0" destOrd="0" presId="urn:microsoft.com/office/officeart/2005/8/layout/hList7"/>
    <dgm:cxn modelId="{E50E08BB-A78E-4E6E-BA77-EAD09A469AAD}" type="presParOf" srcId="{ABA7B47B-C834-4EB5-A4F5-2B89CA22A705}" destId="{1E8C9E21-14E9-498A-84D9-006B6B774180}" srcOrd="0" destOrd="0" presId="urn:microsoft.com/office/officeart/2005/8/layout/hList7"/>
    <dgm:cxn modelId="{2EFF90BE-B3A1-483F-B764-37166D7862C9}" type="presParOf" srcId="{ABA7B47B-C834-4EB5-A4F5-2B89CA22A705}" destId="{85EC9968-AA3F-48B4-80F9-A10392CB2CC7}" srcOrd="1" destOrd="0" presId="urn:microsoft.com/office/officeart/2005/8/layout/hList7"/>
    <dgm:cxn modelId="{7860CE61-36C7-45CB-966E-D050358BF120}" type="presParOf" srcId="{ABA7B47B-C834-4EB5-A4F5-2B89CA22A705}" destId="{D7BD2550-21DF-419B-A8E5-2C343A9041C5}" srcOrd="2" destOrd="0" presId="urn:microsoft.com/office/officeart/2005/8/layout/hList7"/>
    <dgm:cxn modelId="{7C88A2F3-58C1-45E8-B8DA-DD8A04CB72FA}" type="presParOf" srcId="{ABA7B47B-C834-4EB5-A4F5-2B89CA22A705}" destId="{1F52087E-1B37-4E16-AD02-F3CB18BF9108}" srcOrd="3" destOrd="0" presId="urn:microsoft.com/office/officeart/2005/8/layout/hList7"/>
    <dgm:cxn modelId="{BA70C0D7-C81E-48F8-B82E-FB70340D24DE}" type="presParOf" srcId="{5AA872D2-EBB3-418A-A1F4-B1102E1A10C4}" destId="{B18D1817-2FAD-45E2-8BEA-792BE7111657}" srcOrd="1" destOrd="0" presId="urn:microsoft.com/office/officeart/2005/8/layout/hList7"/>
    <dgm:cxn modelId="{BA7BA5C7-9F4C-4799-A7BF-5133FF3E9B6B}" type="presParOf" srcId="{5AA872D2-EBB3-418A-A1F4-B1102E1A10C4}" destId="{90EEE04B-65E1-430B-A225-8A6C74EF6245}" srcOrd="2" destOrd="0" presId="urn:microsoft.com/office/officeart/2005/8/layout/hList7"/>
    <dgm:cxn modelId="{0F55CE65-E9A0-4420-8BAF-3C44594B3CB1}" type="presParOf" srcId="{90EEE04B-65E1-430B-A225-8A6C74EF6245}" destId="{08E5DE2A-A82D-42AA-B73A-7372931B5C10}" srcOrd="0" destOrd="0" presId="urn:microsoft.com/office/officeart/2005/8/layout/hList7"/>
    <dgm:cxn modelId="{87DAD75D-CCFF-4F12-B2FD-7948ACAA4246}" type="presParOf" srcId="{90EEE04B-65E1-430B-A225-8A6C74EF6245}" destId="{362BE4DC-78E4-459C-93F5-D8AE0989CA42}" srcOrd="1" destOrd="0" presId="urn:microsoft.com/office/officeart/2005/8/layout/hList7"/>
    <dgm:cxn modelId="{113ADC64-A420-498B-8807-BC177C622BC6}" type="presParOf" srcId="{90EEE04B-65E1-430B-A225-8A6C74EF6245}" destId="{7F052FF4-0852-4E69-970A-48DA70E0ECE6}" srcOrd="2" destOrd="0" presId="urn:microsoft.com/office/officeart/2005/8/layout/hList7"/>
    <dgm:cxn modelId="{19599699-0542-40F5-99A8-CBEAF653A7ED}" type="presParOf" srcId="{90EEE04B-65E1-430B-A225-8A6C74EF6245}" destId="{E3E782F3-F248-4362-B9F1-2EEFFBD7C783}" srcOrd="3" destOrd="0" presId="urn:microsoft.com/office/officeart/2005/8/layout/hList7"/>
    <dgm:cxn modelId="{E4B661F6-43D7-470A-AAB1-1D2F14DA1225}" type="presParOf" srcId="{5AA872D2-EBB3-418A-A1F4-B1102E1A10C4}" destId="{7D67D2C0-FE70-40EB-BCC0-CAEE633E87D8}" srcOrd="3" destOrd="0" presId="urn:microsoft.com/office/officeart/2005/8/layout/hList7"/>
    <dgm:cxn modelId="{1B91D1C7-C6C2-490E-A171-953DFD50820B}" type="presParOf" srcId="{5AA872D2-EBB3-418A-A1F4-B1102E1A10C4}" destId="{4F60C8C0-D89F-4435-AB86-D05E31EF6971}" srcOrd="4" destOrd="0" presId="urn:microsoft.com/office/officeart/2005/8/layout/hList7"/>
    <dgm:cxn modelId="{BA8E0373-7E12-420A-A8B3-7949CECEFF3F}" type="presParOf" srcId="{4F60C8C0-D89F-4435-AB86-D05E31EF6971}" destId="{538E9E02-265D-4119-9776-DAD152B0F4CF}" srcOrd="0" destOrd="0" presId="urn:microsoft.com/office/officeart/2005/8/layout/hList7"/>
    <dgm:cxn modelId="{61F18C5D-70AC-48E0-922B-A22863BE98AE}" type="presParOf" srcId="{4F60C8C0-D89F-4435-AB86-D05E31EF6971}" destId="{02F28DBC-157A-4E96-9D40-797ECDF63266}" srcOrd="1" destOrd="0" presId="urn:microsoft.com/office/officeart/2005/8/layout/hList7"/>
    <dgm:cxn modelId="{98C8CD91-A6EA-469A-A1AE-17A9178875A9}" type="presParOf" srcId="{4F60C8C0-D89F-4435-AB86-D05E31EF6971}" destId="{846AE462-22D2-42D9-AE16-788F8EE2F011}" srcOrd="2" destOrd="0" presId="urn:microsoft.com/office/officeart/2005/8/layout/hList7"/>
    <dgm:cxn modelId="{2B73E8E7-E6FF-49CA-BD7F-0C7496CD7D8E}" type="presParOf" srcId="{4F60C8C0-D89F-4435-AB86-D05E31EF6971}" destId="{D69AB7D8-3AC9-46DE-AD29-A1FACFB9BED2}" srcOrd="3" destOrd="0" presId="urn:microsoft.com/office/officeart/2005/8/layout/hList7"/>
    <dgm:cxn modelId="{F469749E-D10F-4A13-BF18-65325CCD8068}" type="presParOf" srcId="{5AA872D2-EBB3-418A-A1F4-B1102E1A10C4}" destId="{32EFF598-E3D2-4C7B-A5CA-24BF5F94400C}" srcOrd="5" destOrd="0" presId="urn:microsoft.com/office/officeart/2005/8/layout/hList7"/>
    <dgm:cxn modelId="{7FAFA043-E19A-457D-B10F-9A6A2A3DEDAD}" type="presParOf" srcId="{5AA872D2-EBB3-418A-A1F4-B1102E1A10C4}" destId="{2441397D-B6B0-4428-A430-C3FE0DA0A9E0}" srcOrd="6" destOrd="0" presId="urn:microsoft.com/office/officeart/2005/8/layout/hList7"/>
    <dgm:cxn modelId="{E4F1F449-55F3-4369-AE0D-362EBFE367B1}" type="presParOf" srcId="{2441397D-B6B0-4428-A430-C3FE0DA0A9E0}" destId="{7B6DFF77-A20C-456A-A362-D03B8E044310}" srcOrd="0" destOrd="0" presId="urn:microsoft.com/office/officeart/2005/8/layout/hList7"/>
    <dgm:cxn modelId="{1FFDA3C5-6B2E-4B79-B658-9E4D4DFA9666}" type="presParOf" srcId="{2441397D-B6B0-4428-A430-C3FE0DA0A9E0}" destId="{F6C3F2DB-A3F1-4E06-B3A8-E67C7B968600}" srcOrd="1" destOrd="0" presId="urn:microsoft.com/office/officeart/2005/8/layout/hList7"/>
    <dgm:cxn modelId="{730D1402-6413-4064-BBB9-4F0F81466738}" type="presParOf" srcId="{2441397D-B6B0-4428-A430-C3FE0DA0A9E0}" destId="{77692E49-6DAD-4F7F-AAD1-A3BE323DDA8B}" srcOrd="2" destOrd="0" presId="urn:microsoft.com/office/officeart/2005/8/layout/hList7"/>
    <dgm:cxn modelId="{44655B22-C438-4119-8180-5E594E0873ED}" type="presParOf" srcId="{2441397D-B6B0-4428-A430-C3FE0DA0A9E0}" destId="{F5673EC2-112C-48A6-96B8-1FB83F0C57B4}" srcOrd="3" destOrd="0" presId="urn:microsoft.com/office/officeart/2005/8/layout/hList7"/>
    <dgm:cxn modelId="{211A2F9F-9AFE-4C50-B222-6073A04B4868}" type="presParOf" srcId="{5AA872D2-EBB3-418A-A1F4-B1102E1A10C4}" destId="{A2FB73B8-4A75-45B9-8CFB-B759B46AF017}" srcOrd="7" destOrd="0" presId="urn:microsoft.com/office/officeart/2005/8/layout/hList7"/>
    <dgm:cxn modelId="{52035B51-6F42-43B6-8636-921E1041AB57}" type="presParOf" srcId="{5AA872D2-EBB3-418A-A1F4-B1102E1A10C4}" destId="{6DDBE11A-C6DF-4C0F-A0EF-32FC1DF8D7BB}" srcOrd="8" destOrd="0" presId="urn:microsoft.com/office/officeart/2005/8/layout/hList7"/>
    <dgm:cxn modelId="{4B3960A1-C258-4C0E-A68E-3C5670D91121}" type="presParOf" srcId="{6DDBE11A-C6DF-4C0F-A0EF-32FC1DF8D7BB}" destId="{47F232E5-874A-4E8F-9855-2C36A49A7501}" srcOrd="0" destOrd="0" presId="urn:microsoft.com/office/officeart/2005/8/layout/hList7"/>
    <dgm:cxn modelId="{CAF59B72-EB2C-457A-AB9A-CFECA5AB649C}" type="presParOf" srcId="{6DDBE11A-C6DF-4C0F-A0EF-32FC1DF8D7BB}" destId="{3CA95DE6-B3C3-4F4F-997D-631EB43B11E9}" srcOrd="1" destOrd="0" presId="urn:microsoft.com/office/officeart/2005/8/layout/hList7"/>
    <dgm:cxn modelId="{69983B19-46DF-4A94-9B3B-E5A1FF8BC8A7}" type="presParOf" srcId="{6DDBE11A-C6DF-4C0F-A0EF-32FC1DF8D7BB}" destId="{A3D8008F-DCD7-446A-9D39-61755E0328B2}" srcOrd="2" destOrd="0" presId="urn:microsoft.com/office/officeart/2005/8/layout/hList7"/>
    <dgm:cxn modelId="{31A05637-1752-4069-BAF2-E47B36E1B088}" type="presParOf" srcId="{6DDBE11A-C6DF-4C0F-A0EF-32FC1DF8D7BB}" destId="{886EE635-1E10-4CC7-AC71-8EB4D8452B73}" srcOrd="3" destOrd="0" presId="urn:microsoft.com/office/officeart/2005/8/layout/hList7"/>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6DB363-2441-45AB-B3D9-8A3F25AC371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DF8213F8-195A-4A47-B5EE-7AFA7A2DEB15}">
      <dgm:prSet phldrT="[Text]"/>
      <dgm:spPr/>
      <dgm:t>
        <a:bodyPr/>
        <a:lstStyle/>
        <a:p>
          <a:r>
            <a:rPr lang="en-US" altLang="zh-CN"/>
            <a:t>Home</a:t>
          </a:r>
          <a:endParaRPr lang="zh-CN" altLang="en-US"/>
        </a:p>
      </dgm:t>
    </dgm:pt>
    <dgm:pt modelId="{C07A5FD0-3333-4CDA-90C3-EAEA65C3393A}" type="parTrans" cxnId="{40ED0957-96C3-4B8B-951C-EB84E452E14A}">
      <dgm:prSet/>
      <dgm:spPr/>
      <dgm:t>
        <a:bodyPr/>
        <a:lstStyle/>
        <a:p>
          <a:endParaRPr lang="zh-CN" altLang="en-US"/>
        </a:p>
      </dgm:t>
    </dgm:pt>
    <dgm:pt modelId="{244A57F6-B9F9-4D4F-AED7-70040F665B7D}" type="sibTrans" cxnId="{40ED0957-96C3-4B8B-951C-EB84E452E14A}">
      <dgm:prSet/>
      <dgm:spPr/>
      <dgm:t>
        <a:bodyPr/>
        <a:lstStyle/>
        <a:p>
          <a:endParaRPr lang="zh-CN" altLang="en-US"/>
        </a:p>
      </dgm:t>
    </dgm:pt>
    <dgm:pt modelId="{4A627EA5-D212-4BA7-AE2C-EA87EB5AE217}">
      <dgm:prSet phldrT="[Text]"/>
      <dgm:spPr/>
      <dgm:t>
        <a:bodyPr/>
        <a:lstStyle/>
        <a:p>
          <a:r>
            <a:rPr lang="en-US" altLang="zh-CN"/>
            <a:t>Five Flavors</a:t>
          </a:r>
          <a:endParaRPr lang="zh-CN" altLang="en-US"/>
        </a:p>
      </dgm:t>
    </dgm:pt>
    <dgm:pt modelId="{3755F1A3-70AC-4F09-A5DD-18B6BEA4C8D3}" type="parTrans" cxnId="{0434B096-9AEF-4E47-BCCE-7943639858A2}">
      <dgm:prSet/>
      <dgm:spPr/>
      <dgm:t>
        <a:bodyPr/>
        <a:lstStyle/>
        <a:p>
          <a:endParaRPr lang="zh-CN" altLang="en-US"/>
        </a:p>
      </dgm:t>
    </dgm:pt>
    <dgm:pt modelId="{9876E703-0359-48A2-90BC-74F6202410C8}" type="sibTrans" cxnId="{0434B096-9AEF-4E47-BCCE-7943639858A2}">
      <dgm:prSet/>
      <dgm:spPr/>
      <dgm:t>
        <a:bodyPr/>
        <a:lstStyle/>
        <a:p>
          <a:endParaRPr lang="zh-CN" altLang="en-US"/>
        </a:p>
      </dgm:t>
    </dgm:pt>
    <dgm:pt modelId="{DB6274D8-0E30-4D2A-8D13-F7247610D7E3}">
      <dgm:prSet phldrT="[Text]"/>
      <dgm:spPr/>
      <dgm:t>
        <a:bodyPr/>
        <a:lstStyle/>
        <a:p>
          <a:r>
            <a:rPr lang="en-US" altLang="zh-CN"/>
            <a:t>Sour</a:t>
          </a:r>
          <a:endParaRPr lang="zh-CN" altLang="en-US"/>
        </a:p>
      </dgm:t>
    </dgm:pt>
    <dgm:pt modelId="{B68EA843-EAC1-432B-800F-DB1EC6C4CEBB}" type="parTrans" cxnId="{E2C5BADC-FF2D-4F0A-A878-9ECAEF0C04A4}">
      <dgm:prSet/>
      <dgm:spPr/>
      <dgm:t>
        <a:bodyPr/>
        <a:lstStyle/>
        <a:p>
          <a:endParaRPr lang="zh-CN" altLang="en-US"/>
        </a:p>
      </dgm:t>
    </dgm:pt>
    <dgm:pt modelId="{CF370224-A9AA-4480-89A1-2CD5559C5F84}" type="sibTrans" cxnId="{E2C5BADC-FF2D-4F0A-A878-9ECAEF0C04A4}">
      <dgm:prSet/>
      <dgm:spPr/>
      <dgm:t>
        <a:bodyPr/>
        <a:lstStyle/>
        <a:p>
          <a:endParaRPr lang="zh-CN" altLang="en-US"/>
        </a:p>
      </dgm:t>
    </dgm:pt>
    <dgm:pt modelId="{CB5CE068-61EA-4360-A499-37B303E6F74E}">
      <dgm:prSet phldrT="[Text]"/>
      <dgm:spPr/>
      <dgm:t>
        <a:bodyPr/>
        <a:lstStyle/>
        <a:p>
          <a:r>
            <a:rPr lang="en-US" altLang="zh-CN"/>
            <a:t>Sweet</a:t>
          </a:r>
          <a:endParaRPr lang="zh-CN" altLang="en-US"/>
        </a:p>
      </dgm:t>
    </dgm:pt>
    <dgm:pt modelId="{79E148AC-AAF5-42D7-A1D1-851B54DFD906}" type="parTrans" cxnId="{93EDFCAB-92F5-4448-A113-48B957058A04}">
      <dgm:prSet/>
      <dgm:spPr/>
      <dgm:t>
        <a:bodyPr/>
        <a:lstStyle/>
        <a:p>
          <a:endParaRPr lang="zh-CN" altLang="en-US"/>
        </a:p>
      </dgm:t>
    </dgm:pt>
    <dgm:pt modelId="{1CA5B182-8CFD-4788-BC42-350C23722984}" type="sibTrans" cxnId="{93EDFCAB-92F5-4448-A113-48B957058A04}">
      <dgm:prSet/>
      <dgm:spPr/>
      <dgm:t>
        <a:bodyPr/>
        <a:lstStyle/>
        <a:p>
          <a:endParaRPr lang="zh-CN" altLang="en-US"/>
        </a:p>
      </dgm:t>
    </dgm:pt>
    <dgm:pt modelId="{238565C9-0A46-40C2-94EC-39BDDF258306}">
      <dgm:prSet phldrT="[Text]"/>
      <dgm:spPr/>
      <dgm:t>
        <a:bodyPr/>
        <a:lstStyle/>
        <a:p>
          <a:r>
            <a:rPr lang="en-US" altLang="zh-CN"/>
            <a:t>Bitter</a:t>
          </a:r>
          <a:endParaRPr lang="zh-CN" altLang="en-US"/>
        </a:p>
      </dgm:t>
    </dgm:pt>
    <dgm:pt modelId="{1211E1F4-89CA-46CB-91A3-694DE87B8A47}" type="parTrans" cxnId="{7F0A2A26-7CCD-4E70-AB3E-3B1EDFC04975}">
      <dgm:prSet/>
      <dgm:spPr/>
      <dgm:t>
        <a:bodyPr/>
        <a:lstStyle/>
        <a:p>
          <a:endParaRPr lang="zh-CN" altLang="en-US"/>
        </a:p>
      </dgm:t>
    </dgm:pt>
    <dgm:pt modelId="{D11E2334-E0DB-4649-8C39-90B5C84085AB}" type="sibTrans" cxnId="{7F0A2A26-7CCD-4E70-AB3E-3B1EDFC04975}">
      <dgm:prSet/>
      <dgm:spPr/>
      <dgm:t>
        <a:bodyPr/>
        <a:lstStyle/>
        <a:p>
          <a:endParaRPr lang="zh-CN" altLang="en-US"/>
        </a:p>
      </dgm:t>
    </dgm:pt>
    <dgm:pt modelId="{5C3C0A1D-694C-4175-BB02-324BF199A17B}">
      <dgm:prSet phldrT="[Text]"/>
      <dgm:spPr/>
      <dgm:t>
        <a:bodyPr/>
        <a:lstStyle/>
        <a:p>
          <a:r>
            <a:rPr lang="en-US" altLang="zh-CN"/>
            <a:t>Spicy</a:t>
          </a:r>
        </a:p>
      </dgm:t>
    </dgm:pt>
    <dgm:pt modelId="{B2193795-61CB-493E-822D-BC56EF93C2CC}" type="parTrans" cxnId="{092650C3-6CA2-4907-9959-4C5590C27793}">
      <dgm:prSet/>
      <dgm:spPr/>
      <dgm:t>
        <a:bodyPr/>
        <a:lstStyle/>
        <a:p>
          <a:endParaRPr lang="zh-CN" altLang="en-US"/>
        </a:p>
      </dgm:t>
    </dgm:pt>
    <dgm:pt modelId="{F38E40F2-5B56-4DAB-8C05-114596EF2287}" type="sibTrans" cxnId="{092650C3-6CA2-4907-9959-4C5590C27793}">
      <dgm:prSet/>
      <dgm:spPr/>
      <dgm:t>
        <a:bodyPr/>
        <a:lstStyle/>
        <a:p>
          <a:endParaRPr lang="zh-CN" altLang="en-US"/>
        </a:p>
      </dgm:t>
    </dgm:pt>
    <dgm:pt modelId="{DE941FFC-0DA8-4BA1-8285-C45A82BE7E85}">
      <dgm:prSet phldrT="[Text]"/>
      <dgm:spPr/>
      <dgm:t>
        <a:bodyPr/>
        <a:lstStyle/>
        <a:p>
          <a:r>
            <a:rPr lang="en-US" altLang="zh-CN"/>
            <a:t>Salty</a:t>
          </a:r>
        </a:p>
      </dgm:t>
    </dgm:pt>
    <dgm:pt modelId="{5BF4537F-E856-4BD1-900C-354A61FE52A9}" type="parTrans" cxnId="{E5163ECA-E4DE-4B3A-8AED-81106FFD2480}">
      <dgm:prSet/>
      <dgm:spPr/>
      <dgm:t>
        <a:bodyPr/>
        <a:lstStyle/>
        <a:p>
          <a:endParaRPr lang="zh-CN" altLang="en-US"/>
        </a:p>
      </dgm:t>
    </dgm:pt>
    <dgm:pt modelId="{F13D7238-F9B1-4401-853A-AA2E3AAD785E}" type="sibTrans" cxnId="{E5163ECA-E4DE-4B3A-8AED-81106FFD2480}">
      <dgm:prSet/>
      <dgm:spPr/>
      <dgm:t>
        <a:bodyPr/>
        <a:lstStyle/>
        <a:p>
          <a:endParaRPr lang="zh-CN" altLang="en-US"/>
        </a:p>
      </dgm:t>
    </dgm:pt>
    <dgm:pt modelId="{AC0FADB9-3B2F-4DAA-935E-DC981F4A5546}">
      <dgm:prSet phldrT="[Text]"/>
      <dgm:spPr/>
      <dgm:t>
        <a:bodyPr/>
        <a:lstStyle/>
        <a:p>
          <a:r>
            <a:rPr lang="en-US" altLang="zh-CN"/>
            <a:t>Forum</a:t>
          </a:r>
        </a:p>
      </dgm:t>
    </dgm:pt>
    <dgm:pt modelId="{8BFB346E-86D3-43D3-A88F-A996D258FA62}" type="parTrans" cxnId="{CBF00061-801D-4FB4-8FF7-D0E81642BBBF}">
      <dgm:prSet/>
      <dgm:spPr/>
      <dgm:t>
        <a:bodyPr/>
        <a:lstStyle/>
        <a:p>
          <a:endParaRPr lang="zh-CN" altLang="en-US"/>
        </a:p>
      </dgm:t>
    </dgm:pt>
    <dgm:pt modelId="{A90AEC4E-FC42-4983-8A74-34BE49D50DB6}" type="sibTrans" cxnId="{CBF00061-801D-4FB4-8FF7-D0E81642BBBF}">
      <dgm:prSet/>
      <dgm:spPr/>
      <dgm:t>
        <a:bodyPr/>
        <a:lstStyle/>
        <a:p>
          <a:endParaRPr lang="zh-CN" altLang="en-US"/>
        </a:p>
      </dgm:t>
    </dgm:pt>
    <dgm:pt modelId="{09A4F5A9-FD80-431A-8567-185402718326}">
      <dgm:prSet phldrT="[Text]"/>
      <dgm:spPr/>
      <dgm:t>
        <a:bodyPr/>
        <a:lstStyle/>
        <a:p>
          <a:r>
            <a:rPr lang="en-US" altLang="zh-CN"/>
            <a:t>About us</a:t>
          </a:r>
        </a:p>
      </dgm:t>
    </dgm:pt>
    <dgm:pt modelId="{1D0A1C21-8BB8-4D82-B5D8-AF9B419FF43D}" type="parTrans" cxnId="{19E98298-DDAF-4E06-A4ED-80C3C8D5668B}">
      <dgm:prSet/>
      <dgm:spPr/>
      <dgm:t>
        <a:bodyPr/>
        <a:lstStyle/>
        <a:p>
          <a:endParaRPr lang="zh-CN" altLang="en-US"/>
        </a:p>
      </dgm:t>
    </dgm:pt>
    <dgm:pt modelId="{F1CC1E43-1EA4-4837-9206-513EF2F07AAC}" type="sibTrans" cxnId="{19E98298-DDAF-4E06-A4ED-80C3C8D5668B}">
      <dgm:prSet/>
      <dgm:spPr/>
      <dgm:t>
        <a:bodyPr/>
        <a:lstStyle/>
        <a:p>
          <a:endParaRPr lang="zh-CN" altLang="en-US"/>
        </a:p>
      </dgm:t>
    </dgm:pt>
    <dgm:pt modelId="{8FF79AD7-0462-4989-8DDB-5B545663C908}">
      <dgm:prSet phldrT="[Text]"/>
      <dgm:spPr/>
      <dgm:t>
        <a:bodyPr/>
        <a:lstStyle/>
        <a:p>
          <a:r>
            <a:rPr lang="en-US" altLang="zh-CN"/>
            <a:t>Contact us</a:t>
          </a:r>
        </a:p>
      </dgm:t>
    </dgm:pt>
    <dgm:pt modelId="{6966F127-87D6-4795-B3D3-6026A9C0583E}" type="parTrans" cxnId="{6DF253FA-2A0D-471C-AF38-0F8F2AA5E75C}">
      <dgm:prSet/>
      <dgm:spPr/>
      <dgm:t>
        <a:bodyPr/>
        <a:lstStyle/>
        <a:p>
          <a:endParaRPr lang="zh-CN" altLang="en-US"/>
        </a:p>
      </dgm:t>
    </dgm:pt>
    <dgm:pt modelId="{D48F4232-73DC-4CBF-A321-84DAABD60228}" type="sibTrans" cxnId="{6DF253FA-2A0D-471C-AF38-0F8F2AA5E75C}">
      <dgm:prSet/>
      <dgm:spPr/>
      <dgm:t>
        <a:bodyPr/>
        <a:lstStyle/>
        <a:p>
          <a:endParaRPr lang="zh-CN" altLang="en-US"/>
        </a:p>
      </dgm:t>
    </dgm:pt>
    <dgm:pt modelId="{0A74D5E6-9ED5-473A-8A12-3C8FADE8339D}" type="pres">
      <dgm:prSet presAssocID="{EE6DB363-2441-45AB-B3D9-8A3F25AC371B}" presName="hierChild1" presStyleCnt="0">
        <dgm:presLayoutVars>
          <dgm:chPref val="1"/>
          <dgm:dir/>
          <dgm:animOne val="branch"/>
          <dgm:animLvl val="lvl"/>
          <dgm:resizeHandles/>
        </dgm:presLayoutVars>
      </dgm:prSet>
      <dgm:spPr/>
    </dgm:pt>
    <dgm:pt modelId="{C31B4FE0-C19B-4304-A682-1CBBD7E3CD88}" type="pres">
      <dgm:prSet presAssocID="{DF8213F8-195A-4A47-B5EE-7AFA7A2DEB15}" presName="hierRoot1" presStyleCnt="0"/>
      <dgm:spPr/>
    </dgm:pt>
    <dgm:pt modelId="{154238D1-EDBC-41F4-A441-D47CBE4AF6ED}" type="pres">
      <dgm:prSet presAssocID="{DF8213F8-195A-4A47-B5EE-7AFA7A2DEB15}" presName="composite" presStyleCnt="0"/>
      <dgm:spPr/>
    </dgm:pt>
    <dgm:pt modelId="{A5CB28A7-1212-4212-BF7B-B99968D764BE}" type="pres">
      <dgm:prSet presAssocID="{DF8213F8-195A-4A47-B5EE-7AFA7A2DEB15}" presName="background" presStyleLbl="node0" presStyleIdx="0" presStyleCnt="1"/>
      <dgm:spPr/>
    </dgm:pt>
    <dgm:pt modelId="{F8093D64-BB4B-45D3-B631-64BB9E8A685A}" type="pres">
      <dgm:prSet presAssocID="{DF8213F8-195A-4A47-B5EE-7AFA7A2DEB15}" presName="text" presStyleLbl="fgAcc0" presStyleIdx="0" presStyleCnt="1">
        <dgm:presLayoutVars>
          <dgm:chPref val="3"/>
        </dgm:presLayoutVars>
      </dgm:prSet>
      <dgm:spPr/>
    </dgm:pt>
    <dgm:pt modelId="{6BCA3B9F-4BCB-4955-BD7A-0FBEC513A5E7}" type="pres">
      <dgm:prSet presAssocID="{DF8213F8-195A-4A47-B5EE-7AFA7A2DEB15}" presName="hierChild2" presStyleCnt="0"/>
      <dgm:spPr/>
    </dgm:pt>
    <dgm:pt modelId="{C5BCF84B-9D6E-420D-8BE6-B3BCC7B29BF1}" type="pres">
      <dgm:prSet presAssocID="{3755F1A3-70AC-4F09-A5DD-18B6BEA4C8D3}" presName="Name10" presStyleLbl="parChTrans1D2" presStyleIdx="0" presStyleCnt="4"/>
      <dgm:spPr/>
    </dgm:pt>
    <dgm:pt modelId="{EF911D9D-6F40-49C3-823E-CF5AC641B33E}" type="pres">
      <dgm:prSet presAssocID="{4A627EA5-D212-4BA7-AE2C-EA87EB5AE217}" presName="hierRoot2" presStyleCnt="0"/>
      <dgm:spPr/>
    </dgm:pt>
    <dgm:pt modelId="{AED176DA-5F5D-41B8-803A-4ADB28DF0118}" type="pres">
      <dgm:prSet presAssocID="{4A627EA5-D212-4BA7-AE2C-EA87EB5AE217}" presName="composite2" presStyleCnt="0"/>
      <dgm:spPr/>
    </dgm:pt>
    <dgm:pt modelId="{5295589B-5F2F-4869-B8C4-7C6C515D5BED}" type="pres">
      <dgm:prSet presAssocID="{4A627EA5-D212-4BA7-AE2C-EA87EB5AE217}" presName="background2" presStyleLbl="node2" presStyleIdx="0" presStyleCnt="4"/>
      <dgm:spPr/>
    </dgm:pt>
    <dgm:pt modelId="{044F4D2A-9C36-41BF-A09D-60814E1374C0}" type="pres">
      <dgm:prSet presAssocID="{4A627EA5-D212-4BA7-AE2C-EA87EB5AE217}" presName="text2" presStyleLbl="fgAcc2" presStyleIdx="0" presStyleCnt="4">
        <dgm:presLayoutVars>
          <dgm:chPref val="3"/>
        </dgm:presLayoutVars>
      </dgm:prSet>
      <dgm:spPr/>
    </dgm:pt>
    <dgm:pt modelId="{3152DA44-A46B-4742-84F5-A0E19BDC0367}" type="pres">
      <dgm:prSet presAssocID="{4A627EA5-D212-4BA7-AE2C-EA87EB5AE217}" presName="hierChild3" presStyleCnt="0"/>
      <dgm:spPr/>
    </dgm:pt>
    <dgm:pt modelId="{B7D8973F-AF47-47FF-A950-44697BF975B2}" type="pres">
      <dgm:prSet presAssocID="{B68EA843-EAC1-432B-800F-DB1EC6C4CEBB}" presName="Name17" presStyleLbl="parChTrans1D3" presStyleIdx="0" presStyleCnt="5"/>
      <dgm:spPr/>
    </dgm:pt>
    <dgm:pt modelId="{ECC2C889-3FAE-490A-83B8-FBB4D129EBA3}" type="pres">
      <dgm:prSet presAssocID="{DB6274D8-0E30-4D2A-8D13-F7247610D7E3}" presName="hierRoot3" presStyleCnt="0"/>
      <dgm:spPr/>
    </dgm:pt>
    <dgm:pt modelId="{BA0FB39E-8C25-43DD-BE20-FD7168595C78}" type="pres">
      <dgm:prSet presAssocID="{DB6274D8-0E30-4D2A-8D13-F7247610D7E3}" presName="composite3" presStyleCnt="0"/>
      <dgm:spPr/>
    </dgm:pt>
    <dgm:pt modelId="{15BC67BE-E253-41CD-9468-4EFBBBD5908B}" type="pres">
      <dgm:prSet presAssocID="{DB6274D8-0E30-4D2A-8D13-F7247610D7E3}" presName="background3" presStyleLbl="node3" presStyleIdx="0" presStyleCnt="5"/>
      <dgm:spPr/>
    </dgm:pt>
    <dgm:pt modelId="{85135049-52DD-46C6-A8A8-D9128762828C}" type="pres">
      <dgm:prSet presAssocID="{DB6274D8-0E30-4D2A-8D13-F7247610D7E3}" presName="text3" presStyleLbl="fgAcc3" presStyleIdx="0" presStyleCnt="5">
        <dgm:presLayoutVars>
          <dgm:chPref val="3"/>
        </dgm:presLayoutVars>
      </dgm:prSet>
      <dgm:spPr/>
    </dgm:pt>
    <dgm:pt modelId="{5A6B5357-4091-4228-90F7-D876C2EF6609}" type="pres">
      <dgm:prSet presAssocID="{DB6274D8-0E30-4D2A-8D13-F7247610D7E3}" presName="hierChild4" presStyleCnt="0"/>
      <dgm:spPr/>
    </dgm:pt>
    <dgm:pt modelId="{7857E37C-E237-48AD-9F2D-18EB67E10786}" type="pres">
      <dgm:prSet presAssocID="{79E148AC-AAF5-42D7-A1D1-851B54DFD906}" presName="Name17" presStyleLbl="parChTrans1D3" presStyleIdx="1" presStyleCnt="5"/>
      <dgm:spPr/>
    </dgm:pt>
    <dgm:pt modelId="{A17FB30F-A97A-46FD-B522-665250230EC9}" type="pres">
      <dgm:prSet presAssocID="{CB5CE068-61EA-4360-A499-37B303E6F74E}" presName="hierRoot3" presStyleCnt="0"/>
      <dgm:spPr/>
    </dgm:pt>
    <dgm:pt modelId="{F93B32FE-DA21-47FC-892B-367B3F6E1349}" type="pres">
      <dgm:prSet presAssocID="{CB5CE068-61EA-4360-A499-37B303E6F74E}" presName="composite3" presStyleCnt="0"/>
      <dgm:spPr/>
    </dgm:pt>
    <dgm:pt modelId="{4A6683BC-92F7-48A6-BAC1-0F75FB13067A}" type="pres">
      <dgm:prSet presAssocID="{CB5CE068-61EA-4360-A499-37B303E6F74E}" presName="background3" presStyleLbl="node3" presStyleIdx="1" presStyleCnt="5"/>
      <dgm:spPr/>
    </dgm:pt>
    <dgm:pt modelId="{021F3864-9028-4759-9656-9E07DACFB363}" type="pres">
      <dgm:prSet presAssocID="{CB5CE068-61EA-4360-A499-37B303E6F74E}" presName="text3" presStyleLbl="fgAcc3" presStyleIdx="1" presStyleCnt="5">
        <dgm:presLayoutVars>
          <dgm:chPref val="3"/>
        </dgm:presLayoutVars>
      </dgm:prSet>
      <dgm:spPr/>
    </dgm:pt>
    <dgm:pt modelId="{A5C1B730-35F5-461A-BE7F-ED9E5CF07B88}" type="pres">
      <dgm:prSet presAssocID="{CB5CE068-61EA-4360-A499-37B303E6F74E}" presName="hierChild4" presStyleCnt="0"/>
      <dgm:spPr/>
    </dgm:pt>
    <dgm:pt modelId="{B0744FAA-CD12-446F-A575-4E34345C70DF}" type="pres">
      <dgm:prSet presAssocID="{1211E1F4-89CA-46CB-91A3-694DE87B8A47}" presName="Name17" presStyleLbl="parChTrans1D3" presStyleIdx="2" presStyleCnt="5"/>
      <dgm:spPr/>
    </dgm:pt>
    <dgm:pt modelId="{420ACFA2-BB67-4102-BD2B-5A3D847157C9}" type="pres">
      <dgm:prSet presAssocID="{238565C9-0A46-40C2-94EC-39BDDF258306}" presName="hierRoot3" presStyleCnt="0"/>
      <dgm:spPr/>
    </dgm:pt>
    <dgm:pt modelId="{2CDF28E8-69BE-463F-B130-31C9F0A6B1F5}" type="pres">
      <dgm:prSet presAssocID="{238565C9-0A46-40C2-94EC-39BDDF258306}" presName="composite3" presStyleCnt="0"/>
      <dgm:spPr/>
    </dgm:pt>
    <dgm:pt modelId="{08DC1533-90B2-49AD-B603-1E7C133A5BBA}" type="pres">
      <dgm:prSet presAssocID="{238565C9-0A46-40C2-94EC-39BDDF258306}" presName="background3" presStyleLbl="node3" presStyleIdx="2" presStyleCnt="5"/>
      <dgm:spPr/>
    </dgm:pt>
    <dgm:pt modelId="{D585FBD8-617D-4AB5-ABC0-80553E90858D}" type="pres">
      <dgm:prSet presAssocID="{238565C9-0A46-40C2-94EC-39BDDF258306}" presName="text3" presStyleLbl="fgAcc3" presStyleIdx="2" presStyleCnt="5">
        <dgm:presLayoutVars>
          <dgm:chPref val="3"/>
        </dgm:presLayoutVars>
      </dgm:prSet>
      <dgm:spPr/>
    </dgm:pt>
    <dgm:pt modelId="{E178A4B2-49CE-4B18-9CC8-7D21E6AA7D70}" type="pres">
      <dgm:prSet presAssocID="{238565C9-0A46-40C2-94EC-39BDDF258306}" presName="hierChild4" presStyleCnt="0"/>
      <dgm:spPr/>
    </dgm:pt>
    <dgm:pt modelId="{3561D99F-DEE6-478D-B1F7-7AE79718566D}" type="pres">
      <dgm:prSet presAssocID="{B2193795-61CB-493E-822D-BC56EF93C2CC}" presName="Name17" presStyleLbl="parChTrans1D3" presStyleIdx="3" presStyleCnt="5"/>
      <dgm:spPr/>
    </dgm:pt>
    <dgm:pt modelId="{1D708354-5629-4EB6-8645-B8F228243EB4}" type="pres">
      <dgm:prSet presAssocID="{5C3C0A1D-694C-4175-BB02-324BF199A17B}" presName="hierRoot3" presStyleCnt="0"/>
      <dgm:spPr/>
    </dgm:pt>
    <dgm:pt modelId="{63B78ECB-F0CD-4D1E-9AE0-88904C4A8D63}" type="pres">
      <dgm:prSet presAssocID="{5C3C0A1D-694C-4175-BB02-324BF199A17B}" presName="composite3" presStyleCnt="0"/>
      <dgm:spPr/>
    </dgm:pt>
    <dgm:pt modelId="{62E56A41-8549-48A5-B7A2-A9D2C0521B67}" type="pres">
      <dgm:prSet presAssocID="{5C3C0A1D-694C-4175-BB02-324BF199A17B}" presName="background3" presStyleLbl="node3" presStyleIdx="3" presStyleCnt="5"/>
      <dgm:spPr/>
    </dgm:pt>
    <dgm:pt modelId="{43B8CD1A-971D-4702-A98E-6E06BFB3986A}" type="pres">
      <dgm:prSet presAssocID="{5C3C0A1D-694C-4175-BB02-324BF199A17B}" presName="text3" presStyleLbl="fgAcc3" presStyleIdx="3" presStyleCnt="5">
        <dgm:presLayoutVars>
          <dgm:chPref val="3"/>
        </dgm:presLayoutVars>
      </dgm:prSet>
      <dgm:spPr/>
    </dgm:pt>
    <dgm:pt modelId="{3095C1F2-BB33-488A-991E-348F59EA5273}" type="pres">
      <dgm:prSet presAssocID="{5C3C0A1D-694C-4175-BB02-324BF199A17B}" presName="hierChild4" presStyleCnt="0"/>
      <dgm:spPr/>
    </dgm:pt>
    <dgm:pt modelId="{4774423D-4B18-4E7F-A2C5-8D81AC4DD9B8}" type="pres">
      <dgm:prSet presAssocID="{5BF4537F-E856-4BD1-900C-354A61FE52A9}" presName="Name17" presStyleLbl="parChTrans1D3" presStyleIdx="4" presStyleCnt="5"/>
      <dgm:spPr/>
    </dgm:pt>
    <dgm:pt modelId="{762C8F8E-D943-416A-82ED-F6DE204D5C40}" type="pres">
      <dgm:prSet presAssocID="{DE941FFC-0DA8-4BA1-8285-C45A82BE7E85}" presName="hierRoot3" presStyleCnt="0"/>
      <dgm:spPr/>
    </dgm:pt>
    <dgm:pt modelId="{9393EBFA-230F-4927-809D-4CA6A638FBCC}" type="pres">
      <dgm:prSet presAssocID="{DE941FFC-0DA8-4BA1-8285-C45A82BE7E85}" presName="composite3" presStyleCnt="0"/>
      <dgm:spPr/>
    </dgm:pt>
    <dgm:pt modelId="{0CB77DCD-3850-4247-AD15-0BD4139C0A34}" type="pres">
      <dgm:prSet presAssocID="{DE941FFC-0DA8-4BA1-8285-C45A82BE7E85}" presName="background3" presStyleLbl="node3" presStyleIdx="4" presStyleCnt="5"/>
      <dgm:spPr/>
    </dgm:pt>
    <dgm:pt modelId="{AD9F5A87-054F-449E-8356-0A5D6B4C997D}" type="pres">
      <dgm:prSet presAssocID="{DE941FFC-0DA8-4BA1-8285-C45A82BE7E85}" presName="text3" presStyleLbl="fgAcc3" presStyleIdx="4" presStyleCnt="5">
        <dgm:presLayoutVars>
          <dgm:chPref val="3"/>
        </dgm:presLayoutVars>
      </dgm:prSet>
      <dgm:spPr/>
    </dgm:pt>
    <dgm:pt modelId="{C068B84C-07BD-4641-B8BD-1E3D33AC829C}" type="pres">
      <dgm:prSet presAssocID="{DE941FFC-0DA8-4BA1-8285-C45A82BE7E85}" presName="hierChild4" presStyleCnt="0"/>
      <dgm:spPr/>
    </dgm:pt>
    <dgm:pt modelId="{CE24287D-E12F-4E79-9F7C-2ADDC0FE581C}" type="pres">
      <dgm:prSet presAssocID="{8BFB346E-86D3-43D3-A88F-A996D258FA62}" presName="Name10" presStyleLbl="parChTrans1D2" presStyleIdx="1" presStyleCnt="4"/>
      <dgm:spPr/>
    </dgm:pt>
    <dgm:pt modelId="{5400FCD6-8E60-4FE8-A5CF-5A95E6E9651E}" type="pres">
      <dgm:prSet presAssocID="{AC0FADB9-3B2F-4DAA-935E-DC981F4A5546}" presName="hierRoot2" presStyleCnt="0"/>
      <dgm:spPr/>
    </dgm:pt>
    <dgm:pt modelId="{8E0825DF-E867-4029-B115-010FABC91FB0}" type="pres">
      <dgm:prSet presAssocID="{AC0FADB9-3B2F-4DAA-935E-DC981F4A5546}" presName="composite2" presStyleCnt="0"/>
      <dgm:spPr/>
    </dgm:pt>
    <dgm:pt modelId="{51468AD6-33B5-4F87-A547-D85CAAF52B6B}" type="pres">
      <dgm:prSet presAssocID="{AC0FADB9-3B2F-4DAA-935E-DC981F4A5546}" presName="background2" presStyleLbl="node2" presStyleIdx="1" presStyleCnt="4"/>
      <dgm:spPr/>
    </dgm:pt>
    <dgm:pt modelId="{E1C962DE-28F4-45C0-82DB-8BD5DA3AE1C5}" type="pres">
      <dgm:prSet presAssocID="{AC0FADB9-3B2F-4DAA-935E-DC981F4A5546}" presName="text2" presStyleLbl="fgAcc2" presStyleIdx="1" presStyleCnt="4">
        <dgm:presLayoutVars>
          <dgm:chPref val="3"/>
        </dgm:presLayoutVars>
      </dgm:prSet>
      <dgm:spPr/>
    </dgm:pt>
    <dgm:pt modelId="{78975A72-9489-4E0E-8121-723C705FCAA3}" type="pres">
      <dgm:prSet presAssocID="{AC0FADB9-3B2F-4DAA-935E-DC981F4A5546}" presName="hierChild3" presStyleCnt="0"/>
      <dgm:spPr/>
    </dgm:pt>
    <dgm:pt modelId="{7A3E6821-AA52-494A-9929-1716CFA6B0A6}" type="pres">
      <dgm:prSet presAssocID="{1D0A1C21-8BB8-4D82-B5D8-AF9B419FF43D}" presName="Name10" presStyleLbl="parChTrans1D2" presStyleIdx="2" presStyleCnt="4"/>
      <dgm:spPr/>
    </dgm:pt>
    <dgm:pt modelId="{38875966-4314-4362-9D4D-C72B40D4858F}" type="pres">
      <dgm:prSet presAssocID="{09A4F5A9-FD80-431A-8567-185402718326}" presName="hierRoot2" presStyleCnt="0"/>
      <dgm:spPr/>
    </dgm:pt>
    <dgm:pt modelId="{5BC7D310-248A-48CA-8895-395E28622B5B}" type="pres">
      <dgm:prSet presAssocID="{09A4F5A9-FD80-431A-8567-185402718326}" presName="composite2" presStyleCnt="0"/>
      <dgm:spPr/>
    </dgm:pt>
    <dgm:pt modelId="{CEAD6E4C-9236-47F9-8E73-33D9ABE0CC8B}" type="pres">
      <dgm:prSet presAssocID="{09A4F5A9-FD80-431A-8567-185402718326}" presName="background2" presStyleLbl="node2" presStyleIdx="2" presStyleCnt="4"/>
      <dgm:spPr/>
    </dgm:pt>
    <dgm:pt modelId="{96099CA6-B65A-4055-BC94-2C6139013C93}" type="pres">
      <dgm:prSet presAssocID="{09A4F5A9-FD80-431A-8567-185402718326}" presName="text2" presStyleLbl="fgAcc2" presStyleIdx="2" presStyleCnt="4">
        <dgm:presLayoutVars>
          <dgm:chPref val="3"/>
        </dgm:presLayoutVars>
      </dgm:prSet>
      <dgm:spPr/>
    </dgm:pt>
    <dgm:pt modelId="{48641012-5562-4F78-98CC-AC45B48A27BC}" type="pres">
      <dgm:prSet presAssocID="{09A4F5A9-FD80-431A-8567-185402718326}" presName="hierChild3" presStyleCnt="0"/>
      <dgm:spPr/>
    </dgm:pt>
    <dgm:pt modelId="{D4D3F0FB-D62D-43B3-B988-A7B0103413E1}" type="pres">
      <dgm:prSet presAssocID="{6966F127-87D6-4795-B3D3-6026A9C0583E}" presName="Name10" presStyleLbl="parChTrans1D2" presStyleIdx="3" presStyleCnt="4"/>
      <dgm:spPr/>
    </dgm:pt>
    <dgm:pt modelId="{3E191709-DC90-4284-8881-0D60245A4168}" type="pres">
      <dgm:prSet presAssocID="{8FF79AD7-0462-4989-8DDB-5B545663C908}" presName="hierRoot2" presStyleCnt="0"/>
      <dgm:spPr/>
    </dgm:pt>
    <dgm:pt modelId="{F0CC266D-9E62-434D-8B77-D499206049B9}" type="pres">
      <dgm:prSet presAssocID="{8FF79AD7-0462-4989-8DDB-5B545663C908}" presName="composite2" presStyleCnt="0"/>
      <dgm:spPr/>
    </dgm:pt>
    <dgm:pt modelId="{B241210B-2F04-49EC-827E-DA8B95761C69}" type="pres">
      <dgm:prSet presAssocID="{8FF79AD7-0462-4989-8DDB-5B545663C908}" presName="background2" presStyleLbl="node2" presStyleIdx="3" presStyleCnt="4"/>
      <dgm:spPr/>
    </dgm:pt>
    <dgm:pt modelId="{C98B0325-6A7F-4367-8C35-02CC6633612B}" type="pres">
      <dgm:prSet presAssocID="{8FF79AD7-0462-4989-8DDB-5B545663C908}" presName="text2" presStyleLbl="fgAcc2" presStyleIdx="3" presStyleCnt="4">
        <dgm:presLayoutVars>
          <dgm:chPref val="3"/>
        </dgm:presLayoutVars>
      </dgm:prSet>
      <dgm:spPr/>
    </dgm:pt>
    <dgm:pt modelId="{5487D2CF-2810-4848-977E-2E93EF6EE944}" type="pres">
      <dgm:prSet presAssocID="{8FF79AD7-0462-4989-8DDB-5B545663C908}" presName="hierChild3" presStyleCnt="0"/>
      <dgm:spPr/>
    </dgm:pt>
  </dgm:ptLst>
  <dgm:cxnLst>
    <dgm:cxn modelId="{14EF6612-41BA-49F5-9134-C76849C9CC7C}" type="presOf" srcId="{3755F1A3-70AC-4F09-A5DD-18B6BEA4C8D3}" destId="{C5BCF84B-9D6E-420D-8BE6-B3BCC7B29BF1}" srcOrd="0" destOrd="0" presId="urn:microsoft.com/office/officeart/2005/8/layout/hierarchy1"/>
    <dgm:cxn modelId="{7F0A2A26-7CCD-4E70-AB3E-3B1EDFC04975}" srcId="{4A627EA5-D212-4BA7-AE2C-EA87EB5AE217}" destId="{238565C9-0A46-40C2-94EC-39BDDF258306}" srcOrd="2" destOrd="0" parTransId="{1211E1F4-89CA-46CB-91A3-694DE87B8A47}" sibTransId="{D11E2334-E0DB-4649-8C39-90B5C84085AB}"/>
    <dgm:cxn modelId="{10956127-F1AB-4413-A7CD-232AD203BBA5}" type="presOf" srcId="{8FF79AD7-0462-4989-8DDB-5B545663C908}" destId="{C98B0325-6A7F-4367-8C35-02CC6633612B}" srcOrd="0" destOrd="0" presId="urn:microsoft.com/office/officeart/2005/8/layout/hierarchy1"/>
    <dgm:cxn modelId="{3126402C-62BD-4266-8C86-68D887B4E769}" type="presOf" srcId="{DB6274D8-0E30-4D2A-8D13-F7247610D7E3}" destId="{85135049-52DD-46C6-A8A8-D9128762828C}" srcOrd="0" destOrd="0" presId="urn:microsoft.com/office/officeart/2005/8/layout/hierarchy1"/>
    <dgm:cxn modelId="{7EEE4230-B069-4DF4-8375-B2DA7BD8D688}" type="presOf" srcId="{8BFB346E-86D3-43D3-A88F-A996D258FA62}" destId="{CE24287D-E12F-4E79-9F7C-2ADDC0FE581C}" srcOrd="0" destOrd="0" presId="urn:microsoft.com/office/officeart/2005/8/layout/hierarchy1"/>
    <dgm:cxn modelId="{3A238031-EAAD-4665-9C8B-B8CAA543DCD2}" type="presOf" srcId="{4A627EA5-D212-4BA7-AE2C-EA87EB5AE217}" destId="{044F4D2A-9C36-41BF-A09D-60814E1374C0}" srcOrd="0" destOrd="0" presId="urn:microsoft.com/office/officeart/2005/8/layout/hierarchy1"/>
    <dgm:cxn modelId="{5C6AD636-0ADA-44C1-863E-9128F5773E8E}" type="presOf" srcId="{6966F127-87D6-4795-B3D3-6026A9C0583E}" destId="{D4D3F0FB-D62D-43B3-B988-A7B0103413E1}" srcOrd="0" destOrd="0" presId="urn:microsoft.com/office/officeart/2005/8/layout/hierarchy1"/>
    <dgm:cxn modelId="{CBF00061-801D-4FB4-8FF7-D0E81642BBBF}" srcId="{DF8213F8-195A-4A47-B5EE-7AFA7A2DEB15}" destId="{AC0FADB9-3B2F-4DAA-935E-DC981F4A5546}" srcOrd="1" destOrd="0" parTransId="{8BFB346E-86D3-43D3-A88F-A996D258FA62}" sibTransId="{A90AEC4E-FC42-4983-8A74-34BE49D50DB6}"/>
    <dgm:cxn modelId="{40ED0957-96C3-4B8B-951C-EB84E452E14A}" srcId="{EE6DB363-2441-45AB-B3D9-8A3F25AC371B}" destId="{DF8213F8-195A-4A47-B5EE-7AFA7A2DEB15}" srcOrd="0" destOrd="0" parTransId="{C07A5FD0-3333-4CDA-90C3-EAEA65C3393A}" sibTransId="{244A57F6-B9F9-4D4F-AED7-70040F665B7D}"/>
    <dgm:cxn modelId="{D512DF5A-9B44-447A-A800-EAAF6ADF3A58}" type="presOf" srcId="{238565C9-0A46-40C2-94EC-39BDDF258306}" destId="{D585FBD8-617D-4AB5-ABC0-80553E90858D}" srcOrd="0" destOrd="0" presId="urn:microsoft.com/office/officeart/2005/8/layout/hierarchy1"/>
    <dgm:cxn modelId="{4FC4767D-5551-4E12-9598-384D46EC23AA}" type="presOf" srcId="{1D0A1C21-8BB8-4D82-B5D8-AF9B419FF43D}" destId="{7A3E6821-AA52-494A-9929-1716CFA6B0A6}" srcOrd="0" destOrd="0" presId="urn:microsoft.com/office/officeart/2005/8/layout/hierarchy1"/>
    <dgm:cxn modelId="{62215F91-5CEB-4B2F-AA64-CB47229D2C0F}" type="presOf" srcId="{EE6DB363-2441-45AB-B3D9-8A3F25AC371B}" destId="{0A74D5E6-9ED5-473A-8A12-3C8FADE8339D}" srcOrd="0" destOrd="0" presId="urn:microsoft.com/office/officeart/2005/8/layout/hierarchy1"/>
    <dgm:cxn modelId="{40382293-56E9-47A2-9090-503DCB6C8767}" type="presOf" srcId="{CB5CE068-61EA-4360-A499-37B303E6F74E}" destId="{021F3864-9028-4759-9656-9E07DACFB363}" srcOrd="0" destOrd="0" presId="urn:microsoft.com/office/officeart/2005/8/layout/hierarchy1"/>
    <dgm:cxn modelId="{0434B096-9AEF-4E47-BCCE-7943639858A2}" srcId="{DF8213F8-195A-4A47-B5EE-7AFA7A2DEB15}" destId="{4A627EA5-D212-4BA7-AE2C-EA87EB5AE217}" srcOrd="0" destOrd="0" parTransId="{3755F1A3-70AC-4F09-A5DD-18B6BEA4C8D3}" sibTransId="{9876E703-0359-48A2-90BC-74F6202410C8}"/>
    <dgm:cxn modelId="{19E98298-DDAF-4E06-A4ED-80C3C8D5668B}" srcId="{DF8213F8-195A-4A47-B5EE-7AFA7A2DEB15}" destId="{09A4F5A9-FD80-431A-8567-185402718326}" srcOrd="2" destOrd="0" parTransId="{1D0A1C21-8BB8-4D82-B5D8-AF9B419FF43D}" sibTransId="{F1CC1E43-1EA4-4837-9206-513EF2F07AAC}"/>
    <dgm:cxn modelId="{73B107A1-7213-4F18-96BE-0BD4DBA932E9}" type="presOf" srcId="{B2193795-61CB-493E-822D-BC56EF93C2CC}" destId="{3561D99F-DEE6-478D-B1F7-7AE79718566D}" srcOrd="0" destOrd="0" presId="urn:microsoft.com/office/officeart/2005/8/layout/hierarchy1"/>
    <dgm:cxn modelId="{93EDFCAB-92F5-4448-A113-48B957058A04}" srcId="{4A627EA5-D212-4BA7-AE2C-EA87EB5AE217}" destId="{CB5CE068-61EA-4360-A499-37B303E6F74E}" srcOrd="1" destOrd="0" parTransId="{79E148AC-AAF5-42D7-A1D1-851B54DFD906}" sibTransId="{1CA5B182-8CFD-4788-BC42-350C23722984}"/>
    <dgm:cxn modelId="{D101C5B0-DAC5-4BB7-B332-42B58EF22E14}" type="presOf" srcId="{79E148AC-AAF5-42D7-A1D1-851B54DFD906}" destId="{7857E37C-E237-48AD-9F2D-18EB67E10786}" srcOrd="0" destOrd="0" presId="urn:microsoft.com/office/officeart/2005/8/layout/hierarchy1"/>
    <dgm:cxn modelId="{39CBB3B2-5DA0-47EA-A634-F2872F345744}" type="presOf" srcId="{09A4F5A9-FD80-431A-8567-185402718326}" destId="{96099CA6-B65A-4055-BC94-2C6139013C93}" srcOrd="0" destOrd="0" presId="urn:microsoft.com/office/officeart/2005/8/layout/hierarchy1"/>
    <dgm:cxn modelId="{7B3B10B8-4E4E-47C3-8202-CBBD1D6B8DB0}" type="presOf" srcId="{DF8213F8-195A-4A47-B5EE-7AFA7A2DEB15}" destId="{F8093D64-BB4B-45D3-B631-64BB9E8A685A}" srcOrd="0" destOrd="0" presId="urn:microsoft.com/office/officeart/2005/8/layout/hierarchy1"/>
    <dgm:cxn modelId="{7AA4A1BB-FAA3-4406-9860-ED1F3274EA58}" type="presOf" srcId="{AC0FADB9-3B2F-4DAA-935E-DC981F4A5546}" destId="{E1C962DE-28F4-45C0-82DB-8BD5DA3AE1C5}" srcOrd="0" destOrd="0" presId="urn:microsoft.com/office/officeart/2005/8/layout/hierarchy1"/>
    <dgm:cxn modelId="{D9961ABF-FDB1-4B1D-A7F5-95126800C381}" type="presOf" srcId="{B68EA843-EAC1-432B-800F-DB1EC6C4CEBB}" destId="{B7D8973F-AF47-47FF-A950-44697BF975B2}" srcOrd="0" destOrd="0" presId="urn:microsoft.com/office/officeart/2005/8/layout/hierarchy1"/>
    <dgm:cxn modelId="{092650C3-6CA2-4907-9959-4C5590C27793}" srcId="{4A627EA5-D212-4BA7-AE2C-EA87EB5AE217}" destId="{5C3C0A1D-694C-4175-BB02-324BF199A17B}" srcOrd="3" destOrd="0" parTransId="{B2193795-61CB-493E-822D-BC56EF93C2CC}" sibTransId="{F38E40F2-5B56-4DAB-8C05-114596EF2287}"/>
    <dgm:cxn modelId="{7DC04AC7-8D6F-4CBD-A10D-3B1736A6A781}" type="presOf" srcId="{1211E1F4-89CA-46CB-91A3-694DE87B8A47}" destId="{B0744FAA-CD12-446F-A575-4E34345C70DF}" srcOrd="0" destOrd="0" presId="urn:microsoft.com/office/officeart/2005/8/layout/hierarchy1"/>
    <dgm:cxn modelId="{E5163ECA-E4DE-4B3A-8AED-81106FFD2480}" srcId="{4A627EA5-D212-4BA7-AE2C-EA87EB5AE217}" destId="{DE941FFC-0DA8-4BA1-8285-C45A82BE7E85}" srcOrd="4" destOrd="0" parTransId="{5BF4537F-E856-4BD1-900C-354A61FE52A9}" sibTransId="{F13D7238-F9B1-4401-853A-AA2E3AAD785E}"/>
    <dgm:cxn modelId="{D960A1D8-BF88-4A76-8167-7FE5AA5DED32}" type="presOf" srcId="{5BF4537F-E856-4BD1-900C-354A61FE52A9}" destId="{4774423D-4B18-4E7F-A2C5-8D81AC4DD9B8}" srcOrd="0" destOrd="0" presId="urn:microsoft.com/office/officeart/2005/8/layout/hierarchy1"/>
    <dgm:cxn modelId="{E2C5BADC-FF2D-4F0A-A878-9ECAEF0C04A4}" srcId="{4A627EA5-D212-4BA7-AE2C-EA87EB5AE217}" destId="{DB6274D8-0E30-4D2A-8D13-F7247610D7E3}" srcOrd="0" destOrd="0" parTransId="{B68EA843-EAC1-432B-800F-DB1EC6C4CEBB}" sibTransId="{CF370224-A9AA-4480-89A1-2CD5559C5F84}"/>
    <dgm:cxn modelId="{48A936EA-39FE-4AA1-86DD-4B46D870DBC4}" type="presOf" srcId="{5C3C0A1D-694C-4175-BB02-324BF199A17B}" destId="{43B8CD1A-971D-4702-A98E-6E06BFB3986A}" srcOrd="0" destOrd="0" presId="urn:microsoft.com/office/officeart/2005/8/layout/hierarchy1"/>
    <dgm:cxn modelId="{0F4451EC-7A0D-4E00-9DC2-1B8BDE289ADB}" type="presOf" srcId="{DE941FFC-0DA8-4BA1-8285-C45A82BE7E85}" destId="{AD9F5A87-054F-449E-8356-0A5D6B4C997D}" srcOrd="0" destOrd="0" presId="urn:microsoft.com/office/officeart/2005/8/layout/hierarchy1"/>
    <dgm:cxn modelId="{6DF253FA-2A0D-471C-AF38-0F8F2AA5E75C}" srcId="{DF8213F8-195A-4A47-B5EE-7AFA7A2DEB15}" destId="{8FF79AD7-0462-4989-8DDB-5B545663C908}" srcOrd="3" destOrd="0" parTransId="{6966F127-87D6-4795-B3D3-6026A9C0583E}" sibTransId="{D48F4232-73DC-4CBF-A321-84DAABD60228}"/>
    <dgm:cxn modelId="{9353EF8A-7328-4923-A0A4-E2B11296BD25}" type="presParOf" srcId="{0A74D5E6-9ED5-473A-8A12-3C8FADE8339D}" destId="{C31B4FE0-C19B-4304-A682-1CBBD7E3CD88}" srcOrd="0" destOrd="0" presId="urn:microsoft.com/office/officeart/2005/8/layout/hierarchy1"/>
    <dgm:cxn modelId="{F80A652A-1FE5-4E26-A381-AE557135AAFB}" type="presParOf" srcId="{C31B4FE0-C19B-4304-A682-1CBBD7E3CD88}" destId="{154238D1-EDBC-41F4-A441-D47CBE4AF6ED}" srcOrd="0" destOrd="0" presId="urn:microsoft.com/office/officeart/2005/8/layout/hierarchy1"/>
    <dgm:cxn modelId="{EC64C202-C461-457C-B128-FC20CC428746}" type="presParOf" srcId="{154238D1-EDBC-41F4-A441-D47CBE4AF6ED}" destId="{A5CB28A7-1212-4212-BF7B-B99968D764BE}" srcOrd="0" destOrd="0" presId="urn:microsoft.com/office/officeart/2005/8/layout/hierarchy1"/>
    <dgm:cxn modelId="{72D5AB22-B7DE-447B-9F5F-A26D95C3196E}" type="presParOf" srcId="{154238D1-EDBC-41F4-A441-D47CBE4AF6ED}" destId="{F8093D64-BB4B-45D3-B631-64BB9E8A685A}" srcOrd="1" destOrd="0" presId="urn:microsoft.com/office/officeart/2005/8/layout/hierarchy1"/>
    <dgm:cxn modelId="{7EA32D89-B34D-42C7-90B9-227FF10B4FC5}" type="presParOf" srcId="{C31B4FE0-C19B-4304-A682-1CBBD7E3CD88}" destId="{6BCA3B9F-4BCB-4955-BD7A-0FBEC513A5E7}" srcOrd="1" destOrd="0" presId="urn:microsoft.com/office/officeart/2005/8/layout/hierarchy1"/>
    <dgm:cxn modelId="{28D55676-1A16-41FD-A648-10F76A5C9820}" type="presParOf" srcId="{6BCA3B9F-4BCB-4955-BD7A-0FBEC513A5E7}" destId="{C5BCF84B-9D6E-420D-8BE6-B3BCC7B29BF1}" srcOrd="0" destOrd="0" presId="urn:microsoft.com/office/officeart/2005/8/layout/hierarchy1"/>
    <dgm:cxn modelId="{D4156943-70E4-4D78-AE70-587D11276FFF}" type="presParOf" srcId="{6BCA3B9F-4BCB-4955-BD7A-0FBEC513A5E7}" destId="{EF911D9D-6F40-49C3-823E-CF5AC641B33E}" srcOrd="1" destOrd="0" presId="urn:microsoft.com/office/officeart/2005/8/layout/hierarchy1"/>
    <dgm:cxn modelId="{23621CE9-67B5-4DFC-8460-A657A5138A9C}" type="presParOf" srcId="{EF911D9D-6F40-49C3-823E-CF5AC641B33E}" destId="{AED176DA-5F5D-41B8-803A-4ADB28DF0118}" srcOrd="0" destOrd="0" presId="urn:microsoft.com/office/officeart/2005/8/layout/hierarchy1"/>
    <dgm:cxn modelId="{13178EF0-8D90-4304-BB1E-C7F2D12A388A}" type="presParOf" srcId="{AED176DA-5F5D-41B8-803A-4ADB28DF0118}" destId="{5295589B-5F2F-4869-B8C4-7C6C515D5BED}" srcOrd="0" destOrd="0" presId="urn:microsoft.com/office/officeart/2005/8/layout/hierarchy1"/>
    <dgm:cxn modelId="{671FDF4C-3D45-42E2-ADAE-D7C9BE3C013A}" type="presParOf" srcId="{AED176DA-5F5D-41B8-803A-4ADB28DF0118}" destId="{044F4D2A-9C36-41BF-A09D-60814E1374C0}" srcOrd="1" destOrd="0" presId="urn:microsoft.com/office/officeart/2005/8/layout/hierarchy1"/>
    <dgm:cxn modelId="{2815F02E-4826-4C05-9819-45A1BB8DEC7B}" type="presParOf" srcId="{EF911D9D-6F40-49C3-823E-CF5AC641B33E}" destId="{3152DA44-A46B-4742-84F5-A0E19BDC0367}" srcOrd="1" destOrd="0" presId="urn:microsoft.com/office/officeart/2005/8/layout/hierarchy1"/>
    <dgm:cxn modelId="{3CDB8079-4715-4874-8E87-886743B144E1}" type="presParOf" srcId="{3152DA44-A46B-4742-84F5-A0E19BDC0367}" destId="{B7D8973F-AF47-47FF-A950-44697BF975B2}" srcOrd="0" destOrd="0" presId="urn:microsoft.com/office/officeart/2005/8/layout/hierarchy1"/>
    <dgm:cxn modelId="{D924D80E-3B86-42E0-B8E4-250C7D918B07}" type="presParOf" srcId="{3152DA44-A46B-4742-84F5-A0E19BDC0367}" destId="{ECC2C889-3FAE-490A-83B8-FBB4D129EBA3}" srcOrd="1" destOrd="0" presId="urn:microsoft.com/office/officeart/2005/8/layout/hierarchy1"/>
    <dgm:cxn modelId="{5EDF56ED-7128-4650-9CA7-E791921E84EA}" type="presParOf" srcId="{ECC2C889-3FAE-490A-83B8-FBB4D129EBA3}" destId="{BA0FB39E-8C25-43DD-BE20-FD7168595C78}" srcOrd="0" destOrd="0" presId="urn:microsoft.com/office/officeart/2005/8/layout/hierarchy1"/>
    <dgm:cxn modelId="{89BB9EF5-B74F-48BE-ABD9-3158A9B9524A}" type="presParOf" srcId="{BA0FB39E-8C25-43DD-BE20-FD7168595C78}" destId="{15BC67BE-E253-41CD-9468-4EFBBBD5908B}" srcOrd="0" destOrd="0" presId="urn:microsoft.com/office/officeart/2005/8/layout/hierarchy1"/>
    <dgm:cxn modelId="{F5A7F70D-65D3-400E-B25A-A6646722E447}" type="presParOf" srcId="{BA0FB39E-8C25-43DD-BE20-FD7168595C78}" destId="{85135049-52DD-46C6-A8A8-D9128762828C}" srcOrd="1" destOrd="0" presId="urn:microsoft.com/office/officeart/2005/8/layout/hierarchy1"/>
    <dgm:cxn modelId="{DADDE9A9-449E-49AB-BA04-47E607A41BC1}" type="presParOf" srcId="{ECC2C889-3FAE-490A-83B8-FBB4D129EBA3}" destId="{5A6B5357-4091-4228-90F7-D876C2EF6609}" srcOrd="1" destOrd="0" presId="urn:microsoft.com/office/officeart/2005/8/layout/hierarchy1"/>
    <dgm:cxn modelId="{B077AA72-C752-4CF2-8C85-8F6D29FEC877}" type="presParOf" srcId="{3152DA44-A46B-4742-84F5-A0E19BDC0367}" destId="{7857E37C-E237-48AD-9F2D-18EB67E10786}" srcOrd="2" destOrd="0" presId="urn:microsoft.com/office/officeart/2005/8/layout/hierarchy1"/>
    <dgm:cxn modelId="{77B50A19-EE23-4655-B41D-5D24DF9B9671}" type="presParOf" srcId="{3152DA44-A46B-4742-84F5-A0E19BDC0367}" destId="{A17FB30F-A97A-46FD-B522-665250230EC9}" srcOrd="3" destOrd="0" presId="urn:microsoft.com/office/officeart/2005/8/layout/hierarchy1"/>
    <dgm:cxn modelId="{5E66D701-2B7C-4494-9E62-8FE50477B856}" type="presParOf" srcId="{A17FB30F-A97A-46FD-B522-665250230EC9}" destId="{F93B32FE-DA21-47FC-892B-367B3F6E1349}" srcOrd="0" destOrd="0" presId="urn:microsoft.com/office/officeart/2005/8/layout/hierarchy1"/>
    <dgm:cxn modelId="{7B03D3E8-A00F-4DF2-BDE1-160A1BE52567}" type="presParOf" srcId="{F93B32FE-DA21-47FC-892B-367B3F6E1349}" destId="{4A6683BC-92F7-48A6-BAC1-0F75FB13067A}" srcOrd="0" destOrd="0" presId="urn:microsoft.com/office/officeart/2005/8/layout/hierarchy1"/>
    <dgm:cxn modelId="{AC3B2F43-208C-42FC-9618-7E426EAED556}" type="presParOf" srcId="{F93B32FE-DA21-47FC-892B-367B3F6E1349}" destId="{021F3864-9028-4759-9656-9E07DACFB363}" srcOrd="1" destOrd="0" presId="urn:microsoft.com/office/officeart/2005/8/layout/hierarchy1"/>
    <dgm:cxn modelId="{318EE4CC-E71B-4758-B654-4130736CE5B3}" type="presParOf" srcId="{A17FB30F-A97A-46FD-B522-665250230EC9}" destId="{A5C1B730-35F5-461A-BE7F-ED9E5CF07B88}" srcOrd="1" destOrd="0" presId="urn:microsoft.com/office/officeart/2005/8/layout/hierarchy1"/>
    <dgm:cxn modelId="{5CBE1E49-7FAD-4BB5-A7DA-72EA8336E9E7}" type="presParOf" srcId="{3152DA44-A46B-4742-84F5-A0E19BDC0367}" destId="{B0744FAA-CD12-446F-A575-4E34345C70DF}" srcOrd="4" destOrd="0" presId="urn:microsoft.com/office/officeart/2005/8/layout/hierarchy1"/>
    <dgm:cxn modelId="{41CB74AD-D8BF-4236-8A9C-0197C93CF655}" type="presParOf" srcId="{3152DA44-A46B-4742-84F5-A0E19BDC0367}" destId="{420ACFA2-BB67-4102-BD2B-5A3D847157C9}" srcOrd="5" destOrd="0" presId="urn:microsoft.com/office/officeart/2005/8/layout/hierarchy1"/>
    <dgm:cxn modelId="{07AB0B95-5E1C-4090-AD66-4EDA03600637}" type="presParOf" srcId="{420ACFA2-BB67-4102-BD2B-5A3D847157C9}" destId="{2CDF28E8-69BE-463F-B130-31C9F0A6B1F5}" srcOrd="0" destOrd="0" presId="urn:microsoft.com/office/officeart/2005/8/layout/hierarchy1"/>
    <dgm:cxn modelId="{92DD4038-EAF2-48DF-8C62-BFB85F374492}" type="presParOf" srcId="{2CDF28E8-69BE-463F-B130-31C9F0A6B1F5}" destId="{08DC1533-90B2-49AD-B603-1E7C133A5BBA}" srcOrd="0" destOrd="0" presId="urn:microsoft.com/office/officeart/2005/8/layout/hierarchy1"/>
    <dgm:cxn modelId="{8D8C6251-0A89-41BA-A0E4-EE3AC125A623}" type="presParOf" srcId="{2CDF28E8-69BE-463F-B130-31C9F0A6B1F5}" destId="{D585FBD8-617D-4AB5-ABC0-80553E90858D}" srcOrd="1" destOrd="0" presId="urn:microsoft.com/office/officeart/2005/8/layout/hierarchy1"/>
    <dgm:cxn modelId="{FC79202C-8D8C-4B97-BCD5-0A66AC44FAF2}" type="presParOf" srcId="{420ACFA2-BB67-4102-BD2B-5A3D847157C9}" destId="{E178A4B2-49CE-4B18-9CC8-7D21E6AA7D70}" srcOrd="1" destOrd="0" presId="urn:microsoft.com/office/officeart/2005/8/layout/hierarchy1"/>
    <dgm:cxn modelId="{71A9C670-7047-42FF-8E8F-C63CA63B1C1B}" type="presParOf" srcId="{3152DA44-A46B-4742-84F5-A0E19BDC0367}" destId="{3561D99F-DEE6-478D-B1F7-7AE79718566D}" srcOrd="6" destOrd="0" presId="urn:microsoft.com/office/officeart/2005/8/layout/hierarchy1"/>
    <dgm:cxn modelId="{1505EE16-4E3B-4961-A89A-B21DDD02EFCA}" type="presParOf" srcId="{3152DA44-A46B-4742-84F5-A0E19BDC0367}" destId="{1D708354-5629-4EB6-8645-B8F228243EB4}" srcOrd="7" destOrd="0" presId="urn:microsoft.com/office/officeart/2005/8/layout/hierarchy1"/>
    <dgm:cxn modelId="{67C9FAC6-4642-48C8-BE93-94672A9D1E6C}" type="presParOf" srcId="{1D708354-5629-4EB6-8645-B8F228243EB4}" destId="{63B78ECB-F0CD-4D1E-9AE0-88904C4A8D63}" srcOrd="0" destOrd="0" presId="urn:microsoft.com/office/officeart/2005/8/layout/hierarchy1"/>
    <dgm:cxn modelId="{E6CB49AF-4D9F-456E-BC31-5EA48BDCBF13}" type="presParOf" srcId="{63B78ECB-F0CD-4D1E-9AE0-88904C4A8D63}" destId="{62E56A41-8549-48A5-B7A2-A9D2C0521B67}" srcOrd="0" destOrd="0" presId="urn:microsoft.com/office/officeart/2005/8/layout/hierarchy1"/>
    <dgm:cxn modelId="{B48B492A-8ADA-4A5B-AB25-9A69E14D6BEC}" type="presParOf" srcId="{63B78ECB-F0CD-4D1E-9AE0-88904C4A8D63}" destId="{43B8CD1A-971D-4702-A98E-6E06BFB3986A}" srcOrd="1" destOrd="0" presId="urn:microsoft.com/office/officeart/2005/8/layout/hierarchy1"/>
    <dgm:cxn modelId="{06CF2BC7-7BC7-4882-9293-E866C43F6FFB}" type="presParOf" srcId="{1D708354-5629-4EB6-8645-B8F228243EB4}" destId="{3095C1F2-BB33-488A-991E-348F59EA5273}" srcOrd="1" destOrd="0" presId="urn:microsoft.com/office/officeart/2005/8/layout/hierarchy1"/>
    <dgm:cxn modelId="{21486A52-47D0-457A-9D3D-8BFA7721EF24}" type="presParOf" srcId="{3152DA44-A46B-4742-84F5-A0E19BDC0367}" destId="{4774423D-4B18-4E7F-A2C5-8D81AC4DD9B8}" srcOrd="8" destOrd="0" presId="urn:microsoft.com/office/officeart/2005/8/layout/hierarchy1"/>
    <dgm:cxn modelId="{54E0B8A7-FC2A-477E-818A-F4ADCC0E67E3}" type="presParOf" srcId="{3152DA44-A46B-4742-84F5-A0E19BDC0367}" destId="{762C8F8E-D943-416A-82ED-F6DE204D5C40}" srcOrd="9" destOrd="0" presId="urn:microsoft.com/office/officeart/2005/8/layout/hierarchy1"/>
    <dgm:cxn modelId="{5C156A22-2FEB-49E1-8314-DC8EBC7288E1}" type="presParOf" srcId="{762C8F8E-D943-416A-82ED-F6DE204D5C40}" destId="{9393EBFA-230F-4927-809D-4CA6A638FBCC}" srcOrd="0" destOrd="0" presId="urn:microsoft.com/office/officeart/2005/8/layout/hierarchy1"/>
    <dgm:cxn modelId="{487080B3-E3AD-46D8-8C28-7637880BDC6A}" type="presParOf" srcId="{9393EBFA-230F-4927-809D-4CA6A638FBCC}" destId="{0CB77DCD-3850-4247-AD15-0BD4139C0A34}" srcOrd="0" destOrd="0" presId="urn:microsoft.com/office/officeart/2005/8/layout/hierarchy1"/>
    <dgm:cxn modelId="{BC648F6B-35F6-41E2-979B-B1519FC67E72}" type="presParOf" srcId="{9393EBFA-230F-4927-809D-4CA6A638FBCC}" destId="{AD9F5A87-054F-449E-8356-0A5D6B4C997D}" srcOrd="1" destOrd="0" presId="urn:microsoft.com/office/officeart/2005/8/layout/hierarchy1"/>
    <dgm:cxn modelId="{AE8C5E1D-86B3-4D78-8D2E-5068ABC5ADE2}" type="presParOf" srcId="{762C8F8E-D943-416A-82ED-F6DE204D5C40}" destId="{C068B84C-07BD-4641-B8BD-1E3D33AC829C}" srcOrd="1" destOrd="0" presId="urn:microsoft.com/office/officeart/2005/8/layout/hierarchy1"/>
    <dgm:cxn modelId="{D1A0BE35-9D73-47CD-8CD7-2CA21C543BBC}" type="presParOf" srcId="{6BCA3B9F-4BCB-4955-BD7A-0FBEC513A5E7}" destId="{CE24287D-E12F-4E79-9F7C-2ADDC0FE581C}" srcOrd="2" destOrd="0" presId="urn:microsoft.com/office/officeart/2005/8/layout/hierarchy1"/>
    <dgm:cxn modelId="{279595A1-CA59-49CD-BDEB-915085EFB622}" type="presParOf" srcId="{6BCA3B9F-4BCB-4955-BD7A-0FBEC513A5E7}" destId="{5400FCD6-8E60-4FE8-A5CF-5A95E6E9651E}" srcOrd="3" destOrd="0" presId="urn:microsoft.com/office/officeart/2005/8/layout/hierarchy1"/>
    <dgm:cxn modelId="{479BE33D-30BF-4162-AF02-7638FF63CED3}" type="presParOf" srcId="{5400FCD6-8E60-4FE8-A5CF-5A95E6E9651E}" destId="{8E0825DF-E867-4029-B115-010FABC91FB0}" srcOrd="0" destOrd="0" presId="urn:microsoft.com/office/officeart/2005/8/layout/hierarchy1"/>
    <dgm:cxn modelId="{73E8E523-9530-4F56-A65B-BB37ACC3EDCF}" type="presParOf" srcId="{8E0825DF-E867-4029-B115-010FABC91FB0}" destId="{51468AD6-33B5-4F87-A547-D85CAAF52B6B}" srcOrd="0" destOrd="0" presId="urn:microsoft.com/office/officeart/2005/8/layout/hierarchy1"/>
    <dgm:cxn modelId="{F36CA7C8-6862-42C5-BB08-A55EDB78FB45}" type="presParOf" srcId="{8E0825DF-E867-4029-B115-010FABC91FB0}" destId="{E1C962DE-28F4-45C0-82DB-8BD5DA3AE1C5}" srcOrd="1" destOrd="0" presId="urn:microsoft.com/office/officeart/2005/8/layout/hierarchy1"/>
    <dgm:cxn modelId="{D6ED6651-CF92-41B6-894E-A7403197AA54}" type="presParOf" srcId="{5400FCD6-8E60-4FE8-A5CF-5A95E6E9651E}" destId="{78975A72-9489-4E0E-8121-723C705FCAA3}" srcOrd="1" destOrd="0" presId="urn:microsoft.com/office/officeart/2005/8/layout/hierarchy1"/>
    <dgm:cxn modelId="{80BB5733-B6D7-4500-B949-64FB900422EA}" type="presParOf" srcId="{6BCA3B9F-4BCB-4955-BD7A-0FBEC513A5E7}" destId="{7A3E6821-AA52-494A-9929-1716CFA6B0A6}" srcOrd="4" destOrd="0" presId="urn:microsoft.com/office/officeart/2005/8/layout/hierarchy1"/>
    <dgm:cxn modelId="{E32C67BC-6101-4B8A-95FE-106DB6D69FD3}" type="presParOf" srcId="{6BCA3B9F-4BCB-4955-BD7A-0FBEC513A5E7}" destId="{38875966-4314-4362-9D4D-C72B40D4858F}" srcOrd="5" destOrd="0" presId="urn:microsoft.com/office/officeart/2005/8/layout/hierarchy1"/>
    <dgm:cxn modelId="{DE7121B5-3EBE-4481-AE3F-1B30B3786663}" type="presParOf" srcId="{38875966-4314-4362-9D4D-C72B40D4858F}" destId="{5BC7D310-248A-48CA-8895-395E28622B5B}" srcOrd="0" destOrd="0" presId="urn:microsoft.com/office/officeart/2005/8/layout/hierarchy1"/>
    <dgm:cxn modelId="{EE2B9726-E77F-4BA5-81E3-8CBE2008E6AD}" type="presParOf" srcId="{5BC7D310-248A-48CA-8895-395E28622B5B}" destId="{CEAD6E4C-9236-47F9-8E73-33D9ABE0CC8B}" srcOrd="0" destOrd="0" presId="urn:microsoft.com/office/officeart/2005/8/layout/hierarchy1"/>
    <dgm:cxn modelId="{CAFF76F9-01B9-4961-A92F-6FD537F2B91C}" type="presParOf" srcId="{5BC7D310-248A-48CA-8895-395E28622B5B}" destId="{96099CA6-B65A-4055-BC94-2C6139013C93}" srcOrd="1" destOrd="0" presId="urn:microsoft.com/office/officeart/2005/8/layout/hierarchy1"/>
    <dgm:cxn modelId="{889D22D5-1B2B-4528-9DBD-E834CA596D71}" type="presParOf" srcId="{38875966-4314-4362-9D4D-C72B40D4858F}" destId="{48641012-5562-4F78-98CC-AC45B48A27BC}" srcOrd="1" destOrd="0" presId="urn:microsoft.com/office/officeart/2005/8/layout/hierarchy1"/>
    <dgm:cxn modelId="{349A58BF-4800-4D3F-A358-D7136FB50E9F}" type="presParOf" srcId="{6BCA3B9F-4BCB-4955-BD7A-0FBEC513A5E7}" destId="{D4D3F0FB-D62D-43B3-B988-A7B0103413E1}" srcOrd="6" destOrd="0" presId="urn:microsoft.com/office/officeart/2005/8/layout/hierarchy1"/>
    <dgm:cxn modelId="{C2111686-9434-4564-B86D-A502A2038421}" type="presParOf" srcId="{6BCA3B9F-4BCB-4955-BD7A-0FBEC513A5E7}" destId="{3E191709-DC90-4284-8881-0D60245A4168}" srcOrd="7" destOrd="0" presId="urn:microsoft.com/office/officeart/2005/8/layout/hierarchy1"/>
    <dgm:cxn modelId="{C7F6D7A5-9954-414A-B8FA-45F0B45682B9}" type="presParOf" srcId="{3E191709-DC90-4284-8881-0D60245A4168}" destId="{F0CC266D-9E62-434D-8B77-D499206049B9}" srcOrd="0" destOrd="0" presId="urn:microsoft.com/office/officeart/2005/8/layout/hierarchy1"/>
    <dgm:cxn modelId="{379618BC-E727-448A-B68E-46E398E8802E}" type="presParOf" srcId="{F0CC266D-9E62-434D-8B77-D499206049B9}" destId="{B241210B-2F04-49EC-827E-DA8B95761C69}" srcOrd="0" destOrd="0" presId="urn:microsoft.com/office/officeart/2005/8/layout/hierarchy1"/>
    <dgm:cxn modelId="{3AF9BE2D-2545-439C-8EB9-120225C9AE12}" type="presParOf" srcId="{F0CC266D-9E62-434D-8B77-D499206049B9}" destId="{C98B0325-6A7F-4367-8C35-02CC6633612B}" srcOrd="1" destOrd="0" presId="urn:microsoft.com/office/officeart/2005/8/layout/hierarchy1"/>
    <dgm:cxn modelId="{5C402033-67DB-4F15-B1A5-B20251A4E793}" type="presParOf" srcId="{3E191709-DC90-4284-8881-0D60245A4168}" destId="{5487D2CF-2810-4848-977E-2E93EF6EE944}" srcOrd="1" destOrd="0" presId="urn:microsoft.com/office/officeart/2005/8/layout/hierarchy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23DB768-5578-44E4-A62F-A70A7155EF91}" type="doc">
      <dgm:prSet loTypeId="urn:microsoft.com/office/officeart/2005/8/layout/hList7" loCatId="list" qsTypeId="urn:microsoft.com/office/officeart/2005/8/quickstyle/simple1" qsCatId="simple" csTypeId="urn:microsoft.com/office/officeart/2005/8/colors/accent1_2" csCatId="accent1" phldr="1"/>
      <dgm:spPr/>
    </dgm:pt>
    <dgm:pt modelId="{4106DB85-93BD-459A-A1F9-733F118B673E}">
      <dgm:prSet phldrT="[Text]"/>
      <dgm:spPr/>
      <dgm:t>
        <a:bodyPr/>
        <a:lstStyle/>
        <a:p>
          <a:r>
            <a:rPr lang="en-US"/>
            <a:t>Sour</a:t>
          </a:r>
        </a:p>
      </dgm:t>
    </dgm:pt>
    <dgm:pt modelId="{FEA6E984-A938-4951-8E48-EB414FA16C7D}" type="parTrans" cxnId="{B330502D-3786-444C-8674-187DE2DD735E}">
      <dgm:prSet/>
      <dgm:spPr/>
      <dgm:t>
        <a:bodyPr/>
        <a:lstStyle/>
        <a:p>
          <a:endParaRPr lang="en-US"/>
        </a:p>
      </dgm:t>
    </dgm:pt>
    <dgm:pt modelId="{FEC50D28-F7E7-476E-9F3A-CAF08C952613}" type="sibTrans" cxnId="{B330502D-3786-444C-8674-187DE2DD735E}">
      <dgm:prSet/>
      <dgm:spPr/>
      <dgm:t>
        <a:bodyPr/>
        <a:lstStyle/>
        <a:p>
          <a:endParaRPr lang="en-US"/>
        </a:p>
      </dgm:t>
    </dgm:pt>
    <dgm:pt modelId="{9CD606DB-701D-4BA6-8A99-D72DBFCBF93E}">
      <dgm:prSet phldrT="[Text]"/>
      <dgm:spPr/>
      <dgm:t>
        <a:bodyPr/>
        <a:lstStyle/>
        <a:p>
          <a:r>
            <a:rPr lang="en-US"/>
            <a:t>Spicy</a:t>
          </a:r>
        </a:p>
      </dgm:t>
    </dgm:pt>
    <dgm:pt modelId="{BF01EBB6-D9F8-4015-B3E0-9E590E99D918}" type="parTrans" cxnId="{0B690545-8828-46D8-921D-D521E6BD741F}">
      <dgm:prSet/>
      <dgm:spPr/>
      <dgm:t>
        <a:bodyPr/>
        <a:lstStyle/>
        <a:p>
          <a:endParaRPr lang="en-US"/>
        </a:p>
      </dgm:t>
    </dgm:pt>
    <dgm:pt modelId="{6B451F87-F7FC-46B9-9253-8FA588F9B213}" type="sibTrans" cxnId="{0B690545-8828-46D8-921D-D521E6BD741F}">
      <dgm:prSet/>
      <dgm:spPr/>
      <dgm:t>
        <a:bodyPr/>
        <a:lstStyle/>
        <a:p>
          <a:endParaRPr lang="en-US"/>
        </a:p>
      </dgm:t>
    </dgm:pt>
    <dgm:pt modelId="{D1526B53-CFFD-4DE0-BC3E-1900DCC01827}">
      <dgm:prSet phldrT="[Text]"/>
      <dgm:spPr/>
      <dgm:t>
        <a:bodyPr/>
        <a:lstStyle/>
        <a:p>
          <a:r>
            <a:rPr lang="en-US"/>
            <a:t>Salty</a:t>
          </a:r>
        </a:p>
      </dgm:t>
    </dgm:pt>
    <dgm:pt modelId="{1ECBE9A5-A079-4D06-A3A2-F84D26C6D6B9}" type="parTrans" cxnId="{B8F8F2BE-9465-4A8A-A16B-0ABC3BF53514}">
      <dgm:prSet/>
      <dgm:spPr/>
      <dgm:t>
        <a:bodyPr/>
        <a:lstStyle/>
        <a:p>
          <a:endParaRPr lang="en-US"/>
        </a:p>
      </dgm:t>
    </dgm:pt>
    <dgm:pt modelId="{E8F241E8-85AB-4763-BBEE-EF77B3486A1E}" type="sibTrans" cxnId="{B8F8F2BE-9465-4A8A-A16B-0ABC3BF53514}">
      <dgm:prSet/>
      <dgm:spPr/>
      <dgm:t>
        <a:bodyPr/>
        <a:lstStyle/>
        <a:p>
          <a:endParaRPr lang="en-US"/>
        </a:p>
      </dgm:t>
    </dgm:pt>
    <dgm:pt modelId="{BCFF2D11-5F3A-4063-B29D-52D7A69DF9D1}">
      <dgm:prSet phldrT="[Text]"/>
      <dgm:spPr/>
      <dgm:t>
        <a:bodyPr/>
        <a:lstStyle/>
        <a:p>
          <a:r>
            <a:rPr lang="en-US"/>
            <a:t>Bitter</a:t>
          </a:r>
        </a:p>
      </dgm:t>
    </dgm:pt>
    <dgm:pt modelId="{914E6FA2-C65C-4058-82F1-6225B14A3021}" type="parTrans" cxnId="{2ED70781-E027-4EB8-9EC3-B6905644791E}">
      <dgm:prSet/>
      <dgm:spPr/>
      <dgm:t>
        <a:bodyPr/>
        <a:lstStyle/>
        <a:p>
          <a:endParaRPr lang="en-US"/>
        </a:p>
      </dgm:t>
    </dgm:pt>
    <dgm:pt modelId="{1AF47122-30C1-43E6-B2BF-189B6DA4CA4A}" type="sibTrans" cxnId="{2ED70781-E027-4EB8-9EC3-B6905644791E}">
      <dgm:prSet/>
      <dgm:spPr/>
      <dgm:t>
        <a:bodyPr/>
        <a:lstStyle/>
        <a:p>
          <a:endParaRPr lang="en-US"/>
        </a:p>
      </dgm:t>
    </dgm:pt>
    <dgm:pt modelId="{6D8293BC-0D58-4BD8-951B-127288DC4CE9}">
      <dgm:prSet phldrT="[Text]"/>
      <dgm:spPr/>
      <dgm:t>
        <a:bodyPr/>
        <a:lstStyle/>
        <a:p>
          <a:r>
            <a:rPr lang="en-US"/>
            <a:t>Sweet</a:t>
          </a:r>
        </a:p>
      </dgm:t>
    </dgm:pt>
    <dgm:pt modelId="{CF785292-26B1-413A-81F3-21695B0C36AF}" type="parTrans" cxnId="{FA188699-0D88-4061-9B50-B232B1B58B99}">
      <dgm:prSet/>
      <dgm:spPr/>
      <dgm:t>
        <a:bodyPr/>
        <a:lstStyle/>
        <a:p>
          <a:endParaRPr lang="en-US"/>
        </a:p>
      </dgm:t>
    </dgm:pt>
    <dgm:pt modelId="{0E7B0FA6-5266-415F-8879-E99DFBD38720}" type="sibTrans" cxnId="{FA188699-0D88-4061-9B50-B232B1B58B99}">
      <dgm:prSet/>
      <dgm:spPr/>
      <dgm:t>
        <a:bodyPr/>
        <a:lstStyle/>
        <a:p>
          <a:endParaRPr lang="en-US"/>
        </a:p>
      </dgm:t>
    </dgm:pt>
    <dgm:pt modelId="{056804EC-E7C3-48DA-9AE0-015B450B6FEB}" type="pres">
      <dgm:prSet presAssocID="{323DB768-5578-44E4-A62F-A70A7155EF91}" presName="Name0" presStyleCnt="0">
        <dgm:presLayoutVars>
          <dgm:dir/>
          <dgm:resizeHandles val="exact"/>
        </dgm:presLayoutVars>
      </dgm:prSet>
      <dgm:spPr/>
    </dgm:pt>
    <dgm:pt modelId="{B479CA32-8C5A-477A-AAC7-709742B0CCA3}" type="pres">
      <dgm:prSet presAssocID="{323DB768-5578-44E4-A62F-A70A7155EF91}" presName="fgShape" presStyleLbl="fgShp" presStyleIdx="0" presStyleCnt="1" custLinFactNeighborX="288" custLinFactNeighborY="-11934"/>
      <dgm:spPr/>
    </dgm:pt>
    <dgm:pt modelId="{5AA872D2-EBB3-418A-A1F4-B1102E1A10C4}" type="pres">
      <dgm:prSet presAssocID="{323DB768-5578-44E4-A62F-A70A7155EF91}" presName="linComp" presStyleCnt="0"/>
      <dgm:spPr/>
    </dgm:pt>
    <dgm:pt modelId="{ABA7B47B-C834-4EB5-A4F5-2B89CA22A705}" type="pres">
      <dgm:prSet presAssocID="{4106DB85-93BD-459A-A1F9-733F118B673E}" presName="compNode" presStyleCnt="0"/>
      <dgm:spPr/>
    </dgm:pt>
    <dgm:pt modelId="{1E8C9E21-14E9-498A-84D9-006B6B774180}" type="pres">
      <dgm:prSet presAssocID="{4106DB85-93BD-459A-A1F9-733F118B673E}" presName="bkgdShape" presStyleLbl="node1" presStyleIdx="0" presStyleCnt="5" custLinFactNeighborX="-1356"/>
      <dgm:spPr/>
    </dgm:pt>
    <dgm:pt modelId="{85EC9968-AA3F-48B4-80F9-A10392CB2CC7}" type="pres">
      <dgm:prSet presAssocID="{4106DB85-93BD-459A-A1F9-733F118B673E}" presName="nodeTx" presStyleLbl="node1" presStyleIdx="0" presStyleCnt="5">
        <dgm:presLayoutVars>
          <dgm:bulletEnabled val="1"/>
        </dgm:presLayoutVars>
      </dgm:prSet>
      <dgm:spPr/>
    </dgm:pt>
    <dgm:pt modelId="{D7BD2550-21DF-419B-A8E5-2C343A9041C5}" type="pres">
      <dgm:prSet presAssocID="{4106DB85-93BD-459A-A1F9-733F118B673E}" presName="invisiNode" presStyleLbl="node1" presStyleIdx="0" presStyleCnt="5"/>
      <dgm:spPr/>
    </dgm:pt>
    <dgm:pt modelId="{1F52087E-1B37-4E16-AD02-F3CB18BF9108}" type="pres">
      <dgm:prSet presAssocID="{4106DB85-93BD-459A-A1F9-733F118B673E}"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B18D1817-2FAD-45E2-8BEA-792BE7111657}" type="pres">
      <dgm:prSet presAssocID="{FEC50D28-F7E7-476E-9F3A-CAF08C952613}" presName="sibTrans" presStyleLbl="sibTrans2D1" presStyleIdx="0" presStyleCnt="0"/>
      <dgm:spPr/>
    </dgm:pt>
    <dgm:pt modelId="{90EEE04B-65E1-430B-A225-8A6C74EF6245}" type="pres">
      <dgm:prSet presAssocID="{6D8293BC-0D58-4BD8-951B-127288DC4CE9}" presName="compNode" presStyleCnt="0"/>
      <dgm:spPr/>
    </dgm:pt>
    <dgm:pt modelId="{08E5DE2A-A82D-42AA-B73A-7372931B5C10}" type="pres">
      <dgm:prSet presAssocID="{6D8293BC-0D58-4BD8-951B-127288DC4CE9}" presName="bkgdShape" presStyleLbl="node1" presStyleIdx="1" presStyleCnt="5" custLinFactNeighborX="-678" custLinFactNeighborY="28704"/>
      <dgm:spPr/>
    </dgm:pt>
    <dgm:pt modelId="{362BE4DC-78E4-459C-93F5-D8AE0989CA42}" type="pres">
      <dgm:prSet presAssocID="{6D8293BC-0D58-4BD8-951B-127288DC4CE9}" presName="nodeTx" presStyleLbl="node1" presStyleIdx="1" presStyleCnt="5">
        <dgm:presLayoutVars>
          <dgm:bulletEnabled val="1"/>
        </dgm:presLayoutVars>
      </dgm:prSet>
      <dgm:spPr/>
    </dgm:pt>
    <dgm:pt modelId="{7F052FF4-0852-4E69-970A-48DA70E0ECE6}" type="pres">
      <dgm:prSet presAssocID="{6D8293BC-0D58-4BD8-951B-127288DC4CE9}" presName="invisiNode" presStyleLbl="node1" presStyleIdx="1" presStyleCnt="5"/>
      <dgm:spPr/>
    </dgm:pt>
    <dgm:pt modelId="{E3E782F3-F248-4362-B9F1-2EEFFBD7C783}" type="pres">
      <dgm:prSet presAssocID="{6D8293BC-0D58-4BD8-951B-127288DC4CE9}" presName="imagNode"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dgm:spPr>
    </dgm:pt>
    <dgm:pt modelId="{7D67D2C0-FE70-40EB-BCC0-CAEE633E87D8}" type="pres">
      <dgm:prSet presAssocID="{0E7B0FA6-5266-415F-8879-E99DFBD38720}" presName="sibTrans" presStyleLbl="sibTrans2D1" presStyleIdx="0" presStyleCnt="0"/>
      <dgm:spPr/>
    </dgm:pt>
    <dgm:pt modelId="{4F60C8C0-D89F-4435-AB86-D05E31EF6971}" type="pres">
      <dgm:prSet presAssocID="{BCFF2D11-5F3A-4063-B29D-52D7A69DF9D1}" presName="compNode" presStyleCnt="0"/>
      <dgm:spPr/>
    </dgm:pt>
    <dgm:pt modelId="{538E9E02-265D-4119-9776-DAD152B0F4CF}" type="pres">
      <dgm:prSet presAssocID="{BCFF2D11-5F3A-4063-B29D-52D7A69DF9D1}" presName="bkgdShape" presStyleLbl="node1" presStyleIdx="2" presStyleCnt="5" custLinFactNeighborX="-3391" custLinFactNeighborY="13889"/>
      <dgm:spPr/>
    </dgm:pt>
    <dgm:pt modelId="{02F28DBC-157A-4E96-9D40-797ECDF63266}" type="pres">
      <dgm:prSet presAssocID="{BCFF2D11-5F3A-4063-B29D-52D7A69DF9D1}" presName="nodeTx" presStyleLbl="node1" presStyleIdx="2" presStyleCnt="5">
        <dgm:presLayoutVars>
          <dgm:bulletEnabled val="1"/>
        </dgm:presLayoutVars>
      </dgm:prSet>
      <dgm:spPr/>
    </dgm:pt>
    <dgm:pt modelId="{846AE462-22D2-42D9-AE16-788F8EE2F011}" type="pres">
      <dgm:prSet presAssocID="{BCFF2D11-5F3A-4063-B29D-52D7A69DF9D1}" presName="invisiNode" presStyleLbl="node1" presStyleIdx="2" presStyleCnt="5"/>
      <dgm:spPr/>
    </dgm:pt>
    <dgm:pt modelId="{D69AB7D8-3AC9-46DE-AD29-A1FACFB9BED2}" type="pres">
      <dgm:prSet presAssocID="{BCFF2D11-5F3A-4063-B29D-52D7A69DF9D1}" presName="imagNode"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32EFF598-E3D2-4C7B-A5CA-24BF5F94400C}" type="pres">
      <dgm:prSet presAssocID="{1AF47122-30C1-43E6-B2BF-189B6DA4CA4A}" presName="sibTrans" presStyleLbl="sibTrans2D1" presStyleIdx="0" presStyleCnt="0"/>
      <dgm:spPr/>
    </dgm:pt>
    <dgm:pt modelId="{2441397D-B6B0-4428-A430-C3FE0DA0A9E0}" type="pres">
      <dgm:prSet presAssocID="{9CD606DB-701D-4BA6-8A99-D72DBFCBF93E}" presName="compNode" presStyleCnt="0"/>
      <dgm:spPr/>
    </dgm:pt>
    <dgm:pt modelId="{7B6DFF77-A20C-456A-A362-D03B8E044310}" type="pres">
      <dgm:prSet presAssocID="{9CD606DB-701D-4BA6-8A99-D72DBFCBF93E}" presName="bkgdShape" presStyleLbl="node1" presStyleIdx="3" presStyleCnt="5"/>
      <dgm:spPr/>
    </dgm:pt>
    <dgm:pt modelId="{F6C3F2DB-A3F1-4E06-B3A8-E67C7B968600}" type="pres">
      <dgm:prSet presAssocID="{9CD606DB-701D-4BA6-8A99-D72DBFCBF93E}" presName="nodeTx" presStyleLbl="node1" presStyleIdx="3" presStyleCnt="5">
        <dgm:presLayoutVars>
          <dgm:bulletEnabled val="1"/>
        </dgm:presLayoutVars>
      </dgm:prSet>
      <dgm:spPr/>
    </dgm:pt>
    <dgm:pt modelId="{77692E49-6DAD-4F7F-AAD1-A3BE323DDA8B}" type="pres">
      <dgm:prSet presAssocID="{9CD606DB-701D-4BA6-8A99-D72DBFCBF93E}" presName="invisiNode" presStyleLbl="node1" presStyleIdx="3" presStyleCnt="5"/>
      <dgm:spPr/>
    </dgm:pt>
    <dgm:pt modelId="{F5673EC2-112C-48A6-96B8-1FB83F0C57B4}" type="pres">
      <dgm:prSet presAssocID="{9CD606DB-701D-4BA6-8A99-D72DBFCBF93E}"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dgm:spPr>
    </dgm:pt>
    <dgm:pt modelId="{A2FB73B8-4A75-45B9-8CFB-B759B46AF017}" type="pres">
      <dgm:prSet presAssocID="{6B451F87-F7FC-46B9-9253-8FA588F9B213}" presName="sibTrans" presStyleLbl="sibTrans2D1" presStyleIdx="0" presStyleCnt="0"/>
      <dgm:spPr/>
    </dgm:pt>
    <dgm:pt modelId="{6DDBE11A-C6DF-4C0F-A0EF-32FC1DF8D7BB}" type="pres">
      <dgm:prSet presAssocID="{D1526B53-CFFD-4DE0-BC3E-1900DCC01827}" presName="compNode" presStyleCnt="0"/>
      <dgm:spPr/>
    </dgm:pt>
    <dgm:pt modelId="{47F232E5-874A-4E8F-9855-2C36A49A7501}" type="pres">
      <dgm:prSet presAssocID="{D1526B53-CFFD-4DE0-BC3E-1900DCC01827}" presName="bkgdShape" presStyleLbl="node1" presStyleIdx="4" presStyleCnt="5"/>
      <dgm:spPr/>
    </dgm:pt>
    <dgm:pt modelId="{3CA95DE6-B3C3-4F4F-997D-631EB43B11E9}" type="pres">
      <dgm:prSet presAssocID="{D1526B53-CFFD-4DE0-BC3E-1900DCC01827}" presName="nodeTx" presStyleLbl="node1" presStyleIdx="4" presStyleCnt="5">
        <dgm:presLayoutVars>
          <dgm:bulletEnabled val="1"/>
        </dgm:presLayoutVars>
      </dgm:prSet>
      <dgm:spPr/>
    </dgm:pt>
    <dgm:pt modelId="{A3D8008F-DCD7-446A-9D39-61755E0328B2}" type="pres">
      <dgm:prSet presAssocID="{D1526B53-CFFD-4DE0-BC3E-1900DCC01827}" presName="invisiNode" presStyleLbl="node1" presStyleIdx="4" presStyleCnt="5"/>
      <dgm:spPr/>
    </dgm:pt>
    <dgm:pt modelId="{886EE635-1E10-4CC7-AC71-8EB4D8452B73}" type="pres">
      <dgm:prSet presAssocID="{D1526B53-CFFD-4DE0-BC3E-1900DCC01827}"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dgm:spPr>
    </dgm:pt>
  </dgm:ptLst>
  <dgm:cxnLst>
    <dgm:cxn modelId="{A0D79F12-C261-448A-A595-8FDFC16B2245}" type="presOf" srcId="{FEC50D28-F7E7-476E-9F3A-CAF08C952613}" destId="{B18D1817-2FAD-45E2-8BEA-792BE7111657}" srcOrd="0" destOrd="0" presId="urn:microsoft.com/office/officeart/2005/8/layout/hList7"/>
    <dgm:cxn modelId="{3777991C-44C9-4886-8B8E-51FA5EA9EC26}" type="presOf" srcId="{BCFF2D11-5F3A-4063-B29D-52D7A69DF9D1}" destId="{538E9E02-265D-4119-9776-DAD152B0F4CF}" srcOrd="0" destOrd="0" presId="urn:microsoft.com/office/officeart/2005/8/layout/hList7"/>
    <dgm:cxn modelId="{60E7DE25-C0FF-48AF-B192-58F48C3E2E53}" type="presOf" srcId="{9CD606DB-701D-4BA6-8A99-D72DBFCBF93E}" destId="{F6C3F2DB-A3F1-4E06-B3A8-E67C7B968600}" srcOrd="1" destOrd="0" presId="urn:microsoft.com/office/officeart/2005/8/layout/hList7"/>
    <dgm:cxn modelId="{B330502D-3786-444C-8674-187DE2DD735E}" srcId="{323DB768-5578-44E4-A62F-A70A7155EF91}" destId="{4106DB85-93BD-459A-A1F9-733F118B673E}" srcOrd="0" destOrd="0" parTransId="{FEA6E984-A938-4951-8E48-EB414FA16C7D}" sibTransId="{FEC50D28-F7E7-476E-9F3A-CAF08C952613}"/>
    <dgm:cxn modelId="{3D87D240-73CB-4F9D-96D8-CCD1D15318AD}" type="presOf" srcId="{D1526B53-CFFD-4DE0-BC3E-1900DCC01827}" destId="{3CA95DE6-B3C3-4F4F-997D-631EB43B11E9}" srcOrd="1" destOrd="0" presId="urn:microsoft.com/office/officeart/2005/8/layout/hList7"/>
    <dgm:cxn modelId="{35BFE244-C1F6-4BB6-A645-251D4940C9A9}" type="presOf" srcId="{4106DB85-93BD-459A-A1F9-733F118B673E}" destId="{1E8C9E21-14E9-498A-84D9-006B6B774180}" srcOrd="0" destOrd="0" presId="urn:microsoft.com/office/officeart/2005/8/layout/hList7"/>
    <dgm:cxn modelId="{0B690545-8828-46D8-921D-D521E6BD741F}" srcId="{323DB768-5578-44E4-A62F-A70A7155EF91}" destId="{9CD606DB-701D-4BA6-8A99-D72DBFCBF93E}" srcOrd="3" destOrd="0" parTransId="{BF01EBB6-D9F8-4015-B3E0-9E590E99D918}" sibTransId="{6B451F87-F7FC-46B9-9253-8FA588F9B213}"/>
    <dgm:cxn modelId="{D6DDD765-C0A4-49E6-8B27-2BC1C7AC9899}" type="presOf" srcId="{6D8293BC-0D58-4BD8-951B-127288DC4CE9}" destId="{08E5DE2A-A82D-42AA-B73A-7372931B5C10}" srcOrd="0" destOrd="0" presId="urn:microsoft.com/office/officeart/2005/8/layout/hList7"/>
    <dgm:cxn modelId="{D9ED384B-6094-4B97-8F80-86CD2320BBF2}" type="presOf" srcId="{4106DB85-93BD-459A-A1F9-733F118B673E}" destId="{85EC9968-AA3F-48B4-80F9-A10392CB2CC7}" srcOrd="1" destOrd="0" presId="urn:microsoft.com/office/officeart/2005/8/layout/hList7"/>
    <dgm:cxn modelId="{4DB52C74-A134-4DFD-A289-CC88E21D8429}" type="presOf" srcId="{D1526B53-CFFD-4DE0-BC3E-1900DCC01827}" destId="{47F232E5-874A-4E8F-9855-2C36A49A7501}" srcOrd="0" destOrd="0" presId="urn:microsoft.com/office/officeart/2005/8/layout/hList7"/>
    <dgm:cxn modelId="{2ED70781-E027-4EB8-9EC3-B6905644791E}" srcId="{323DB768-5578-44E4-A62F-A70A7155EF91}" destId="{BCFF2D11-5F3A-4063-B29D-52D7A69DF9D1}" srcOrd="2" destOrd="0" parTransId="{914E6FA2-C65C-4058-82F1-6225B14A3021}" sibTransId="{1AF47122-30C1-43E6-B2BF-189B6DA4CA4A}"/>
    <dgm:cxn modelId="{1E279D86-F6DD-47D8-84EE-E3361D451EEF}" type="presOf" srcId="{1AF47122-30C1-43E6-B2BF-189B6DA4CA4A}" destId="{32EFF598-E3D2-4C7B-A5CA-24BF5F94400C}" srcOrd="0" destOrd="0" presId="urn:microsoft.com/office/officeart/2005/8/layout/hList7"/>
    <dgm:cxn modelId="{CD43B998-9E4F-4438-BD89-C5B2D20DC9AB}" type="presOf" srcId="{0E7B0FA6-5266-415F-8879-E99DFBD38720}" destId="{7D67D2C0-FE70-40EB-BCC0-CAEE633E87D8}" srcOrd="0" destOrd="0" presId="urn:microsoft.com/office/officeart/2005/8/layout/hList7"/>
    <dgm:cxn modelId="{FA188699-0D88-4061-9B50-B232B1B58B99}" srcId="{323DB768-5578-44E4-A62F-A70A7155EF91}" destId="{6D8293BC-0D58-4BD8-951B-127288DC4CE9}" srcOrd="1" destOrd="0" parTransId="{CF785292-26B1-413A-81F3-21695B0C36AF}" sibTransId="{0E7B0FA6-5266-415F-8879-E99DFBD38720}"/>
    <dgm:cxn modelId="{B3B099AA-D056-40D2-933D-42515F4CD12B}" type="presOf" srcId="{BCFF2D11-5F3A-4063-B29D-52D7A69DF9D1}" destId="{02F28DBC-157A-4E96-9D40-797ECDF63266}" srcOrd="1" destOrd="0" presId="urn:microsoft.com/office/officeart/2005/8/layout/hList7"/>
    <dgm:cxn modelId="{B8F8F2BE-9465-4A8A-A16B-0ABC3BF53514}" srcId="{323DB768-5578-44E4-A62F-A70A7155EF91}" destId="{D1526B53-CFFD-4DE0-BC3E-1900DCC01827}" srcOrd="4" destOrd="0" parTransId="{1ECBE9A5-A079-4D06-A3A2-F84D26C6D6B9}" sibTransId="{E8F241E8-85AB-4763-BBEE-EF77B3486A1E}"/>
    <dgm:cxn modelId="{133FC7D9-7456-4589-88D3-A0F99D031119}" type="presOf" srcId="{6B451F87-F7FC-46B9-9253-8FA588F9B213}" destId="{A2FB73B8-4A75-45B9-8CFB-B759B46AF017}" srcOrd="0" destOrd="0" presId="urn:microsoft.com/office/officeart/2005/8/layout/hList7"/>
    <dgm:cxn modelId="{A2236AE1-7A0B-49C8-A940-AE06D58C2A71}" type="presOf" srcId="{9CD606DB-701D-4BA6-8A99-D72DBFCBF93E}" destId="{7B6DFF77-A20C-456A-A362-D03B8E044310}" srcOrd="0" destOrd="0" presId="urn:microsoft.com/office/officeart/2005/8/layout/hList7"/>
    <dgm:cxn modelId="{A21BB0EE-58BA-43C4-A4FA-F685BA9EF886}" type="presOf" srcId="{6D8293BC-0D58-4BD8-951B-127288DC4CE9}" destId="{362BE4DC-78E4-459C-93F5-D8AE0989CA42}" srcOrd="1" destOrd="0" presId="urn:microsoft.com/office/officeart/2005/8/layout/hList7"/>
    <dgm:cxn modelId="{707357FA-16F8-4EEF-B3EC-7662907C0D98}" type="presOf" srcId="{323DB768-5578-44E4-A62F-A70A7155EF91}" destId="{056804EC-E7C3-48DA-9AE0-015B450B6FEB}" srcOrd="0" destOrd="0" presId="urn:microsoft.com/office/officeart/2005/8/layout/hList7"/>
    <dgm:cxn modelId="{77741910-38AF-41B2-9F3D-CA1F7AC62575}" type="presParOf" srcId="{056804EC-E7C3-48DA-9AE0-015B450B6FEB}" destId="{B479CA32-8C5A-477A-AAC7-709742B0CCA3}" srcOrd="0" destOrd="0" presId="urn:microsoft.com/office/officeart/2005/8/layout/hList7"/>
    <dgm:cxn modelId="{AD815F1E-5D7D-4C45-B233-C2A5EF9F25E6}" type="presParOf" srcId="{056804EC-E7C3-48DA-9AE0-015B450B6FEB}" destId="{5AA872D2-EBB3-418A-A1F4-B1102E1A10C4}" srcOrd="1" destOrd="0" presId="urn:microsoft.com/office/officeart/2005/8/layout/hList7"/>
    <dgm:cxn modelId="{66EE6716-239E-4904-B97B-143DC447767D}" type="presParOf" srcId="{5AA872D2-EBB3-418A-A1F4-B1102E1A10C4}" destId="{ABA7B47B-C834-4EB5-A4F5-2B89CA22A705}" srcOrd="0" destOrd="0" presId="urn:microsoft.com/office/officeart/2005/8/layout/hList7"/>
    <dgm:cxn modelId="{E50E08BB-A78E-4E6E-BA77-EAD09A469AAD}" type="presParOf" srcId="{ABA7B47B-C834-4EB5-A4F5-2B89CA22A705}" destId="{1E8C9E21-14E9-498A-84D9-006B6B774180}" srcOrd="0" destOrd="0" presId="urn:microsoft.com/office/officeart/2005/8/layout/hList7"/>
    <dgm:cxn modelId="{2EFF90BE-B3A1-483F-B764-37166D7862C9}" type="presParOf" srcId="{ABA7B47B-C834-4EB5-A4F5-2B89CA22A705}" destId="{85EC9968-AA3F-48B4-80F9-A10392CB2CC7}" srcOrd="1" destOrd="0" presId="urn:microsoft.com/office/officeart/2005/8/layout/hList7"/>
    <dgm:cxn modelId="{7860CE61-36C7-45CB-966E-D050358BF120}" type="presParOf" srcId="{ABA7B47B-C834-4EB5-A4F5-2B89CA22A705}" destId="{D7BD2550-21DF-419B-A8E5-2C343A9041C5}" srcOrd="2" destOrd="0" presId="urn:microsoft.com/office/officeart/2005/8/layout/hList7"/>
    <dgm:cxn modelId="{7C88A2F3-58C1-45E8-B8DA-DD8A04CB72FA}" type="presParOf" srcId="{ABA7B47B-C834-4EB5-A4F5-2B89CA22A705}" destId="{1F52087E-1B37-4E16-AD02-F3CB18BF9108}" srcOrd="3" destOrd="0" presId="urn:microsoft.com/office/officeart/2005/8/layout/hList7"/>
    <dgm:cxn modelId="{BA70C0D7-C81E-48F8-B82E-FB70340D24DE}" type="presParOf" srcId="{5AA872D2-EBB3-418A-A1F4-B1102E1A10C4}" destId="{B18D1817-2FAD-45E2-8BEA-792BE7111657}" srcOrd="1" destOrd="0" presId="urn:microsoft.com/office/officeart/2005/8/layout/hList7"/>
    <dgm:cxn modelId="{BA7BA5C7-9F4C-4799-A7BF-5133FF3E9B6B}" type="presParOf" srcId="{5AA872D2-EBB3-418A-A1F4-B1102E1A10C4}" destId="{90EEE04B-65E1-430B-A225-8A6C74EF6245}" srcOrd="2" destOrd="0" presId="urn:microsoft.com/office/officeart/2005/8/layout/hList7"/>
    <dgm:cxn modelId="{0F55CE65-E9A0-4420-8BAF-3C44594B3CB1}" type="presParOf" srcId="{90EEE04B-65E1-430B-A225-8A6C74EF6245}" destId="{08E5DE2A-A82D-42AA-B73A-7372931B5C10}" srcOrd="0" destOrd="0" presId="urn:microsoft.com/office/officeart/2005/8/layout/hList7"/>
    <dgm:cxn modelId="{87DAD75D-CCFF-4F12-B2FD-7948ACAA4246}" type="presParOf" srcId="{90EEE04B-65E1-430B-A225-8A6C74EF6245}" destId="{362BE4DC-78E4-459C-93F5-D8AE0989CA42}" srcOrd="1" destOrd="0" presId="urn:microsoft.com/office/officeart/2005/8/layout/hList7"/>
    <dgm:cxn modelId="{113ADC64-A420-498B-8807-BC177C622BC6}" type="presParOf" srcId="{90EEE04B-65E1-430B-A225-8A6C74EF6245}" destId="{7F052FF4-0852-4E69-970A-48DA70E0ECE6}" srcOrd="2" destOrd="0" presId="urn:microsoft.com/office/officeart/2005/8/layout/hList7"/>
    <dgm:cxn modelId="{19599699-0542-40F5-99A8-CBEAF653A7ED}" type="presParOf" srcId="{90EEE04B-65E1-430B-A225-8A6C74EF6245}" destId="{E3E782F3-F248-4362-B9F1-2EEFFBD7C783}" srcOrd="3" destOrd="0" presId="urn:microsoft.com/office/officeart/2005/8/layout/hList7"/>
    <dgm:cxn modelId="{E4B661F6-43D7-470A-AAB1-1D2F14DA1225}" type="presParOf" srcId="{5AA872D2-EBB3-418A-A1F4-B1102E1A10C4}" destId="{7D67D2C0-FE70-40EB-BCC0-CAEE633E87D8}" srcOrd="3" destOrd="0" presId="urn:microsoft.com/office/officeart/2005/8/layout/hList7"/>
    <dgm:cxn modelId="{1B91D1C7-C6C2-490E-A171-953DFD50820B}" type="presParOf" srcId="{5AA872D2-EBB3-418A-A1F4-B1102E1A10C4}" destId="{4F60C8C0-D89F-4435-AB86-D05E31EF6971}" srcOrd="4" destOrd="0" presId="urn:microsoft.com/office/officeart/2005/8/layout/hList7"/>
    <dgm:cxn modelId="{BA8E0373-7E12-420A-A8B3-7949CECEFF3F}" type="presParOf" srcId="{4F60C8C0-D89F-4435-AB86-D05E31EF6971}" destId="{538E9E02-265D-4119-9776-DAD152B0F4CF}" srcOrd="0" destOrd="0" presId="urn:microsoft.com/office/officeart/2005/8/layout/hList7"/>
    <dgm:cxn modelId="{61F18C5D-70AC-48E0-922B-A22863BE98AE}" type="presParOf" srcId="{4F60C8C0-D89F-4435-AB86-D05E31EF6971}" destId="{02F28DBC-157A-4E96-9D40-797ECDF63266}" srcOrd="1" destOrd="0" presId="urn:microsoft.com/office/officeart/2005/8/layout/hList7"/>
    <dgm:cxn modelId="{98C8CD91-A6EA-469A-A1AE-17A9178875A9}" type="presParOf" srcId="{4F60C8C0-D89F-4435-AB86-D05E31EF6971}" destId="{846AE462-22D2-42D9-AE16-788F8EE2F011}" srcOrd="2" destOrd="0" presId="urn:microsoft.com/office/officeart/2005/8/layout/hList7"/>
    <dgm:cxn modelId="{2B73E8E7-E6FF-49CA-BD7F-0C7496CD7D8E}" type="presParOf" srcId="{4F60C8C0-D89F-4435-AB86-D05E31EF6971}" destId="{D69AB7D8-3AC9-46DE-AD29-A1FACFB9BED2}" srcOrd="3" destOrd="0" presId="urn:microsoft.com/office/officeart/2005/8/layout/hList7"/>
    <dgm:cxn modelId="{F469749E-D10F-4A13-BF18-65325CCD8068}" type="presParOf" srcId="{5AA872D2-EBB3-418A-A1F4-B1102E1A10C4}" destId="{32EFF598-E3D2-4C7B-A5CA-24BF5F94400C}" srcOrd="5" destOrd="0" presId="urn:microsoft.com/office/officeart/2005/8/layout/hList7"/>
    <dgm:cxn modelId="{7FAFA043-E19A-457D-B10F-9A6A2A3DEDAD}" type="presParOf" srcId="{5AA872D2-EBB3-418A-A1F4-B1102E1A10C4}" destId="{2441397D-B6B0-4428-A430-C3FE0DA0A9E0}" srcOrd="6" destOrd="0" presId="urn:microsoft.com/office/officeart/2005/8/layout/hList7"/>
    <dgm:cxn modelId="{E4F1F449-55F3-4369-AE0D-362EBFE367B1}" type="presParOf" srcId="{2441397D-B6B0-4428-A430-C3FE0DA0A9E0}" destId="{7B6DFF77-A20C-456A-A362-D03B8E044310}" srcOrd="0" destOrd="0" presId="urn:microsoft.com/office/officeart/2005/8/layout/hList7"/>
    <dgm:cxn modelId="{1FFDA3C5-6B2E-4B79-B658-9E4D4DFA9666}" type="presParOf" srcId="{2441397D-B6B0-4428-A430-C3FE0DA0A9E0}" destId="{F6C3F2DB-A3F1-4E06-B3A8-E67C7B968600}" srcOrd="1" destOrd="0" presId="urn:microsoft.com/office/officeart/2005/8/layout/hList7"/>
    <dgm:cxn modelId="{730D1402-6413-4064-BBB9-4F0F81466738}" type="presParOf" srcId="{2441397D-B6B0-4428-A430-C3FE0DA0A9E0}" destId="{77692E49-6DAD-4F7F-AAD1-A3BE323DDA8B}" srcOrd="2" destOrd="0" presId="urn:microsoft.com/office/officeart/2005/8/layout/hList7"/>
    <dgm:cxn modelId="{44655B22-C438-4119-8180-5E594E0873ED}" type="presParOf" srcId="{2441397D-B6B0-4428-A430-C3FE0DA0A9E0}" destId="{F5673EC2-112C-48A6-96B8-1FB83F0C57B4}" srcOrd="3" destOrd="0" presId="urn:microsoft.com/office/officeart/2005/8/layout/hList7"/>
    <dgm:cxn modelId="{211A2F9F-9AFE-4C50-B222-6073A04B4868}" type="presParOf" srcId="{5AA872D2-EBB3-418A-A1F4-B1102E1A10C4}" destId="{A2FB73B8-4A75-45B9-8CFB-B759B46AF017}" srcOrd="7" destOrd="0" presId="urn:microsoft.com/office/officeart/2005/8/layout/hList7"/>
    <dgm:cxn modelId="{52035B51-6F42-43B6-8636-921E1041AB57}" type="presParOf" srcId="{5AA872D2-EBB3-418A-A1F4-B1102E1A10C4}" destId="{6DDBE11A-C6DF-4C0F-A0EF-32FC1DF8D7BB}" srcOrd="8" destOrd="0" presId="urn:microsoft.com/office/officeart/2005/8/layout/hList7"/>
    <dgm:cxn modelId="{4B3960A1-C258-4C0E-A68E-3C5670D91121}" type="presParOf" srcId="{6DDBE11A-C6DF-4C0F-A0EF-32FC1DF8D7BB}" destId="{47F232E5-874A-4E8F-9855-2C36A49A7501}" srcOrd="0" destOrd="0" presId="urn:microsoft.com/office/officeart/2005/8/layout/hList7"/>
    <dgm:cxn modelId="{CAF59B72-EB2C-457A-AB9A-CFECA5AB649C}" type="presParOf" srcId="{6DDBE11A-C6DF-4C0F-A0EF-32FC1DF8D7BB}" destId="{3CA95DE6-B3C3-4F4F-997D-631EB43B11E9}" srcOrd="1" destOrd="0" presId="urn:microsoft.com/office/officeart/2005/8/layout/hList7"/>
    <dgm:cxn modelId="{69983B19-46DF-4A94-9B3B-E5A1FF8BC8A7}" type="presParOf" srcId="{6DDBE11A-C6DF-4C0F-A0EF-32FC1DF8D7BB}" destId="{A3D8008F-DCD7-446A-9D39-61755E0328B2}" srcOrd="2" destOrd="0" presId="urn:microsoft.com/office/officeart/2005/8/layout/hList7"/>
    <dgm:cxn modelId="{31A05637-1752-4069-BAF2-E47B36E1B088}" type="presParOf" srcId="{6DDBE11A-C6DF-4C0F-A0EF-32FC1DF8D7BB}" destId="{886EE635-1E10-4CC7-AC71-8EB4D8452B73}" srcOrd="3" destOrd="0" presId="urn:microsoft.com/office/officeart/2005/8/layout/hList7"/>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3F0FB-D62D-43B3-B988-A7B0103413E1}">
      <dsp:nvSpPr>
        <dsp:cNvPr id="0" name=""/>
        <dsp:cNvSpPr/>
      </dsp:nvSpPr>
      <dsp:spPr>
        <a:xfrm>
          <a:off x="3488950" y="1055603"/>
          <a:ext cx="1338536" cy="212340"/>
        </a:xfrm>
        <a:custGeom>
          <a:avLst/>
          <a:gdLst/>
          <a:ahLst/>
          <a:cxnLst/>
          <a:rect l="0" t="0" r="0" b="0"/>
          <a:pathLst>
            <a:path>
              <a:moveTo>
                <a:pt x="0" y="0"/>
              </a:moveTo>
              <a:lnTo>
                <a:pt x="0" y="144703"/>
              </a:lnTo>
              <a:lnTo>
                <a:pt x="1338536" y="144703"/>
              </a:lnTo>
              <a:lnTo>
                <a:pt x="1338536"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3E6821-AA52-494A-9929-1716CFA6B0A6}">
      <dsp:nvSpPr>
        <dsp:cNvPr id="0" name=""/>
        <dsp:cNvSpPr/>
      </dsp:nvSpPr>
      <dsp:spPr>
        <a:xfrm>
          <a:off x="3488950" y="1055603"/>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4287D-E12F-4E79-9F7C-2ADDC0FE581C}">
      <dsp:nvSpPr>
        <dsp:cNvPr id="0" name=""/>
        <dsp:cNvSpPr/>
      </dsp:nvSpPr>
      <dsp:spPr>
        <a:xfrm>
          <a:off x="3042772" y="1055603"/>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74423D-4B18-4E7F-A2C5-8D81AC4DD9B8}">
      <dsp:nvSpPr>
        <dsp:cNvPr id="0" name=""/>
        <dsp:cNvSpPr/>
      </dsp:nvSpPr>
      <dsp:spPr>
        <a:xfrm>
          <a:off x="2150414" y="1731564"/>
          <a:ext cx="1784715" cy="212340"/>
        </a:xfrm>
        <a:custGeom>
          <a:avLst/>
          <a:gdLst/>
          <a:ahLst/>
          <a:cxnLst/>
          <a:rect l="0" t="0" r="0" b="0"/>
          <a:pathLst>
            <a:path>
              <a:moveTo>
                <a:pt x="0" y="0"/>
              </a:moveTo>
              <a:lnTo>
                <a:pt x="0" y="144703"/>
              </a:lnTo>
              <a:lnTo>
                <a:pt x="1784715" y="144703"/>
              </a:lnTo>
              <a:lnTo>
                <a:pt x="1784715"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61D99F-DEE6-478D-B1F7-7AE79718566D}">
      <dsp:nvSpPr>
        <dsp:cNvPr id="0" name=""/>
        <dsp:cNvSpPr/>
      </dsp:nvSpPr>
      <dsp:spPr>
        <a:xfrm>
          <a:off x="2150414" y="1731564"/>
          <a:ext cx="892357" cy="212340"/>
        </a:xfrm>
        <a:custGeom>
          <a:avLst/>
          <a:gdLst/>
          <a:ahLst/>
          <a:cxnLst/>
          <a:rect l="0" t="0" r="0" b="0"/>
          <a:pathLst>
            <a:path>
              <a:moveTo>
                <a:pt x="0" y="0"/>
              </a:moveTo>
              <a:lnTo>
                <a:pt x="0" y="144703"/>
              </a:lnTo>
              <a:lnTo>
                <a:pt x="892357" y="144703"/>
              </a:lnTo>
              <a:lnTo>
                <a:pt x="892357"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744FAA-CD12-446F-A575-4E34345C70DF}">
      <dsp:nvSpPr>
        <dsp:cNvPr id="0" name=""/>
        <dsp:cNvSpPr/>
      </dsp:nvSpPr>
      <dsp:spPr>
        <a:xfrm>
          <a:off x="2104694" y="1731564"/>
          <a:ext cx="91440" cy="212340"/>
        </a:xfrm>
        <a:custGeom>
          <a:avLst/>
          <a:gdLst/>
          <a:ahLst/>
          <a:cxnLst/>
          <a:rect l="0" t="0" r="0" b="0"/>
          <a:pathLst>
            <a:path>
              <a:moveTo>
                <a:pt x="45720" y="0"/>
              </a:moveTo>
              <a:lnTo>
                <a:pt x="4572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57E37C-E237-48AD-9F2D-18EB67E10786}">
      <dsp:nvSpPr>
        <dsp:cNvPr id="0" name=""/>
        <dsp:cNvSpPr/>
      </dsp:nvSpPr>
      <dsp:spPr>
        <a:xfrm>
          <a:off x="1258056" y="1731564"/>
          <a:ext cx="892357" cy="212340"/>
        </a:xfrm>
        <a:custGeom>
          <a:avLst/>
          <a:gdLst/>
          <a:ahLst/>
          <a:cxnLst/>
          <a:rect l="0" t="0" r="0" b="0"/>
          <a:pathLst>
            <a:path>
              <a:moveTo>
                <a:pt x="892357" y="0"/>
              </a:moveTo>
              <a:lnTo>
                <a:pt x="892357" y="144703"/>
              </a:lnTo>
              <a:lnTo>
                <a:pt x="0" y="144703"/>
              </a:lnTo>
              <a:lnTo>
                <a:pt x="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D8973F-AF47-47FF-A950-44697BF975B2}">
      <dsp:nvSpPr>
        <dsp:cNvPr id="0" name=""/>
        <dsp:cNvSpPr/>
      </dsp:nvSpPr>
      <dsp:spPr>
        <a:xfrm>
          <a:off x="365699" y="1731564"/>
          <a:ext cx="1784715" cy="212340"/>
        </a:xfrm>
        <a:custGeom>
          <a:avLst/>
          <a:gdLst/>
          <a:ahLst/>
          <a:cxnLst/>
          <a:rect l="0" t="0" r="0" b="0"/>
          <a:pathLst>
            <a:path>
              <a:moveTo>
                <a:pt x="1784715" y="0"/>
              </a:moveTo>
              <a:lnTo>
                <a:pt x="1784715" y="144703"/>
              </a:lnTo>
              <a:lnTo>
                <a:pt x="0" y="144703"/>
              </a:lnTo>
              <a:lnTo>
                <a:pt x="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BCF84B-9D6E-420D-8BE6-B3BCC7B29BF1}">
      <dsp:nvSpPr>
        <dsp:cNvPr id="0" name=""/>
        <dsp:cNvSpPr/>
      </dsp:nvSpPr>
      <dsp:spPr>
        <a:xfrm>
          <a:off x="2150414" y="1055603"/>
          <a:ext cx="1338536" cy="212340"/>
        </a:xfrm>
        <a:custGeom>
          <a:avLst/>
          <a:gdLst/>
          <a:ahLst/>
          <a:cxnLst/>
          <a:rect l="0" t="0" r="0" b="0"/>
          <a:pathLst>
            <a:path>
              <a:moveTo>
                <a:pt x="1338536" y="0"/>
              </a:moveTo>
              <a:lnTo>
                <a:pt x="1338536" y="144703"/>
              </a:lnTo>
              <a:lnTo>
                <a:pt x="0" y="144703"/>
              </a:lnTo>
              <a:lnTo>
                <a:pt x="0"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B28A7-1212-4212-BF7B-B99968D764BE}">
      <dsp:nvSpPr>
        <dsp:cNvPr id="0" name=""/>
        <dsp:cNvSpPr/>
      </dsp:nvSpPr>
      <dsp:spPr>
        <a:xfrm>
          <a:off x="3123895" y="591982"/>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093D64-BB4B-45D3-B631-64BB9E8A685A}">
      <dsp:nvSpPr>
        <dsp:cNvPr id="0" name=""/>
        <dsp:cNvSpPr/>
      </dsp:nvSpPr>
      <dsp:spPr>
        <a:xfrm>
          <a:off x="3205018" y="66905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Home</a:t>
          </a:r>
          <a:endParaRPr lang="zh-CN" altLang="en-US" sz="1200" kern="1200"/>
        </a:p>
      </dsp:txBody>
      <dsp:txXfrm>
        <a:off x="3218597" y="682629"/>
        <a:ext cx="702952" cy="436462"/>
      </dsp:txXfrm>
    </dsp:sp>
    <dsp:sp modelId="{5295589B-5F2F-4869-B8C4-7C6C515D5BED}">
      <dsp:nvSpPr>
        <dsp:cNvPr id="0" name=""/>
        <dsp:cNvSpPr/>
      </dsp:nvSpPr>
      <dsp:spPr>
        <a:xfrm>
          <a:off x="1785359"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4F4D2A-9C36-41BF-A09D-60814E1374C0}">
      <dsp:nvSpPr>
        <dsp:cNvPr id="0" name=""/>
        <dsp:cNvSpPr/>
      </dsp:nvSpPr>
      <dsp:spPr>
        <a:xfrm>
          <a:off x="1866482"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Five Flavors</a:t>
          </a:r>
          <a:endParaRPr lang="zh-CN" altLang="en-US" sz="1200" kern="1200"/>
        </a:p>
      </dsp:txBody>
      <dsp:txXfrm>
        <a:off x="1880061" y="1358589"/>
        <a:ext cx="702952" cy="436462"/>
      </dsp:txXfrm>
    </dsp:sp>
    <dsp:sp modelId="{15BC67BE-E253-41CD-9468-4EFBBBD5908B}">
      <dsp:nvSpPr>
        <dsp:cNvPr id="0" name=""/>
        <dsp:cNvSpPr/>
      </dsp:nvSpPr>
      <dsp:spPr>
        <a:xfrm>
          <a:off x="643"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135049-52DD-46C6-A8A8-D9128762828C}">
      <dsp:nvSpPr>
        <dsp:cNvPr id="0" name=""/>
        <dsp:cNvSpPr/>
      </dsp:nvSpPr>
      <dsp:spPr>
        <a:xfrm>
          <a:off x="81767"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Sour</a:t>
          </a:r>
          <a:endParaRPr lang="zh-CN" altLang="en-US" sz="1200" kern="1200"/>
        </a:p>
      </dsp:txBody>
      <dsp:txXfrm>
        <a:off x="95346" y="2034550"/>
        <a:ext cx="702952" cy="436462"/>
      </dsp:txXfrm>
    </dsp:sp>
    <dsp:sp modelId="{4A6683BC-92F7-48A6-BAC1-0F75FB13067A}">
      <dsp:nvSpPr>
        <dsp:cNvPr id="0" name=""/>
        <dsp:cNvSpPr/>
      </dsp:nvSpPr>
      <dsp:spPr>
        <a:xfrm>
          <a:off x="893001"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1F3864-9028-4759-9656-9E07DACFB363}">
      <dsp:nvSpPr>
        <dsp:cNvPr id="0" name=""/>
        <dsp:cNvSpPr/>
      </dsp:nvSpPr>
      <dsp:spPr>
        <a:xfrm>
          <a:off x="974124"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Sweet</a:t>
          </a:r>
          <a:endParaRPr lang="zh-CN" altLang="en-US" sz="1200" kern="1200"/>
        </a:p>
      </dsp:txBody>
      <dsp:txXfrm>
        <a:off x="987703" y="2034550"/>
        <a:ext cx="702952" cy="436462"/>
      </dsp:txXfrm>
    </dsp:sp>
    <dsp:sp modelId="{08DC1533-90B2-49AD-B603-1E7C133A5BBA}">
      <dsp:nvSpPr>
        <dsp:cNvPr id="0" name=""/>
        <dsp:cNvSpPr/>
      </dsp:nvSpPr>
      <dsp:spPr>
        <a:xfrm>
          <a:off x="1785359"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85FBD8-617D-4AB5-ABC0-80553E90858D}">
      <dsp:nvSpPr>
        <dsp:cNvPr id="0" name=""/>
        <dsp:cNvSpPr/>
      </dsp:nvSpPr>
      <dsp:spPr>
        <a:xfrm>
          <a:off x="1866482"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Bitter</a:t>
          </a:r>
          <a:endParaRPr lang="zh-CN" altLang="en-US" sz="1200" kern="1200"/>
        </a:p>
      </dsp:txBody>
      <dsp:txXfrm>
        <a:off x="1880061" y="2034550"/>
        <a:ext cx="702952" cy="436462"/>
      </dsp:txXfrm>
    </dsp:sp>
    <dsp:sp modelId="{62E56A41-8549-48A5-B7A2-A9D2C0521B67}">
      <dsp:nvSpPr>
        <dsp:cNvPr id="0" name=""/>
        <dsp:cNvSpPr/>
      </dsp:nvSpPr>
      <dsp:spPr>
        <a:xfrm>
          <a:off x="2677716"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B8CD1A-971D-4702-A98E-6E06BFB3986A}">
      <dsp:nvSpPr>
        <dsp:cNvPr id="0" name=""/>
        <dsp:cNvSpPr/>
      </dsp:nvSpPr>
      <dsp:spPr>
        <a:xfrm>
          <a:off x="2758840"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Spicy</a:t>
          </a:r>
        </a:p>
      </dsp:txBody>
      <dsp:txXfrm>
        <a:off x="2772419" y="2034550"/>
        <a:ext cx="702952" cy="436462"/>
      </dsp:txXfrm>
    </dsp:sp>
    <dsp:sp modelId="{0CB77DCD-3850-4247-AD15-0BD4139C0A34}">
      <dsp:nvSpPr>
        <dsp:cNvPr id="0" name=""/>
        <dsp:cNvSpPr/>
      </dsp:nvSpPr>
      <dsp:spPr>
        <a:xfrm>
          <a:off x="3570074"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9F5A87-054F-449E-8356-0A5D6B4C997D}">
      <dsp:nvSpPr>
        <dsp:cNvPr id="0" name=""/>
        <dsp:cNvSpPr/>
      </dsp:nvSpPr>
      <dsp:spPr>
        <a:xfrm>
          <a:off x="3651197"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Salty</a:t>
          </a:r>
        </a:p>
      </dsp:txBody>
      <dsp:txXfrm>
        <a:off x="3664776" y="2034550"/>
        <a:ext cx="702952" cy="436462"/>
      </dsp:txXfrm>
    </dsp:sp>
    <dsp:sp modelId="{51468AD6-33B5-4F87-A547-D85CAAF52B6B}">
      <dsp:nvSpPr>
        <dsp:cNvPr id="0" name=""/>
        <dsp:cNvSpPr/>
      </dsp:nvSpPr>
      <dsp:spPr>
        <a:xfrm>
          <a:off x="2677716"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C962DE-28F4-45C0-82DB-8BD5DA3AE1C5}">
      <dsp:nvSpPr>
        <dsp:cNvPr id="0" name=""/>
        <dsp:cNvSpPr/>
      </dsp:nvSpPr>
      <dsp:spPr>
        <a:xfrm>
          <a:off x="2758840"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Forum</a:t>
          </a:r>
        </a:p>
      </dsp:txBody>
      <dsp:txXfrm>
        <a:off x="2772419" y="1358589"/>
        <a:ext cx="702952" cy="436462"/>
      </dsp:txXfrm>
    </dsp:sp>
    <dsp:sp modelId="{CEAD6E4C-9236-47F9-8E73-33D9ABE0CC8B}">
      <dsp:nvSpPr>
        <dsp:cNvPr id="0" name=""/>
        <dsp:cNvSpPr/>
      </dsp:nvSpPr>
      <dsp:spPr>
        <a:xfrm>
          <a:off x="3570074"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099CA6-B65A-4055-BC94-2C6139013C93}">
      <dsp:nvSpPr>
        <dsp:cNvPr id="0" name=""/>
        <dsp:cNvSpPr/>
      </dsp:nvSpPr>
      <dsp:spPr>
        <a:xfrm>
          <a:off x="3651197"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About us</a:t>
          </a:r>
        </a:p>
      </dsp:txBody>
      <dsp:txXfrm>
        <a:off x="3664776" y="1358589"/>
        <a:ext cx="702952" cy="436462"/>
      </dsp:txXfrm>
    </dsp:sp>
    <dsp:sp modelId="{B241210B-2F04-49EC-827E-DA8B95761C69}">
      <dsp:nvSpPr>
        <dsp:cNvPr id="0" name=""/>
        <dsp:cNvSpPr/>
      </dsp:nvSpPr>
      <dsp:spPr>
        <a:xfrm>
          <a:off x="4462431"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8B0325-6A7F-4367-8C35-02CC6633612B}">
      <dsp:nvSpPr>
        <dsp:cNvPr id="0" name=""/>
        <dsp:cNvSpPr/>
      </dsp:nvSpPr>
      <dsp:spPr>
        <a:xfrm>
          <a:off x="4543555"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Contact us</a:t>
          </a:r>
        </a:p>
      </dsp:txBody>
      <dsp:txXfrm>
        <a:off x="4557134" y="1358589"/>
        <a:ext cx="702952" cy="4364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8C9E21-14E9-498A-84D9-006B6B774180}">
      <dsp:nvSpPr>
        <dsp:cNvPr id="0" name=""/>
        <dsp:cNvSpPr/>
      </dsp:nvSpPr>
      <dsp:spPr>
        <a:xfrm>
          <a:off x="0"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Sour</a:t>
          </a:r>
        </a:p>
      </dsp:txBody>
      <dsp:txXfrm>
        <a:off x="0" y="987552"/>
        <a:ext cx="1123652" cy="987552"/>
      </dsp:txXfrm>
    </dsp:sp>
    <dsp:sp modelId="{1F52087E-1B37-4E16-AD02-F3CB18BF9108}">
      <dsp:nvSpPr>
        <dsp:cNvPr id="0" name=""/>
        <dsp:cNvSpPr/>
      </dsp:nvSpPr>
      <dsp:spPr>
        <a:xfrm>
          <a:off x="150757" y="148132"/>
          <a:ext cx="822137" cy="82213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8E5DE2A-A82D-42AA-B73A-7372931B5C10}">
      <dsp:nvSpPr>
        <dsp:cNvPr id="0" name=""/>
        <dsp:cNvSpPr/>
      </dsp:nvSpPr>
      <dsp:spPr>
        <a:xfrm>
          <a:off x="1149743"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Sweet</a:t>
          </a:r>
        </a:p>
      </dsp:txBody>
      <dsp:txXfrm>
        <a:off x="1149743" y="987552"/>
        <a:ext cx="1123652" cy="987552"/>
      </dsp:txXfrm>
    </dsp:sp>
    <dsp:sp modelId="{E3E782F3-F248-4362-B9F1-2EEFFBD7C783}">
      <dsp:nvSpPr>
        <dsp:cNvPr id="0" name=""/>
        <dsp:cNvSpPr/>
      </dsp:nvSpPr>
      <dsp:spPr>
        <a:xfrm>
          <a:off x="1308119" y="148132"/>
          <a:ext cx="822137" cy="822137"/>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8E9E02-265D-4119-9776-DAD152B0F4CF}">
      <dsp:nvSpPr>
        <dsp:cNvPr id="0" name=""/>
        <dsp:cNvSpPr/>
      </dsp:nvSpPr>
      <dsp:spPr>
        <a:xfrm>
          <a:off x="2276620"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Bitter</a:t>
          </a:r>
        </a:p>
      </dsp:txBody>
      <dsp:txXfrm>
        <a:off x="2276620" y="987552"/>
        <a:ext cx="1123652" cy="987552"/>
      </dsp:txXfrm>
    </dsp:sp>
    <dsp:sp modelId="{D69AB7D8-3AC9-46DE-AD29-A1FACFB9BED2}">
      <dsp:nvSpPr>
        <dsp:cNvPr id="0" name=""/>
        <dsp:cNvSpPr/>
      </dsp:nvSpPr>
      <dsp:spPr>
        <a:xfrm>
          <a:off x="2465481" y="148132"/>
          <a:ext cx="822137" cy="82213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6DFF77-A20C-456A-A362-D03B8E044310}">
      <dsp:nvSpPr>
        <dsp:cNvPr id="0" name=""/>
        <dsp:cNvSpPr/>
      </dsp:nvSpPr>
      <dsp:spPr>
        <a:xfrm>
          <a:off x="3472085"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Spicy</a:t>
          </a:r>
        </a:p>
      </dsp:txBody>
      <dsp:txXfrm>
        <a:off x="3472085" y="987552"/>
        <a:ext cx="1123652" cy="987552"/>
      </dsp:txXfrm>
    </dsp:sp>
    <dsp:sp modelId="{F5673EC2-112C-48A6-96B8-1FB83F0C57B4}">
      <dsp:nvSpPr>
        <dsp:cNvPr id="0" name=""/>
        <dsp:cNvSpPr/>
      </dsp:nvSpPr>
      <dsp:spPr>
        <a:xfrm>
          <a:off x="3622843" y="148132"/>
          <a:ext cx="822137" cy="822137"/>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F232E5-874A-4E8F-9855-2C36A49A7501}">
      <dsp:nvSpPr>
        <dsp:cNvPr id="0" name=""/>
        <dsp:cNvSpPr/>
      </dsp:nvSpPr>
      <dsp:spPr>
        <a:xfrm>
          <a:off x="4629447"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Salty</a:t>
          </a:r>
        </a:p>
      </dsp:txBody>
      <dsp:txXfrm>
        <a:off x="4629447" y="987552"/>
        <a:ext cx="1123652" cy="987552"/>
      </dsp:txXfrm>
    </dsp:sp>
    <dsp:sp modelId="{886EE635-1E10-4CC7-AC71-8EB4D8452B73}">
      <dsp:nvSpPr>
        <dsp:cNvPr id="0" name=""/>
        <dsp:cNvSpPr/>
      </dsp:nvSpPr>
      <dsp:spPr>
        <a:xfrm>
          <a:off x="4780205" y="148132"/>
          <a:ext cx="822137" cy="822137"/>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479CA32-8C5A-477A-AAC7-709742B0CCA3}">
      <dsp:nvSpPr>
        <dsp:cNvPr id="0" name=""/>
        <dsp:cNvSpPr/>
      </dsp:nvSpPr>
      <dsp:spPr>
        <a:xfrm>
          <a:off x="245367" y="1930908"/>
          <a:ext cx="5292852" cy="370332"/>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3F0FB-D62D-43B3-B988-A7B0103413E1}">
      <dsp:nvSpPr>
        <dsp:cNvPr id="0" name=""/>
        <dsp:cNvSpPr/>
      </dsp:nvSpPr>
      <dsp:spPr>
        <a:xfrm>
          <a:off x="3488950" y="1055603"/>
          <a:ext cx="1338536" cy="212340"/>
        </a:xfrm>
        <a:custGeom>
          <a:avLst/>
          <a:gdLst/>
          <a:ahLst/>
          <a:cxnLst/>
          <a:rect l="0" t="0" r="0" b="0"/>
          <a:pathLst>
            <a:path>
              <a:moveTo>
                <a:pt x="0" y="0"/>
              </a:moveTo>
              <a:lnTo>
                <a:pt x="0" y="144703"/>
              </a:lnTo>
              <a:lnTo>
                <a:pt x="1338536" y="144703"/>
              </a:lnTo>
              <a:lnTo>
                <a:pt x="1338536"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3E6821-AA52-494A-9929-1716CFA6B0A6}">
      <dsp:nvSpPr>
        <dsp:cNvPr id="0" name=""/>
        <dsp:cNvSpPr/>
      </dsp:nvSpPr>
      <dsp:spPr>
        <a:xfrm>
          <a:off x="3488950" y="1055603"/>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4287D-E12F-4E79-9F7C-2ADDC0FE581C}">
      <dsp:nvSpPr>
        <dsp:cNvPr id="0" name=""/>
        <dsp:cNvSpPr/>
      </dsp:nvSpPr>
      <dsp:spPr>
        <a:xfrm>
          <a:off x="3042772" y="1055603"/>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74423D-4B18-4E7F-A2C5-8D81AC4DD9B8}">
      <dsp:nvSpPr>
        <dsp:cNvPr id="0" name=""/>
        <dsp:cNvSpPr/>
      </dsp:nvSpPr>
      <dsp:spPr>
        <a:xfrm>
          <a:off x="2150414" y="1731564"/>
          <a:ext cx="1784715" cy="212340"/>
        </a:xfrm>
        <a:custGeom>
          <a:avLst/>
          <a:gdLst/>
          <a:ahLst/>
          <a:cxnLst/>
          <a:rect l="0" t="0" r="0" b="0"/>
          <a:pathLst>
            <a:path>
              <a:moveTo>
                <a:pt x="0" y="0"/>
              </a:moveTo>
              <a:lnTo>
                <a:pt x="0" y="144703"/>
              </a:lnTo>
              <a:lnTo>
                <a:pt x="1784715" y="144703"/>
              </a:lnTo>
              <a:lnTo>
                <a:pt x="1784715"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61D99F-DEE6-478D-B1F7-7AE79718566D}">
      <dsp:nvSpPr>
        <dsp:cNvPr id="0" name=""/>
        <dsp:cNvSpPr/>
      </dsp:nvSpPr>
      <dsp:spPr>
        <a:xfrm>
          <a:off x="2150414" y="1731564"/>
          <a:ext cx="892357" cy="212340"/>
        </a:xfrm>
        <a:custGeom>
          <a:avLst/>
          <a:gdLst/>
          <a:ahLst/>
          <a:cxnLst/>
          <a:rect l="0" t="0" r="0" b="0"/>
          <a:pathLst>
            <a:path>
              <a:moveTo>
                <a:pt x="0" y="0"/>
              </a:moveTo>
              <a:lnTo>
                <a:pt x="0" y="144703"/>
              </a:lnTo>
              <a:lnTo>
                <a:pt x="892357" y="144703"/>
              </a:lnTo>
              <a:lnTo>
                <a:pt x="892357"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744FAA-CD12-446F-A575-4E34345C70DF}">
      <dsp:nvSpPr>
        <dsp:cNvPr id="0" name=""/>
        <dsp:cNvSpPr/>
      </dsp:nvSpPr>
      <dsp:spPr>
        <a:xfrm>
          <a:off x="2104694" y="1731564"/>
          <a:ext cx="91440" cy="212340"/>
        </a:xfrm>
        <a:custGeom>
          <a:avLst/>
          <a:gdLst/>
          <a:ahLst/>
          <a:cxnLst/>
          <a:rect l="0" t="0" r="0" b="0"/>
          <a:pathLst>
            <a:path>
              <a:moveTo>
                <a:pt x="45720" y="0"/>
              </a:moveTo>
              <a:lnTo>
                <a:pt x="4572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57E37C-E237-48AD-9F2D-18EB67E10786}">
      <dsp:nvSpPr>
        <dsp:cNvPr id="0" name=""/>
        <dsp:cNvSpPr/>
      </dsp:nvSpPr>
      <dsp:spPr>
        <a:xfrm>
          <a:off x="1258056" y="1731564"/>
          <a:ext cx="892357" cy="212340"/>
        </a:xfrm>
        <a:custGeom>
          <a:avLst/>
          <a:gdLst/>
          <a:ahLst/>
          <a:cxnLst/>
          <a:rect l="0" t="0" r="0" b="0"/>
          <a:pathLst>
            <a:path>
              <a:moveTo>
                <a:pt x="892357" y="0"/>
              </a:moveTo>
              <a:lnTo>
                <a:pt x="892357" y="144703"/>
              </a:lnTo>
              <a:lnTo>
                <a:pt x="0" y="144703"/>
              </a:lnTo>
              <a:lnTo>
                <a:pt x="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D8973F-AF47-47FF-A950-44697BF975B2}">
      <dsp:nvSpPr>
        <dsp:cNvPr id="0" name=""/>
        <dsp:cNvSpPr/>
      </dsp:nvSpPr>
      <dsp:spPr>
        <a:xfrm>
          <a:off x="365699" y="1731564"/>
          <a:ext cx="1784715" cy="212340"/>
        </a:xfrm>
        <a:custGeom>
          <a:avLst/>
          <a:gdLst/>
          <a:ahLst/>
          <a:cxnLst/>
          <a:rect l="0" t="0" r="0" b="0"/>
          <a:pathLst>
            <a:path>
              <a:moveTo>
                <a:pt x="1784715" y="0"/>
              </a:moveTo>
              <a:lnTo>
                <a:pt x="1784715" y="144703"/>
              </a:lnTo>
              <a:lnTo>
                <a:pt x="0" y="144703"/>
              </a:lnTo>
              <a:lnTo>
                <a:pt x="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BCF84B-9D6E-420D-8BE6-B3BCC7B29BF1}">
      <dsp:nvSpPr>
        <dsp:cNvPr id="0" name=""/>
        <dsp:cNvSpPr/>
      </dsp:nvSpPr>
      <dsp:spPr>
        <a:xfrm>
          <a:off x="2150414" y="1055603"/>
          <a:ext cx="1338536" cy="212340"/>
        </a:xfrm>
        <a:custGeom>
          <a:avLst/>
          <a:gdLst/>
          <a:ahLst/>
          <a:cxnLst/>
          <a:rect l="0" t="0" r="0" b="0"/>
          <a:pathLst>
            <a:path>
              <a:moveTo>
                <a:pt x="1338536" y="0"/>
              </a:moveTo>
              <a:lnTo>
                <a:pt x="1338536" y="144703"/>
              </a:lnTo>
              <a:lnTo>
                <a:pt x="0" y="144703"/>
              </a:lnTo>
              <a:lnTo>
                <a:pt x="0"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B28A7-1212-4212-BF7B-B99968D764BE}">
      <dsp:nvSpPr>
        <dsp:cNvPr id="0" name=""/>
        <dsp:cNvSpPr/>
      </dsp:nvSpPr>
      <dsp:spPr>
        <a:xfrm>
          <a:off x="3123895" y="591982"/>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093D64-BB4B-45D3-B631-64BB9E8A685A}">
      <dsp:nvSpPr>
        <dsp:cNvPr id="0" name=""/>
        <dsp:cNvSpPr/>
      </dsp:nvSpPr>
      <dsp:spPr>
        <a:xfrm>
          <a:off x="3205018" y="66905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Home</a:t>
          </a:r>
          <a:endParaRPr lang="zh-CN" altLang="en-US" sz="1200" kern="1200"/>
        </a:p>
      </dsp:txBody>
      <dsp:txXfrm>
        <a:off x="3218597" y="682629"/>
        <a:ext cx="702952" cy="436462"/>
      </dsp:txXfrm>
    </dsp:sp>
    <dsp:sp modelId="{5295589B-5F2F-4869-B8C4-7C6C515D5BED}">
      <dsp:nvSpPr>
        <dsp:cNvPr id="0" name=""/>
        <dsp:cNvSpPr/>
      </dsp:nvSpPr>
      <dsp:spPr>
        <a:xfrm>
          <a:off x="1785359"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4F4D2A-9C36-41BF-A09D-60814E1374C0}">
      <dsp:nvSpPr>
        <dsp:cNvPr id="0" name=""/>
        <dsp:cNvSpPr/>
      </dsp:nvSpPr>
      <dsp:spPr>
        <a:xfrm>
          <a:off x="1866482"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Five Flavors</a:t>
          </a:r>
          <a:endParaRPr lang="zh-CN" altLang="en-US" sz="1200" kern="1200"/>
        </a:p>
      </dsp:txBody>
      <dsp:txXfrm>
        <a:off x="1880061" y="1358589"/>
        <a:ext cx="702952" cy="436462"/>
      </dsp:txXfrm>
    </dsp:sp>
    <dsp:sp modelId="{15BC67BE-E253-41CD-9468-4EFBBBD5908B}">
      <dsp:nvSpPr>
        <dsp:cNvPr id="0" name=""/>
        <dsp:cNvSpPr/>
      </dsp:nvSpPr>
      <dsp:spPr>
        <a:xfrm>
          <a:off x="643"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135049-52DD-46C6-A8A8-D9128762828C}">
      <dsp:nvSpPr>
        <dsp:cNvPr id="0" name=""/>
        <dsp:cNvSpPr/>
      </dsp:nvSpPr>
      <dsp:spPr>
        <a:xfrm>
          <a:off x="81767"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Sour</a:t>
          </a:r>
          <a:endParaRPr lang="zh-CN" altLang="en-US" sz="1200" kern="1200"/>
        </a:p>
      </dsp:txBody>
      <dsp:txXfrm>
        <a:off x="95346" y="2034550"/>
        <a:ext cx="702952" cy="436462"/>
      </dsp:txXfrm>
    </dsp:sp>
    <dsp:sp modelId="{4A6683BC-92F7-48A6-BAC1-0F75FB13067A}">
      <dsp:nvSpPr>
        <dsp:cNvPr id="0" name=""/>
        <dsp:cNvSpPr/>
      </dsp:nvSpPr>
      <dsp:spPr>
        <a:xfrm>
          <a:off x="893001"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1F3864-9028-4759-9656-9E07DACFB363}">
      <dsp:nvSpPr>
        <dsp:cNvPr id="0" name=""/>
        <dsp:cNvSpPr/>
      </dsp:nvSpPr>
      <dsp:spPr>
        <a:xfrm>
          <a:off x="974124"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Sweet</a:t>
          </a:r>
          <a:endParaRPr lang="zh-CN" altLang="en-US" sz="1200" kern="1200"/>
        </a:p>
      </dsp:txBody>
      <dsp:txXfrm>
        <a:off x="987703" y="2034550"/>
        <a:ext cx="702952" cy="436462"/>
      </dsp:txXfrm>
    </dsp:sp>
    <dsp:sp modelId="{08DC1533-90B2-49AD-B603-1E7C133A5BBA}">
      <dsp:nvSpPr>
        <dsp:cNvPr id="0" name=""/>
        <dsp:cNvSpPr/>
      </dsp:nvSpPr>
      <dsp:spPr>
        <a:xfrm>
          <a:off x="1785359"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85FBD8-617D-4AB5-ABC0-80553E90858D}">
      <dsp:nvSpPr>
        <dsp:cNvPr id="0" name=""/>
        <dsp:cNvSpPr/>
      </dsp:nvSpPr>
      <dsp:spPr>
        <a:xfrm>
          <a:off x="1866482"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Bitter</a:t>
          </a:r>
          <a:endParaRPr lang="zh-CN" altLang="en-US" sz="1200" kern="1200"/>
        </a:p>
      </dsp:txBody>
      <dsp:txXfrm>
        <a:off x="1880061" y="2034550"/>
        <a:ext cx="702952" cy="436462"/>
      </dsp:txXfrm>
    </dsp:sp>
    <dsp:sp modelId="{62E56A41-8549-48A5-B7A2-A9D2C0521B67}">
      <dsp:nvSpPr>
        <dsp:cNvPr id="0" name=""/>
        <dsp:cNvSpPr/>
      </dsp:nvSpPr>
      <dsp:spPr>
        <a:xfrm>
          <a:off x="2677716"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B8CD1A-971D-4702-A98E-6E06BFB3986A}">
      <dsp:nvSpPr>
        <dsp:cNvPr id="0" name=""/>
        <dsp:cNvSpPr/>
      </dsp:nvSpPr>
      <dsp:spPr>
        <a:xfrm>
          <a:off x="2758840"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Spicy</a:t>
          </a:r>
        </a:p>
      </dsp:txBody>
      <dsp:txXfrm>
        <a:off x="2772419" y="2034550"/>
        <a:ext cx="702952" cy="436462"/>
      </dsp:txXfrm>
    </dsp:sp>
    <dsp:sp modelId="{0CB77DCD-3850-4247-AD15-0BD4139C0A34}">
      <dsp:nvSpPr>
        <dsp:cNvPr id="0" name=""/>
        <dsp:cNvSpPr/>
      </dsp:nvSpPr>
      <dsp:spPr>
        <a:xfrm>
          <a:off x="3570074"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9F5A87-054F-449E-8356-0A5D6B4C997D}">
      <dsp:nvSpPr>
        <dsp:cNvPr id="0" name=""/>
        <dsp:cNvSpPr/>
      </dsp:nvSpPr>
      <dsp:spPr>
        <a:xfrm>
          <a:off x="3651197"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Salty</a:t>
          </a:r>
        </a:p>
      </dsp:txBody>
      <dsp:txXfrm>
        <a:off x="3664776" y="2034550"/>
        <a:ext cx="702952" cy="436462"/>
      </dsp:txXfrm>
    </dsp:sp>
    <dsp:sp modelId="{51468AD6-33B5-4F87-A547-D85CAAF52B6B}">
      <dsp:nvSpPr>
        <dsp:cNvPr id="0" name=""/>
        <dsp:cNvSpPr/>
      </dsp:nvSpPr>
      <dsp:spPr>
        <a:xfrm>
          <a:off x="2677716"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C962DE-28F4-45C0-82DB-8BD5DA3AE1C5}">
      <dsp:nvSpPr>
        <dsp:cNvPr id="0" name=""/>
        <dsp:cNvSpPr/>
      </dsp:nvSpPr>
      <dsp:spPr>
        <a:xfrm>
          <a:off x="2758840"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Forum</a:t>
          </a:r>
        </a:p>
      </dsp:txBody>
      <dsp:txXfrm>
        <a:off x="2772419" y="1358589"/>
        <a:ext cx="702952" cy="436462"/>
      </dsp:txXfrm>
    </dsp:sp>
    <dsp:sp modelId="{CEAD6E4C-9236-47F9-8E73-33D9ABE0CC8B}">
      <dsp:nvSpPr>
        <dsp:cNvPr id="0" name=""/>
        <dsp:cNvSpPr/>
      </dsp:nvSpPr>
      <dsp:spPr>
        <a:xfrm>
          <a:off x="3570074"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099CA6-B65A-4055-BC94-2C6139013C93}">
      <dsp:nvSpPr>
        <dsp:cNvPr id="0" name=""/>
        <dsp:cNvSpPr/>
      </dsp:nvSpPr>
      <dsp:spPr>
        <a:xfrm>
          <a:off x="3651197"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About us</a:t>
          </a:r>
        </a:p>
      </dsp:txBody>
      <dsp:txXfrm>
        <a:off x="3664776" y="1358589"/>
        <a:ext cx="702952" cy="436462"/>
      </dsp:txXfrm>
    </dsp:sp>
    <dsp:sp modelId="{B241210B-2F04-49EC-827E-DA8B95761C69}">
      <dsp:nvSpPr>
        <dsp:cNvPr id="0" name=""/>
        <dsp:cNvSpPr/>
      </dsp:nvSpPr>
      <dsp:spPr>
        <a:xfrm>
          <a:off x="4462431"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8B0325-6A7F-4367-8C35-02CC6633612B}">
      <dsp:nvSpPr>
        <dsp:cNvPr id="0" name=""/>
        <dsp:cNvSpPr/>
      </dsp:nvSpPr>
      <dsp:spPr>
        <a:xfrm>
          <a:off x="4543555"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Contact us</a:t>
          </a:r>
        </a:p>
      </dsp:txBody>
      <dsp:txXfrm>
        <a:off x="4557134" y="1358589"/>
        <a:ext cx="702952" cy="43646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8C9E21-14E9-498A-84D9-006B6B774180}">
      <dsp:nvSpPr>
        <dsp:cNvPr id="0" name=""/>
        <dsp:cNvSpPr/>
      </dsp:nvSpPr>
      <dsp:spPr>
        <a:xfrm>
          <a:off x="0"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Sour</a:t>
          </a:r>
        </a:p>
      </dsp:txBody>
      <dsp:txXfrm>
        <a:off x="0" y="987552"/>
        <a:ext cx="1123652" cy="987552"/>
      </dsp:txXfrm>
    </dsp:sp>
    <dsp:sp modelId="{1F52087E-1B37-4E16-AD02-F3CB18BF9108}">
      <dsp:nvSpPr>
        <dsp:cNvPr id="0" name=""/>
        <dsp:cNvSpPr/>
      </dsp:nvSpPr>
      <dsp:spPr>
        <a:xfrm>
          <a:off x="150757" y="148132"/>
          <a:ext cx="822137" cy="82213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8E5DE2A-A82D-42AA-B73A-7372931B5C10}">
      <dsp:nvSpPr>
        <dsp:cNvPr id="0" name=""/>
        <dsp:cNvSpPr/>
      </dsp:nvSpPr>
      <dsp:spPr>
        <a:xfrm>
          <a:off x="1149743"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Sweet</a:t>
          </a:r>
        </a:p>
      </dsp:txBody>
      <dsp:txXfrm>
        <a:off x="1149743" y="987552"/>
        <a:ext cx="1123652" cy="987552"/>
      </dsp:txXfrm>
    </dsp:sp>
    <dsp:sp modelId="{E3E782F3-F248-4362-B9F1-2EEFFBD7C783}">
      <dsp:nvSpPr>
        <dsp:cNvPr id="0" name=""/>
        <dsp:cNvSpPr/>
      </dsp:nvSpPr>
      <dsp:spPr>
        <a:xfrm>
          <a:off x="1308119" y="148132"/>
          <a:ext cx="822137" cy="822137"/>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8E9E02-265D-4119-9776-DAD152B0F4CF}">
      <dsp:nvSpPr>
        <dsp:cNvPr id="0" name=""/>
        <dsp:cNvSpPr/>
      </dsp:nvSpPr>
      <dsp:spPr>
        <a:xfrm>
          <a:off x="2276620"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Bitter</a:t>
          </a:r>
        </a:p>
      </dsp:txBody>
      <dsp:txXfrm>
        <a:off x="2276620" y="987552"/>
        <a:ext cx="1123652" cy="987552"/>
      </dsp:txXfrm>
    </dsp:sp>
    <dsp:sp modelId="{D69AB7D8-3AC9-46DE-AD29-A1FACFB9BED2}">
      <dsp:nvSpPr>
        <dsp:cNvPr id="0" name=""/>
        <dsp:cNvSpPr/>
      </dsp:nvSpPr>
      <dsp:spPr>
        <a:xfrm>
          <a:off x="2465481" y="148132"/>
          <a:ext cx="822137" cy="82213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6DFF77-A20C-456A-A362-D03B8E044310}">
      <dsp:nvSpPr>
        <dsp:cNvPr id="0" name=""/>
        <dsp:cNvSpPr/>
      </dsp:nvSpPr>
      <dsp:spPr>
        <a:xfrm>
          <a:off x="3472085"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Spicy</a:t>
          </a:r>
        </a:p>
      </dsp:txBody>
      <dsp:txXfrm>
        <a:off x="3472085" y="987552"/>
        <a:ext cx="1123652" cy="987552"/>
      </dsp:txXfrm>
    </dsp:sp>
    <dsp:sp modelId="{F5673EC2-112C-48A6-96B8-1FB83F0C57B4}">
      <dsp:nvSpPr>
        <dsp:cNvPr id="0" name=""/>
        <dsp:cNvSpPr/>
      </dsp:nvSpPr>
      <dsp:spPr>
        <a:xfrm>
          <a:off x="3622843" y="148132"/>
          <a:ext cx="822137" cy="822137"/>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F232E5-874A-4E8F-9855-2C36A49A7501}">
      <dsp:nvSpPr>
        <dsp:cNvPr id="0" name=""/>
        <dsp:cNvSpPr/>
      </dsp:nvSpPr>
      <dsp:spPr>
        <a:xfrm>
          <a:off x="4629447"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Salty</a:t>
          </a:r>
        </a:p>
      </dsp:txBody>
      <dsp:txXfrm>
        <a:off x="4629447" y="987552"/>
        <a:ext cx="1123652" cy="987552"/>
      </dsp:txXfrm>
    </dsp:sp>
    <dsp:sp modelId="{886EE635-1E10-4CC7-AC71-8EB4D8452B73}">
      <dsp:nvSpPr>
        <dsp:cNvPr id="0" name=""/>
        <dsp:cNvSpPr/>
      </dsp:nvSpPr>
      <dsp:spPr>
        <a:xfrm>
          <a:off x="4780205" y="148132"/>
          <a:ext cx="822137" cy="822137"/>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479CA32-8C5A-477A-AAC7-709742B0CCA3}">
      <dsp:nvSpPr>
        <dsp:cNvPr id="0" name=""/>
        <dsp:cNvSpPr/>
      </dsp:nvSpPr>
      <dsp:spPr>
        <a:xfrm>
          <a:off x="245367" y="1930908"/>
          <a:ext cx="5292852" cy="370332"/>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165B2F-59DB-4499-8BA1-AAF4EEBC2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26</Pages>
  <Words>3166</Words>
  <Characters>18051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Zibo Wang</dc:creator>
  <cp:keywords/>
  <dc:description/>
  <cp:lastModifiedBy>Yijia Cheng</cp:lastModifiedBy>
  <cp:revision>376</cp:revision>
  <dcterms:created xsi:type="dcterms:W3CDTF">2017-02-17T03:35:00Z</dcterms:created>
  <dcterms:modified xsi:type="dcterms:W3CDTF">2017-03-24T03:22:00Z</dcterms:modified>
</cp:coreProperties>
</file>