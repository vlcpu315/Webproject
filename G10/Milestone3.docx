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F53DA5"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36"/>
          <w:szCs w:val="36"/>
        </w:rPr>
        <w:t>Milestone 1</w:t>
      </w:r>
    </w:p>
    <w:p w14:paraId="084AA75B"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36"/>
          <w:szCs w:val="36"/>
        </w:rPr>
        <w:t>Project Proposal</w:t>
      </w:r>
    </w:p>
    <w:p w14:paraId="3302FB51" w14:textId="77777777" w:rsidR="008F3593" w:rsidRPr="008F3593" w:rsidRDefault="008F3593" w:rsidP="006D5B8A">
      <w:pPr>
        <w:widowControl/>
        <w:jc w:val="left"/>
        <w:rPr>
          <w:rFonts w:ascii="Times New Roman" w:eastAsia="SimSun" w:hAnsi="Times New Roman" w:cs="Times New Roman"/>
          <w:kern w:val="0"/>
          <w:sz w:val="24"/>
          <w:szCs w:val="24"/>
        </w:rPr>
      </w:pPr>
    </w:p>
    <w:p w14:paraId="1470212E"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24"/>
          <w:szCs w:val="24"/>
        </w:rPr>
        <w:t>Project Team Members:</w:t>
      </w:r>
    </w:p>
    <w:p w14:paraId="2CB59184"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 xml:space="preserve">Chen, Chang </w:t>
      </w:r>
      <w:r w:rsidRPr="008F3593">
        <w:rPr>
          <w:rFonts w:ascii="Times New Roman" w:eastAsia="SimSun" w:hAnsi="Times New Roman" w:cs="Times New Roman"/>
          <w:color w:val="000000"/>
          <w:kern w:val="0"/>
          <w:sz w:val="24"/>
          <w:szCs w:val="24"/>
        </w:rPr>
        <w:tab/>
        <w:t>(Victor)</w:t>
      </w:r>
    </w:p>
    <w:p w14:paraId="4C9C4A72"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 xml:space="preserve">Cheng, Yijia </w:t>
      </w:r>
      <w:r w:rsidRPr="008F3593">
        <w:rPr>
          <w:rFonts w:ascii="Times New Roman" w:eastAsia="SimSun" w:hAnsi="Times New Roman" w:cs="Times New Roman"/>
          <w:color w:val="000000"/>
          <w:kern w:val="0"/>
          <w:sz w:val="24"/>
          <w:szCs w:val="24"/>
        </w:rPr>
        <w:tab/>
        <w:t>(Grace)</w:t>
      </w:r>
    </w:p>
    <w:p w14:paraId="22E0DAEC"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 xml:space="preserve">Jiang, Jianhui </w:t>
      </w:r>
      <w:r w:rsidRPr="008F3593">
        <w:rPr>
          <w:rFonts w:ascii="Times New Roman" w:eastAsia="SimSun" w:hAnsi="Times New Roman" w:cs="Times New Roman"/>
          <w:color w:val="000000"/>
          <w:kern w:val="0"/>
          <w:sz w:val="24"/>
          <w:szCs w:val="24"/>
        </w:rPr>
        <w:tab/>
        <w:t>(Samuel)</w:t>
      </w:r>
    </w:p>
    <w:p w14:paraId="273B4B9B" w14:textId="77777777" w:rsidR="008F3593" w:rsidRPr="008F3593" w:rsidRDefault="008F3593" w:rsidP="006D5B8A">
      <w:pPr>
        <w:widowControl/>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 xml:space="preserve">Wang, Zibo </w:t>
      </w:r>
      <w:r w:rsidRPr="008F3593">
        <w:rPr>
          <w:rFonts w:ascii="Times New Roman" w:eastAsia="SimSun" w:hAnsi="Times New Roman" w:cs="Times New Roman"/>
          <w:color w:val="000000"/>
          <w:kern w:val="0"/>
          <w:sz w:val="24"/>
          <w:szCs w:val="24"/>
        </w:rPr>
        <w:tab/>
        <w:t>(Bob)</w:t>
      </w:r>
    </w:p>
    <w:p w14:paraId="28D031CE" w14:textId="77777777" w:rsidR="008F3593" w:rsidRPr="008F3593" w:rsidRDefault="008F3593" w:rsidP="006D5B8A">
      <w:pPr>
        <w:widowControl/>
        <w:jc w:val="left"/>
        <w:rPr>
          <w:rFonts w:ascii="Times New Roman" w:eastAsia="SimSun" w:hAnsi="Times New Roman" w:cs="Times New Roman"/>
          <w:kern w:val="0"/>
          <w:sz w:val="24"/>
          <w:szCs w:val="24"/>
        </w:rPr>
      </w:pPr>
    </w:p>
    <w:p w14:paraId="56138407" w14:textId="77777777" w:rsidR="008F3593" w:rsidRPr="008F3593" w:rsidRDefault="008F3593" w:rsidP="006D5B8A">
      <w:pPr>
        <w:widowControl/>
        <w:ind w:left="360" w:hanging="360"/>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24"/>
          <w:szCs w:val="24"/>
        </w:rPr>
        <w:t>1)      Topic</w:t>
      </w:r>
    </w:p>
    <w:p w14:paraId="45BCD25D" w14:textId="77777777" w:rsidR="008F3593" w:rsidRPr="008F3593" w:rsidRDefault="008F3593" w:rsidP="006D5B8A">
      <w:pPr>
        <w:widowControl/>
        <w:jc w:val="left"/>
        <w:rPr>
          <w:rFonts w:ascii="Times New Roman" w:eastAsia="SimSun" w:hAnsi="Times New Roman" w:cs="Times New Roman"/>
          <w:kern w:val="0"/>
          <w:sz w:val="24"/>
          <w:szCs w:val="24"/>
        </w:rPr>
      </w:pPr>
    </w:p>
    <w:p w14:paraId="77DF211C" w14:textId="77777777" w:rsidR="008F3593" w:rsidRPr="008F3593" w:rsidRDefault="008F3593" w:rsidP="006D5B8A">
      <w:pPr>
        <w:widowControl/>
        <w:numPr>
          <w:ilvl w:val="0"/>
          <w:numId w:val="1"/>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purpose of our website is to promote and popularize Chinese food culture all over the world. People can learn about Chinese food culture and present their feedback on this website.</w:t>
      </w:r>
    </w:p>
    <w:p w14:paraId="46061B85" w14:textId="77777777" w:rsidR="008F3593" w:rsidRPr="008F3593" w:rsidRDefault="008F3593" w:rsidP="006D5B8A">
      <w:pPr>
        <w:widowControl/>
        <w:jc w:val="left"/>
        <w:rPr>
          <w:rFonts w:ascii="Times New Roman" w:eastAsia="SimSun" w:hAnsi="Times New Roman" w:cs="Times New Roman"/>
          <w:kern w:val="0"/>
          <w:sz w:val="24"/>
          <w:szCs w:val="24"/>
        </w:rPr>
      </w:pPr>
    </w:p>
    <w:p w14:paraId="735A89F7" w14:textId="77777777" w:rsidR="008F3593" w:rsidRPr="008F3593" w:rsidRDefault="008F3593" w:rsidP="006D5B8A">
      <w:pPr>
        <w:widowControl/>
        <w:numPr>
          <w:ilvl w:val="0"/>
          <w:numId w:val="2"/>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goal of our website is to attract people who is interested in Chinese food and culture. Moreover, a platform is provided on the side to share their own dietary habit. The reason why we decide to create this website is only a small number of Chinese food culture sites, which can be referred on the Internet, though oriental diet has become world-widely recent years.</w:t>
      </w:r>
    </w:p>
    <w:p w14:paraId="736BC1F6" w14:textId="77777777" w:rsidR="008F3593" w:rsidRPr="008F3593" w:rsidRDefault="008F3593" w:rsidP="006D5B8A">
      <w:pPr>
        <w:widowControl/>
        <w:jc w:val="left"/>
        <w:rPr>
          <w:rFonts w:ascii="Times New Roman" w:eastAsia="SimSun" w:hAnsi="Times New Roman" w:cs="Times New Roman"/>
          <w:kern w:val="0"/>
          <w:sz w:val="24"/>
          <w:szCs w:val="24"/>
        </w:rPr>
      </w:pPr>
    </w:p>
    <w:p w14:paraId="07FCF6AD" w14:textId="77777777" w:rsidR="008F3593" w:rsidRPr="008F3593" w:rsidRDefault="008F3593" w:rsidP="006D5B8A">
      <w:pPr>
        <w:widowControl/>
        <w:numPr>
          <w:ilvl w:val="0"/>
          <w:numId w:val="3"/>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target audience for this side is people who enjoy cooking Chinese food and interested in Chinese food culture.</w:t>
      </w:r>
    </w:p>
    <w:p w14:paraId="0E900B84" w14:textId="77777777" w:rsidR="008F3593" w:rsidRPr="008F3593" w:rsidRDefault="008F3593" w:rsidP="006D5B8A">
      <w:pPr>
        <w:widowControl/>
        <w:jc w:val="left"/>
        <w:rPr>
          <w:rFonts w:ascii="Times New Roman" w:eastAsia="SimSun" w:hAnsi="Times New Roman" w:cs="Times New Roman"/>
          <w:kern w:val="0"/>
          <w:sz w:val="24"/>
          <w:szCs w:val="24"/>
        </w:rPr>
      </w:pPr>
    </w:p>
    <w:p w14:paraId="47167110" w14:textId="77777777" w:rsidR="008F3593" w:rsidRPr="008F3593" w:rsidRDefault="008F3593" w:rsidP="006D5B8A">
      <w:pPr>
        <w:widowControl/>
        <w:numPr>
          <w:ilvl w:val="0"/>
          <w:numId w:val="4"/>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website is intended to accomplish three goals: hover effects, forum and clear design. A simple site interface will be displayed on the side.</w:t>
      </w:r>
    </w:p>
    <w:p w14:paraId="42FC4FCC" w14:textId="77777777" w:rsidR="008F3593" w:rsidRPr="008F3593" w:rsidRDefault="008F3593" w:rsidP="006D5B8A">
      <w:pPr>
        <w:widowControl/>
        <w:jc w:val="left"/>
        <w:rPr>
          <w:rFonts w:ascii="Times New Roman" w:eastAsia="SimSun" w:hAnsi="Times New Roman" w:cs="Times New Roman"/>
          <w:kern w:val="0"/>
          <w:sz w:val="24"/>
          <w:szCs w:val="24"/>
        </w:rPr>
      </w:pPr>
    </w:p>
    <w:p w14:paraId="648E2EE8" w14:textId="77777777" w:rsidR="008F3593" w:rsidRPr="008F3593" w:rsidRDefault="008F3593" w:rsidP="006D5B8A">
      <w:pPr>
        <w:widowControl/>
        <w:numPr>
          <w:ilvl w:val="0"/>
          <w:numId w:val="5"/>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type of content should include text which has a readable font, warm-toned graphics which use high resolution “.jpg” files. Also the side has media which will be uploaded to the server.</w:t>
      </w:r>
    </w:p>
    <w:p w14:paraId="3DAA6667" w14:textId="77777777" w:rsidR="008F3593" w:rsidRPr="008F3593" w:rsidRDefault="008F3593" w:rsidP="006D5B8A">
      <w:pPr>
        <w:widowControl/>
        <w:jc w:val="left"/>
        <w:rPr>
          <w:rFonts w:ascii="Times New Roman" w:eastAsia="SimSun" w:hAnsi="Times New Roman" w:cs="Times New Roman"/>
          <w:kern w:val="0"/>
          <w:sz w:val="24"/>
          <w:szCs w:val="24"/>
        </w:rPr>
      </w:pPr>
    </w:p>
    <w:p w14:paraId="4D275B61" w14:textId="77777777" w:rsidR="008F3593" w:rsidRPr="008F3593" w:rsidRDefault="008F3593" w:rsidP="006D5B8A">
      <w:pPr>
        <w:widowControl/>
        <w:numPr>
          <w:ilvl w:val="0"/>
          <w:numId w:val="6"/>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In order to approach a successful website, it is necessary to maintain the website frequently, keep information updating and use email to interact with users.</w:t>
      </w:r>
    </w:p>
    <w:p w14:paraId="79E96988" w14:textId="77777777" w:rsidR="008F3593" w:rsidRPr="008F3593" w:rsidRDefault="008F3593" w:rsidP="006D5B8A">
      <w:pPr>
        <w:widowControl/>
        <w:jc w:val="left"/>
        <w:rPr>
          <w:rFonts w:ascii="Times New Roman" w:eastAsia="SimSun" w:hAnsi="Times New Roman" w:cs="Times New Roman"/>
          <w:kern w:val="0"/>
          <w:sz w:val="24"/>
          <w:szCs w:val="24"/>
        </w:rPr>
      </w:pPr>
    </w:p>
    <w:p w14:paraId="0A8289AF" w14:textId="77777777" w:rsidR="00E56D36" w:rsidRDefault="008F3593" w:rsidP="006D5B8A">
      <w:pPr>
        <w:widowControl/>
        <w:ind w:left="120"/>
        <w:jc w:val="left"/>
        <w:rPr>
          <w:ins w:id="0" w:author="Chang Chen" w:date="2017-01-31T10:43:00Z"/>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Website 1: Food Tour and Travel</w:t>
      </w:r>
    </w:p>
    <w:p w14:paraId="4CE8BB0A" w14:textId="77777777" w:rsidR="008F3593" w:rsidRPr="00E56D36" w:rsidRDefault="008F3593">
      <w:pPr>
        <w:widowControl/>
        <w:jc w:val="left"/>
        <w:rPr>
          <w:rFonts w:ascii="Times New Roman" w:eastAsia="SimSun" w:hAnsi="Times New Roman" w:cs="Times New Roman"/>
          <w:kern w:val="0"/>
          <w:sz w:val="24"/>
          <w:szCs w:val="24"/>
          <w:rPrChange w:id="1" w:author="Chang Chen" w:date="2017-01-31T10:43:00Z">
            <w:rPr>
              <w:rFonts w:ascii="Times New Roman" w:eastAsia="SimSun" w:hAnsi="Times New Roman" w:cs="Times New Roman"/>
              <w:color w:val="000000"/>
              <w:kern w:val="0"/>
              <w:sz w:val="24"/>
              <w:szCs w:val="24"/>
            </w:rPr>
          </w:rPrChange>
        </w:rPr>
        <w:pPrChange w:id="2" w:author="Chang Chen" w:date="2017-01-31T10:43:00Z">
          <w:pPr>
            <w:widowControl/>
            <w:numPr>
              <w:numId w:val="7"/>
            </w:numPr>
            <w:tabs>
              <w:tab w:val="num" w:pos="720"/>
            </w:tabs>
            <w:ind w:left="720" w:hanging="360"/>
            <w:jc w:val="left"/>
            <w:textAlignment w:val="baseline"/>
          </w:pPr>
        </w:pPrChange>
      </w:pPr>
      <w:del w:id="3" w:author="Chang Chen" w:date="2017-01-31T10:43:00Z">
        <w:r w:rsidRPr="008F3593" w:rsidDel="00E56D36">
          <w:rPr>
            <w:rFonts w:ascii="Times New Roman" w:eastAsia="SimSun" w:hAnsi="Times New Roman" w:cs="Times New Roman"/>
            <w:color w:val="000000"/>
            <w:kern w:val="0"/>
            <w:sz w:val="24"/>
            <w:szCs w:val="24"/>
          </w:rPr>
          <w:delText xml:space="preserve"> </w:delText>
        </w:r>
      </w:del>
      <w:bookmarkStart w:id="4" w:name="OLE_LINK3"/>
      <w:ins w:id="5" w:author="Chang Chen" w:date="2017-01-31T10:42:00Z">
        <w:r w:rsidR="00E56D36" w:rsidRPr="008F3593">
          <w:rPr>
            <w:rFonts w:ascii="Times New Roman" w:eastAsia="SimSun" w:hAnsi="Times New Roman" w:cs="Times New Roman"/>
            <w:color w:val="1155CC"/>
            <w:kern w:val="0"/>
            <w:sz w:val="24"/>
            <w:szCs w:val="24"/>
            <w:u w:val="single"/>
          </w:rPr>
          <w:t>http://www.intrepidtravel.com/us/theme/food</w:t>
        </w:r>
      </w:ins>
      <w:bookmarkEnd w:id="4"/>
    </w:p>
    <w:p w14:paraId="175C5EE1" w14:textId="77777777" w:rsidR="008F3593" w:rsidRDefault="008F3593" w:rsidP="006D5B8A">
      <w:pPr>
        <w:widowControl/>
        <w:ind w:left="120" w:firstLine="600"/>
        <w:jc w:val="left"/>
        <w:rPr>
          <w:ins w:id="6" w:author="Chang Chen" w:date="2017-01-31T10:43:00Z"/>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Website 2: Chinese Highlights</w:t>
      </w:r>
    </w:p>
    <w:p w14:paraId="4DB094F6" w14:textId="77777777" w:rsidR="00E56D36" w:rsidRPr="00E56D36" w:rsidRDefault="00E56D36">
      <w:pPr>
        <w:widowControl/>
        <w:ind w:left="120"/>
        <w:jc w:val="left"/>
        <w:rPr>
          <w:rFonts w:ascii="Times New Roman" w:eastAsia="SimSun" w:hAnsi="Times New Roman" w:cs="Times New Roman"/>
          <w:kern w:val="0"/>
          <w:sz w:val="24"/>
          <w:szCs w:val="24"/>
        </w:rPr>
        <w:pPrChange w:id="7" w:author="Chang Chen" w:date="2017-01-31T10:43:00Z">
          <w:pPr>
            <w:widowControl/>
            <w:ind w:left="120" w:firstLine="600"/>
            <w:jc w:val="left"/>
          </w:pPr>
        </w:pPrChange>
      </w:pPr>
      <w:ins w:id="8" w:author="Chang Chen" w:date="2017-01-31T10:43:00Z">
        <w:r>
          <w:fldChar w:fldCharType="begin"/>
        </w:r>
        <w:r>
          <w:instrText xml:space="preserve"> HYPERLINK "http://www.chinahighlights.com/travelguide/chinese-food/" </w:instrText>
        </w:r>
        <w:r>
          <w:fldChar w:fldCharType="separate"/>
        </w:r>
        <w:r w:rsidRPr="008F3593">
          <w:rPr>
            <w:rFonts w:ascii="Times New Roman" w:eastAsia="SimSun" w:hAnsi="Times New Roman" w:cs="Times New Roman"/>
            <w:color w:val="1155CC"/>
            <w:kern w:val="0"/>
            <w:sz w:val="24"/>
            <w:szCs w:val="24"/>
            <w:u w:val="single"/>
          </w:rPr>
          <w:t>http://www.chinahighlights.com/travelguide/chinese-food/</w:t>
        </w:r>
        <w:r>
          <w:rPr>
            <w:rFonts w:ascii="Times New Roman" w:eastAsia="SimSun" w:hAnsi="Times New Roman" w:cs="Times New Roman"/>
            <w:color w:val="1155CC"/>
            <w:kern w:val="0"/>
            <w:sz w:val="24"/>
            <w:szCs w:val="24"/>
            <w:u w:val="single"/>
          </w:rPr>
          <w:fldChar w:fldCharType="end"/>
        </w:r>
      </w:ins>
    </w:p>
    <w:p w14:paraId="0A4F7631" w14:textId="77777777" w:rsidR="008F3593" w:rsidRPr="008F3593" w:rsidRDefault="008F3593" w:rsidP="006D5B8A">
      <w:pPr>
        <w:widowControl/>
        <w:ind w:left="720"/>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 xml:space="preserve">These websites contain a number of amazing pictures and well-knit structures. However, the index of these websites are chaotic. The websites include too much information on the title pages. For our website, we will make a clear </w:t>
      </w:r>
      <w:r w:rsidRPr="008F3593">
        <w:rPr>
          <w:rFonts w:ascii="Times New Roman" w:eastAsia="SimSun" w:hAnsi="Times New Roman" w:cs="Times New Roman"/>
          <w:color w:val="000000"/>
          <w:kern w:val="0"/>
          <w:sz w:val="24"/>
          <w:szCs w:val="24"/>
        </w:rPr>
        <w:lastRenderedPageBreak/>
        <w:t>index, main information will be displayed on the title page, for example use navigation bar. Also put rest of details to other sides. Our website will include compact structure and fantastic graphics in each side.</w:t>
      </w:r>
    </w:p>
    <w:p w14:paraId="2575DA98" w14:textId="77777777" w:rsidR="008F3593" w:rsidRPr="008F3593" w:rsidRDefault="008F3593" w:rsidP="006D5B8A">
      <w:pPr>
        <w:widowControl/>
        <w:jc w:val="left"/>
        <w:rPr>
          <w:rFonts w:ascii="Times New Roman" w:eastAsia="SimSun" w:hAnsi="Times New Roman" w:cs="Times New Roman"/>
          <w:kern w:val="0"/>
          <w:sz w:val="24"/>
          <w:szCs w:val="24"/>
        </w:rPr>
      </w:pPr>
    </w:p>
    <w:p w14:paraId="354FB3D0" w14:textId="77777777" w:rsidR="008F3593" w:rsidRPr="008F3593" w:rsidRDefault="008F3593" w:rsidP="006D5B8A">
      <w:pPr>
        <w:widowControl/>
        <w:ind w:left="120"/>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24"/>
          <w:szCs w:val="24"/>
        </w:rPr>
        <w:t>2) Functional requirements</w:t>
      </w:r>
    </w:p>
    <w:p w14:paraId="4DB20E0D" w14:textId="77777777" w:rsidR="008F3593" w:rsidRPr="008F3593" w:rsidRDefault="008F3593" w:rsidP="006D5B8A">
      <w:pPr>
        <w:widowControl/>
        <w:jc w:val="left"/>
        <w:rPr>
          <w:rFonts w:ascii="Times New Roman" w:eastAsia="SimSun" w:hAnsi="Times New Roman" w:cs="Times New Roman"/>
          <w:kern w:val="0"/>
          <w:sz w:val="24"/>
          <w:szCs w:val="24"/>
        </w:rPr>
      </w:pPr>
    </w:p>
    <w:p w14:paraId="42D1DA3F" w14:textId="77777777" w:rsidR="008F3593" w:rsidRPr="008F3593" w:rsidRDefault="008F3593" w:rsidP="006D5B8A">
      <w:pPr>
        <w:widowControl/>
        <w:numPr>
          <w:ilvl w:val="0"/>
          <w:numId w:val="8"/>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 xml:space="preserve">The forum is going to use </w:t>
      </w:r>
      <w:del w:id="9" w:author="Chang Chen" w:date="2017-01-31T10:39:00Z">
        <w:r w:rsidRPr="008F3593" w:rsidDel="00E56D36">
          <w:rPr>
            <w:rFonts w:ascii="Times New Roman" w:eastAsia="SimSun" w:hAnsi="Times New Roman" w:cs="Times New Roman"/>
            <w:color w:val="000000"/>
            <w:kern w:val="0"/>
            <w:sz w:val="24"/>
            <w:szCs w:val="24"/>
          </w:rPr>
          <w:delText xml:space="preserve">email membership </w:delText>
        </w:r>
      </w:del>
      <w:ins w:id="10" w:author="Chang Chen" w:date="2017-01-31T10:39:00Z">
        <w:r w:rsidR="00E56D36">
          <w:rPr>
            <w:rFonts w:ascii="Times New Roman" w:eastAsia="SimSun" w:hAnsi="Times New Roman" w:cs="Times New Roman"/>
            <w:color w:val="000000"/>
            <w:kern w:val="0"/>
            <w:sz w:val="24"/>
            <w:szCs w:val="24"/>
          </w:rPr>
          <w:t xml:space="preserve">namely site </w:t>
        </w:r>
      </w:ins>
      <w:r w:rsidRPr="008F3593">
        <w:rPr>
          <w:rFonts w:ascii="Times New Roman" w:eastAsia="SimSun" w:hAnsi="Times New Roman" w:cs="Times New Roman"/>
          <w:color w:val="000000"/>
          <w:kern w:val="0"/>
          <w:sz w:val="24"/>
          <w:szCs w:val="24"/>
        </w:rPr>
        <w:t xml:space="preserve">registration system to contact with members. The content of </w:t>
      </w:r>
      <w:del w:id="11" w:author="Chang Chen" w:date="2017-01-31T10:40:00Z">
        <w:r w:rsidRPr="008F3593" w:rsidDel="00E56D36">
          <w:rPr>
            <w:rFonts w:ascii="Times New Roman" w:eastAsia="SimSun" w:hAnsi="Times New Roman" w:cs="Times New Roman"/>
            <w:color w:val="000000"/>
            <w:kern w:val="0"/>
            <w:sz w:val="24"/>
            <w:szCs w:val="24"/>
          </w:rPr>
          <w:delText>website can be shared to Facebook, Instagram, and other social media.</w:delText>
        </w:r>
      </w:del>
      <w:ins w:id="12" w:author="Chang Chen" w:date="2017-01-31T10:40:00Z">
        <w:r w:rsidR="00E56D36">
          <w:rPr>
            <w:rFonts w:ascii="Times New Roman" w:eastAsia="SimSun" w:hAnsi="Times New Roman" w:cs="Times New Roman"/>
            <w:color w:val="000000"/>
            <w:kern w:val="0"/>
            <w:sz w:val="24"/>
            <w:szCs w:val="24"/>
          </w:rPr>
          <w:t xml:space="preserve">forum is </w:t>
        </w:r>
      </w:ins>
      <w:ins w:id="13" w:author="Chang Chen" w:date="2017-01-31T10:41:00Z">
        <w:r w:rsidR="00E56D36">
          <w:rPr>
            <w:rFonts w:ascii="Times New Roman" w:eastAsia="SimSun" w:hAnsi="Times New Roman" w:cs="Times New Roman"/>
            <w:color w:val="000000"/>
            <w:kern w:val="0"/>
            <w:sz w:val="24"/>
            <w:szCs w:val="24"/>
          </w:rPr>
          <w:t>focusing</w:t>
        </w:r>
      </w:ins>
      <w:ins w:id="14" w:author="Chang Chen" w:date="2017-01-31T10:40:00Z">
        <w:r w:rsidR="00E56D36">
          <w:rPr>
            <w:rFonts w:ascii="Times New Roman" w:eastAsia="SimSun" w:hAnsi="Times New Roman" w:cs="Times New Roman"/>
            <w:color w:val="000000"/>
            <w:kern w:val="0"/>
            <w:sz w:val="24"/>
            <w:szCs w:val="24"/>
          </w:rPr>
          <w:t xml:space="preserve"> on </w:t>
        </w:r>
      </w:ins>
      <w:ins w:id="15" w:author="Chang Chen" w:date="2017-01-31T10:41:00Z">
        <w:r w:rsidR="00E56D36">
          <w:rPr>
            <w:rFonts w:ascii="Times New Roman" w:eastAsia="SimSun" w:hAnsi="Times New Roman" w:cs="Times New Roman"/>
            <w:color w:val="000000"/>
            <w:kern w:val="0"/>
            <w:sz w:val="24"/>
            <w:szCs w:val="24"/>
          </w:rPr>
          <w:t>members posing and commenting the information they are interested in.</w:t>
        </w:r>
      </w:ins>
    </w:p>
    <w:p w14:paraId="07AE6E58" w14:textId="77777777" w:rsidR="008F3593" w:rsidRPr="008F3593" w:rsidRDefault="008F3593" w:rsidP="006D5B8A">
      <w:pPr>
        <w:widowControl/>
        <w:jc w:val="left"/>
        <w:rPr>
          <w:rFonts w:ascii="Times New Roman" w:eastAsia="SimSun" w:hAnsi="Times New Roman" w:cs="Times New Roman"/>
          <w:kern w:val="0"/>
          <w:sz w:val="24"/>
          <w:szCs w:val="24"/>
        </w:rPr>
      </w:pPr>
    </w:p>
    <w:p w14:paraId="49CBD613" w14:textId="77777777" w:rsidR="008F3593" w:rsidRPr="008F3593" w:rsidRDefault="008F3593" w:rsidP="006D5B8A">
      <w:pPr>
        <w:widowControl/>
        <w:numPr>
          <w:ilvl w:val="0"/>
          <w:numId w:val="9"/>
        </w:numPr>
        <w:jc w:val="left"/>
        <w:textAlignment w:val="baseline"/>
        <w:rPr>
          <w:rFonts w:ascii="Times New Roman" w:eastAsia="SimSun" w:hAnsi="Times New Roman" w:cs="Times New Roman"/>
          <w:color w:val="000000"/>
          <w:kern w:val="0"/>
          <w:sz w:val="24"/>
          <w:szCs w:val="24"/>
        </w:rPr>
      </w:pPr>
      <w:r w:rsidRPr="008F3593">
        <w:rPr>
          <w:rFonts w:ascii="Times New Roman" w:eastAsia="SimSun" w:hAnsi="Times New Roman" w:cs="Times New Roman"/>
          <w:color w:val="000000"/>
          <w:kern w:val="0"/>
          <w:sz w:val="24"/>
          <w:szCs w:val="24"/>
        </w:rPr>
        <w:t>The list of website will be simplified. It covers “home”, “video”, “forum” and “contact us” tags.</w:t>
      </w:r>
    </w:p>
    <w:p w14:paraId="2BE061E8" w14:textId="77777777" w:rsidR="008F3593" w:rsidRPr="008F3593" w:rsidRDefault="008F3593" w:rsidP="006D5B8A">
      <w:pPr>
        <w:widowControl/>
        <w:jc w:val="left"/>
        <w:rPr>
          <w:rFonts w:ascii="Times New Roman" w:eastAsia="SimSun" w:hAnsi="Times New Roman" w:cs="Times New Roman"/>
          <w:kern w:val="0"/>
          <w:sz w:val="24"/>
          <w:szCs w:val="24"/>
        </w:rPr>
      </w:pPr>
    </w:p>
    <w:p w14:paraId="5A18D44D" w14:textId="77777777" w:rsidR="008F3593" w:rsidRPr="008F3593" w:rsidRDefault="008F3593" w:rsidP="006D5B8A">
      <w:pPr>
        <w:widowControl/>
        <w:ind w:left="120"/>
        <w:jc w:val="left"/>
        <w:rPr>
          <w:rFonts w:ascii="Times New Roman" w:eastAsia="SimSun" w:hAnsi="Times New Roman" w:cs="Times New Roman"/>
          <w:kern w:val="0"/>
          <w:sz w:val="24"/>
          <w:szCs w:val="24"/>
        </w:rPr>
      </w:pPr>
      <w:r w:rsidRPr="008F3593">
        <w:rPr>
          <w:rFonts w:ascii="Times New Roman" w:eastAsia="SimSun" w:hAnsi="Times New Roman" w:cs="Times New Roman"/>
          <w:b/>
          <w:bCs/>
          <w:color w:val="000000"/>
          <w:kern w:val="0"/>
          <w:sz w:val="24"/>
          <w:szCs w:val="24"/>
        </w:rPr>
        <w:t>3) Work Plan</w:t>
      </w:r>
    </w:p>
    <w:p w14:paraId="059571B5" w14:textId="77777777" w:rsidR="008F3593" w:rsidRPr="008F3593" w:rsidRDefault="008F3593" w:rsidP="006D5B8A">
      <w:pPr>
        <w:widowControl/>
        <w:jc w:val="left"/>
        <w:rPr>
          <w:rFonts w:ascii="Times New Roman" w:eastAsia="SimSun" w:hAnsi="Times New Roman" w:cs="Times New Roman"/>
          <w:kern w:val="0"/>
          <w:sz w:val="24"/>
          <w:szCs w:val="24"/>
        </w:rPr>
      </w:pPr>
    </w:p>
    <w:p w14:paraId="5137D72A" w14:textId="77777777" w:rsidR="008F3593" w:rsidRPr="008F3593" w:rsidRDefault="008F3593" w:rsidP="006D5B8A">
      <w:pPr>
        <w:widowControl/>
        <w:ind w:left="720"/>
        <w:jc w:val="left"/>
        <w:rPr>
          <w:rFonts w:ascii="Times New Roman" w:eastAsia="SimSun" w:hAnsi="Times New Roman" w:cs="Times New Roman"/>
          <w:kern w:val="0"/>
          <w:sz w:val="24"/>
          <w:szCs w:val="24"/>
        </w:rPr>
      </w:pPr>
      <w:r w:rsidRPr="008F3593">
        <w:rPr>
          <w:rFonts w:ascii="Times New Roman" w:eastAsia="SimSun" w:hAnsi="Times New Roman" w:cs="Times New Roman"/>
          <w:color w:val="000000"/>
          <w:kern w:val="0"/>
          <w:sz w:val="24"/>
          <w:szCs w:val="24"/>
        </w:rPr>
        <w:t>The project will be separated and all the members in our team will do their own part first, hence everyone has chance to use their own knowledge and experience to figure out all problems at each part of project. Then all the work will be gathered together and organized every weekend before the deadline. We are going to organize meetings every Wednesday and Friday.</w:t>
      </w:r>
    </w:p>
    <w:p w14:paraId="664638C0" w14:textId="77777777" w:rsidR="008F3593" w:rsidRPr="008F3593" w:rsidRDefault="008F3593" w:rsidP="006D5B8A">
      <w:pPr>
        <w:widowControl/>
        <w:spacing w:after="240"/>
        <w:jc w:val="left"/>
        <w:rPr>
          <w:rFonts w:ascii="Times New Roman" w:eastAsia="SimSun" w:hAnsi="Times New Roman" w:cs="Times New Roman"/>
          <w:kern w:val="0"/>
          <w:sz w:val="24"/>
          <w:szCs w:val="24"/>
        </w:rPr>
      </w:pPr>
    </w:p>
    <w:p w14:paraId="2EFC1D6E" w14:textId="77777777" w:rsidR="008F3593" w:rsidRPr="008F3593" w:rsidDel="00E56D36" w:rsidRDefault="008F3593" w:rsidP="006D5B8A">
      <w:pPr>
        <w:widowControl/>
        <w:ind w:left="120"/>
        <w:jc w:val="left"/>
        <w:rPr>
          <w:del w:id="16" w:author="Chang Chen" w:date="2017-01-31T10:44:00Z"/>
          <w:rFonts w:ascii="Times New Roman" w:eastAsia="SimSun" w:hAnsi="Times New Roman" w:cs="Times New Roman"/>
          <w:kern w:val="0"/>
          <w:sz w:val="24"/>
          <w:szCs w:val="24"/>
        </w:rPr>
      </w:pPr>
      <w:del w:id="17" w:author="Chang Chen" w:date="2017-01-31T10:44:00Z">
        <w:r w:rsidRPr="008F3593" w:rsidDel="00E56D36">
          <w:rPr>
            <w:rFonts w:ascii="Times New Roman" w:eastAsia="SimSun" w:hAnsi="Times New Roman" w:cs="Times New Roman"/>
            <w:b/>
            <w:bCs/>
            <w:color w:val="000000"/>
            <w:kern w:val="0"/>
            <w:sz w:val="24"/>
            <w:szCs w:val="24"/>
          </w:rPr>
          <w:delText>References:</w:delText>
        </w:r>
      </w:del>
    </w:p>
    <w:p w14:paraId="1901CC38" w14:textId="77777777" w:rsidR="008F3593" w:rsidRPr="008F3593" w:rsidDel="00E56D36" w:rsidRDefault="00EE3E11" w:rsidP="006D5B8A">
      <w:pPr>
        <w:widowControl/>
        <w:ind w:left="120"/>
        <w:jc w:val="left"/>
        <w:rPr>
          <w:del w:id="18" w:author="Chang Chen" w:date="2017-01-31T10:44:00Z"/>
          <w:rFonts w:ascii="Times New Roman" w:eastAsia="SimSun" w:hAnsi="Times New Roman" w:cs="Times New Roman"/>
          <w:kern w:val="0"/>
          <w:sz w:val="24"/>
          <w:szCs w:val="24"/>
        </w:rPr>
      </w:pPr>
      <w:del w:id="19" w:author="Chang Chen" w:date="2017-01-31T10:44:00Z">
        <w:r w:rsidDel="00E56D36">
          <w:fldChar w:fldCharType="begin"/>
        </w:r>
        <w:r w:rsidDel="00E56D36">
          <w:delInstrText xml:space="preserve"> HYPERLINK "http://www.intrepidtravel.com/us/theme/food" </w:delInstrText>
        </w:r>
        <w:r w:rsidDel="00E56D36">
          <w:fldChar w:fldCharType="separate"/>
        </w:r>
        <w:r w:rsidR="008F3593" w:rsidRPr="008F3593" w:rsidDel="00E56D36">
          <w:rPr>
            <w:rFonts w:ascii="Times New Roman" w:eastAsia="SimSun" w:hAnsi="Times New Roman" w:cs="Times New Roman"/>
            <w:color w:val="1155CC"/>
            <w:kern w:val="0"/>
            <w:sz w:val="24"/>
            <w:szCs w:val="24"/>
            <w:u w:val="single"/>
          </w:rPr>
          <w:delText>http://www.intrepidtravel.com/us/theme/food</w:delText>
        </w:r>
        <w:r w:rsidDel="00E56D36">
          <w:rPr>
            <w:rFonts w:ascii="Times New Roman" w:eastAsia="SimSun" w:hAnsi="Times New Roman" w:cs="Times New Roman"/>
            <w:color w:val="1155CC"/>
            <w:kern w:val="0"/>
            <w:sz w:val="24"/>
            <w:szCs w:val="24"/>
            <w:u w:val="single"/>
          </w:rPr>
          <w:fldChar w:fldCharType="end"/>
        </w:r>
      </w:del>
    </w:p>
    <w:p w14:paraId="75045037" w14:textId="77777777" w:rsidR="008F3593" w:rsidRPr="008F3593" w:rsidDel="00E56D36" w:rsidRDefault="00EE3E11" w:rsidP="006D5B8A">
      <w:pPr>
        <w:widowControl/>
        <w:ind w:left="120"/>
        <w:jc w:val="left"/>
        <w:rPr>
          <w:del w:id="20" w:author="Chang Chen" w:date="2017-01-31T10:44:00Z"/>
          <w:rFonts w:ascii="Times New Roman" w:eastAsia="SimSun" w:hAnsi="Times New Roman" w:cs="Times New Roman"/>
          <w:kern w:val="0"/>
          <w:sz w:val="24"/>
          <w:szCs w:val="24"/>
        </w:rPr>
      </w:pPr>
      <w:del w:id="21" w:author="Chang Chen" w:date="2017-01-31T10:44:00Z">
        <w:r w:rsidDel="00E56D36">
          <w:fldChar w:fldCharType="begin"/>
        </w:r>
        <w:r w:rsidDel="00E56D36">
          <w:delInstrText xml:space="preserve"> HYPERLINK "http://www.chinahighlights.com/travelguide/chinese-food/" </w:delInstrText>
        </w:r>
        <w:r w:rsidDel="00E56D36">
          <w:fldChar w:fldCharType="separate"/>
        </w:r>
        <w:r w:rsidR="008F3593" w:rsidRPr="008F3593" w:rsidDel="00E56D36">
          <w:rPr>
            <w:rFonts w:ascii="Times New Roman" w:eastAsia="SimSun" w:hAnsi="Times New Roman" w:cs="Times New Roman"/>
            <w:color w:val="1155CC"/>
            <w:kern w:val="0"/>
            <w:sz w:val="24"/>
            <w:szCs w:val="24"/>
            <w:u w:val="single"/>
          </w:rPr>
          <w:delText>http://www.chinahighlights.com/travelguide/chinese-food/</w:delText>
        </w:r>
        <w:r w:rsidDel="00E56D36">
          <w:rPr>
            <w:rFonts w:ascii="Times New Roman" w:eastAsia="SimSun" w:hAnsi="Times New Roman" w:cs="Times New Roman"/>
            <w:color w:val="1155CC"/>
            <w:kern w:val="0"/>
            <w:sz w:val="24"/>
            <w:szCs w:val="24"/>
            <w:u w:val="single"/>
          </w:rPr>
          <w:fldChar w:fldCharType="end"/>
        </w:r>
      </w:del>
    </w:p>
    <w:p w14:paraId="41863FF2" w14:textId="77777777" w:rsidR="00EE3E11" w:rsidRDefault="00EE3E11" w:rsidP="006D5B8A">
      <w:pPr>
        <w:rPr>
          <w:rFonts w:ascii="Times New Roman" w:hAnsi="Times New Roman" w:cs="Times New Roman"/>
          <w:sz w:val="24"/>
          <w:szCs w:val="24"/>
        </w:rPr>
      </w:pPr>
    </w:p>
    <w:p w14:paraId="56500B64" w14:textId="77777777" w:rsidR="00EE3E11" w:rsidRDefault="00EE3E11" w:rsidP="006D5B8A">
      <w:pPr>
        <w:rPr>
          <w:rFonts w:ascii="Times New Roman" w:hAnsi="Times New Roman" w:cs="Times New Roman"/>
          <w:sz w:val="24"/>
          <w:szCs w:val="24"/>
        </w:rPr>
      </w:pPr>
    </w:p>
    <w:p w14:paraId="332BBEA0" w14:textId="77777777" w:rsidR="007F100B" w:rsidRDefault="007F100B">
      <w:pPr>
        <w:widowControl/>
        <w:jc w:val="left"/>
        <w:rPr>
          <w:rFonts w:ascii="Times New Roman" w:hAnsi="Times New Roman" w:cs="Times New Roman"/>
          <w:sz w:val="36"/>
          <w:szCs w:val="36"/>
        </w:rPr>
      </w:pPr>
      <w:r>
        <w:rPr>
          <w:rFonts w:ascii="Times New Roman" w:hAnsi="Times New Roman" w:cs="Times New Roman"/>
          <w:sz w:val="36"/>
          <w:szCs w:val="36"/>
        </w:rPr>
        <w:br w:type="page"/>
      </w:r>
    </w:p>
    <w:p w14:paraId="57D1EB6B" w14:textId="5D91886E" w:rsidR="00EE3E11" w:rsidRDefault="00EE3E11" w:rsidP="006D5B8A">
      <w:pPr>
        <w:rPr>
          <w:rFonts w:ascii="Times New Roman" w:hAnsi="Times New Roman" w:cs="Times New Roman"/>
          <w:sz w:val="36"/>
          <w:szCs w:val="36"/>
        </w:rPr>
      </w:pPr>
      <w:r>
        <w:rPr>
          <w:rFonts w:ascii="Times New Roman" w:hAnsi="Times New Roman" w:cs="Times New Roman" w:hint="eastAsia"/>
          <w:sz w:val="36"/>
          <w:szCs w:val="36"/>
        </w:rPr>
        <w:lastRenderedPageBreak/>
        <w:t>Mile</w:t>
      </w:r>
      <w:r>
        <w:rPr>
          <w:rFonts w:ascii="Times New Roman" w:hAnsi="Times New Roman" w:cs="Times New Roman"/>
          <w:sz w:val="36"/>
          <w:szCs w:val="36"/>
        </w:rPr>
        <w:t>s</w:t>
      </w:r>
      <w:r w:rsidR="006D5B8A">
        <w:rPr>
          <w:rFonts w:ascii="Times New Roman" w:hAnsi="Times New Roman" w:cs="Times New Roman" w:hint="eastAsia"/>
          <w:sz w:val="36"/>
          <w:szCs w:val="36"/>
        </w:rPr>
        <w:t xml:space="preserve">tone </w:t>
      </w:r>
      <w:r w:rsidR="006D5B8A">
        <w:rPr>
          <w:rFonts w:ascii="Times New Roman" w:hAnsi="Times New Roman" w:cs="Times New Roman"/>
          <w:sz w:val="36"/>
          <w:szCs w:val="36"/>
        </w:rPr>
        <w:t>2</w:t>
      </w:r>
    </w:p>
    <w:p w14:paraId="2B415DE2" w14:textId="77777777" w:rsidR="00EE3E11" w:rsidRPr="007F100B" w:rsidRDefault="00EE3E11" w:rsidP="006D5B8A">
      <w:pPr>
        <w:pStyle w:val="ListParagraph"/>
        <w:numPr>
          <w:ilvl w:val="0"/>
          <w:numId w:val="13"/>
        </w:numPr>
        <w:ind w:firstLineChars="0"/>
        <w:rPr>
          <w:rFonts w:ascii="Times New Roman" w:hAnsi="Times New Roman" w:cs="Times New Roman"/>
          <w:b/>
          <w:sz w:val="52"/>
          <w:szCs w:val="52"/>
        </w:rPr>
      </w:pPr>
      <w:r w:rsidRPr="007F100B">
        <w:rPr>
          <w:rFonts w:ascii="Times New Roman" w:hAnsi="Times New Roman" w:cs="Times New Roman" w:hint="eastAsia"/>
          <w:b/>
          <w:sz w:val="52"/>
          <w:szCs w:val="52"/>
        </w:rPr>
        <w:t>Site</w:t>
      </w:r>
      <w:r w:rsidRPr="007F100B">
        <w:rPr>
          <w:rFonts w:ascii="Times New Roman" w:hAnsi="Times New Roman" w:cs="Times New Roman"/>
          <w:b/>
          <w:sz w:val="52"/>
          <w:szCs w:val="52"/>
        </w:rPr>
        <w:t>m</w:t>
      </w:r>
      <w:r w:rsidRPr="007F100B">
        <w:rPr>
          <w:rFonts w:ascii="Times New Roman" w:hAnsi="Times New Roman" w:cs="Times New Roman" w:hint="eastAsia"/>
          <w:b/>
          <w:sz w:val="52"/>
          <w:szCs w:val="52"/>
        </w:rPr>
        <w:t>ap:</w:t>
      </w:r>
    </w:p>
    <w:p w14:paraId="1C61ACD9" w14:textId="77777777" w:rsidR="007D3B9D" w:rsidRDefault="007F100B" w:rsidP="001E5B47">
      <w:pPr>
        <w:pStyle w:val="ListParagraph"/>
        <w:ind w:left="420" w:firstLineChars="0" w:firstLine="0"/>
        <w:rPr>
          <w:rFonts w:ascii="Times New Roman" w:hAnsi="Times New Roman" w:cs="Times New Roman"/>
          <w:sz w:val="24"/>
          <w:szCs w:val="24"/>
        </w:rPr>
      </w:pPr>
      <w:r>
        <w:rPr>
          <w:rFonts w:ascii="Times New Roman" w:hAnsi="Times New Roman" w:cs="Times New Roman"/>
          <w:noProof/>
          <w:sz w:val="24"/>
          <w:szCs w:val="24"/>
          <w:lang w:val="en-CA"/>
        </w:rPr>
        <w:drawing>
          <wp:inline distT="0" distB="0" distL="0" distR="0" wp14:anchorId="3268D307" wp14:editId="4E580249">
            <wp:extent cx="5274310" cy="3076575"/>
            <wp:effectExtent l="0" t="0" r="2159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284678A1" w14:textId="743EE015" w:rsidR="007F100B" w:rsidRDefault="007D3B9D" w:rsidP="006D6B75">
      <w:pPr>
        <w:pStyle w:val="ListParagraph"/>
        <w:ind w:left="420" w:firstLineChars="0"/>
        <w:rPr>
          <w:rFonts w:ascii="Times New Roman" w:hAnsi="Times New Roman" w:cs="Times New Roman"/>
          <w:sz w:val="24"/>
          <w:szCs w:val="24"/>
        </w:rPr>
      </w:pPr>
      <w:r>
        <w:rPr>
          <w:rFonts w:ascii="Times New Roman" w:hAnsi="Times New Roman" w:cs="Times New Roman"/>
          <w:sz w:val="24"/>
          <w:szCs w:val="24"/>
        </w:rPr>
        <w:t xml:space="preserve">This sitemap can shows all of our website information </w:t>
      </w:r>
      <w:r w:rsidRPr="007D3B9D">
        <w:rPr>
          <w:rFonts w:ascii="Times New Roman" w:hAnsi="Times New Roman" w:cs="Times New Roman"/>
          <w:sz w:val="24"/>
          <w:szCs w:val="24"/>
        </w:rPr>
        <w:t>tidy</w:t>
      </w:r>
      <w:r>
        <w:rPr>
          <w:rFonts w:ascii="Times New Roman" w:hAnsi="Times New Roman" w:cs="Times New Roman"/>
          <w:sz w:val="24"/>
          <w:szCs w:val="24"/>
        </w:rPr>
        <w:t xml:space="preserve"> and simple, these information</w:t>
      </w:r>
      <w:r w:rsidR="006D6B75">
        <w:rPr>
          <w:rFonts w:ascii="Times New Roman" w:hAnsi="Times New Roman" w:cs="Times New Roman"/>
          <w:sz w:val="24"/>
          <w:szCs w:val="24"/>
        </w:rPr>
        <w:t xml:space="preserve"> clearly reflects the all constant have included in our website. </w:t>
      </w:r>
    </w:p>
    <w:p w14:paraId="508AC9D3" w14:textId="77777777" w:rsidR="006D6B75" w:rsidRDefault="006D6B75" w:rsidP="001E5B47">
      <w:pPr>
        <w:pStyle w:val="ListParagraph"/>
        <w:ind w:left="420" w:firstLineChars="0" w:firstLine="0"/>
        <w:rPr>
          <w:rFonts w:ascii="Times New Roman" w:hAnsi="Times New Roman" w:cs="Times New Roman"/>
          <w:sz w:val="24"/>
          <w:szCs w:val="24"/>
        </w:rPr>
      </w:pPr>
    </w:p>
    <w:p w14:paraId="776D8F19" w14:textId="77777777" w:rsidR="006D6B75" w:rsidRDefault="006D6B75" w:rsidP="001E5B47">
      <w:pPr>
        <w:pStyle w:val="ListParagraph"/>
        <w:ind w:left="420" w:firstLineChars="0" w:firstLine="0"/>
        <w:rPr>
          <w:rFonts w:ascii="Times New Roman" w:hAnsi="Times New Roman" w:cs="Times New Roman"/>
          <w:sz w:val="24"/>
          <w:szCs w:val="24"/>
        </w:rPr>
      </w:pPr>
    </w:p>
    <w:p w14:paraId="41179E0E" w14:textId="77777777" w:rsidR="006D6B75" w:rsidRDefault="006D6B75" w:rsidP="001E5B47">
      <w:pPr>
        <w:pStyle w:val="ListParagraph"/>
        <w:ind w:left="420" w:firstLineChars="0" w:firstLine="0"/>
        <w:rPr>
          <w:rFonts w:ascii="Times New Roman" w:hAnsi="Times New Roman" w:cs="Times New Roman"/>
          <w:sz w:val="24"/>
          <w:szCs w:val="24"/>
        </w:rPr>
      </w:pPr>
    </w:p>
    <w:p w14:paraId="42174F2F" w14:textId="77777777" w:rsidR="006D6B75" w:rsidRDefault="006D6B75" w:rsidP="001E5B47">
      <w:pPr>
        <w:pStyle w:val="ListParagraph"/>
        <w:ind w:left="420" w:firstLineChars="0" w:firstLine="0"/>
        <w:rPr>
          <w:rFonts w:ascii="Times New Roman" w:hAnsi="Times New Roman" w:cs="Times New Roman"/>
          <w:sz w:val="24"/>
          <w:szCs w:val="24"/>
        </w:rPr>
      </w:pPr>
    </w:p>
    <w:p w14:paraId="13459E96" w14:textId="77777777" w:rsidR="006D6B75" w:rsidRDefault="006D6B75" w:rsidP="001E5B47">
      <w:pPr>
        <w:pStyle w:val="ListParagraph"/>
        <w:ind w:left="420" w:firstLineChars="0" w:firstLine="0"/>
        <w:rPr>
          <w:rFonts w:ascii="Times New Roman" w:hAnsi="Times New Roman" w:cs="Times New Roman"/>
          <w:sz w:val="24"/>
          <w:szCs w:val="24"/>
        </w:rPr>
      </w:pPr>
    </w:p>
    <w:p w14:paraId="70E1922B" w14:textId="77777777" w:rsidR="006D6B75" w:rsidRDefault="006D6B75" w:rsidP="001E5B47">
      <w:pPr>
        <w:pStyle w:val="ListParagraph"/>
        <w:ind w:left="420" w:firstLineChars="0" w:firstLine="0"/>
        <w:rPr>
          <w:rFonts w:ascii="Times New Roman" w:hAnsi="Times New Roman" w:cs="Times New Roman"/>
          <w:sz w:val="24"/>
          <w:szCs w:val="24"/>
        </w:rPr>
      </w:pPr>
    </w:p>
    <w:p w14:paraId="18B165DF" w14:textId="77777777" w:rsidR="006D6B75" w:rsidRDefault="006D6B75" w:rsidP="001E5B47">
      <w:pPr>
        <w:pStyle w:val="ListParagraph"/>
        <w:ind w:left="420" w:firstLineChars="0" w:firstLine="0"/>
        <w:rPr>
          <w:rFonts w:ascii="Times New Roman" w:hAnsi="Times New Roman" w:cs="Times New Roman"/>
          <w:sz w:val="24"/>
          <w:szCs w:val="24"/>
        </w:rPr>
      </w:pPr>
    </w:p>
    <w:p w14:paraId="689DE55D" w14:textId="77777777" w:rsidR="006D6B75" w:rsidRDefault="006D6B75" w:rsidP="001E5B47">
      <w:pPr>
        <w:pStyle w:val="ListParagraph"/>
        <w:ind w:left="420" w:firstLineChars="0" w:firstLine="0"/>
        <w:rPr>
          <w:rFonts w:ascii="Times New Roman" w:hAnsi="Times New Roman" w:cs="Times New Roman"/>
          <w:sz w:val="24"/>
          <w:szCs w:val="24"/>
        </w:rPr>
      </w:pPr>
    </w:p>
    <w:p w14:paraId="0C751A53" w14:textId="77777777" w:rsidR="006D6B75" w:rsidRDefault="006D6B75" w:rsidP="001E5B47">
      <w:pPr>
        <w:pStyle w:val="ListParagraph"/>
        <w:ind w:left="420" w:firstLineChars="0" w:firstLine="0"/>
        <w:rPr>
          <w:rFonts w:ascii="Times New Roman" w:hAnsi="Times New Roman" w:cs="Times New Roman"/>
          <w:sz w:val="24"/>
          <w:szCs w:val="24"/>
        </w:rPr>
      </w:pPr>
    </w:p>
    <w:p w14:paraId="037F8719" w14:textId="77777777" w:rsidR="006D6B75" w:rsidRDefault="006D6B75" w:rsidP="001E5B47">
      <w:pPr>
        <w:pStyle w:val="ListParagraph"/>
        <w:ind w:left="420" w:firstLineChars="0" w:firstLine="0"/>
        <w:rPr>
          <w:rFonts w:ascii="Times New Roman" w:hAnsi="Times New Roman" w:cs="Times New Roman"/>
          <w:sz w:val="24"/>
          <w:szCs w:val="24"/>
        </w:rPr>
      </w:pPr>
    </w:p>
    <w:p w14:paraId="4E6E6C40" w14:textId="77777777" w:rsidR="006D6B75" w:rsidRDefault="006D6B75" w:rsidP="001E5B47">
      <w:pPr>
        <w:pStyle w:val="ListParagraph"/>
        <w:ind w:left="420" w:firstLineChars="0" w:firstLine="0"/>
        <w:rPr>
          <w:rFonts w:ascii="Times New Roman" w:hAnsi="Times New Roman" w:cs="Times New Roman"/>
          <w:sz w:val="24"/>
          <w:szCs w:val="24"/>
        </w:rPr>
      </w:pPr>
    </w:p>
    <w:p w14:paraId="7D3BA67E" w14:textId="77777777" w:rsidR="006D6B75" w:rsidRDefault="006D6B75" w:rsidP="001E5B47">
      <w:pPr>
        <w:pStyle w:val="ListParagraph"/>
        <w:ind w:left="420" w:firstLineChars="0" w:firstLine="0"/>
        <w:rPr>
          <w:rFonts w:ascii="Times New Roman" w:hAnsi="Times New Roman" w:cs="Times New Roman"/>
          <w:sz w:val="24"/>
          <w:szCs w:val="24"/>
        </w:rPr>
      </w:pPr>
    </w:p>
    <w:p w14:paraId="746F2868" w14:textId="77777777" w:rsidR="006D6B75" w:rsidRDefault="006D6B75" w:rsidP="001E5B47">
      <w:pPr>
        <w:pStyle w:val="ListParagraph"/>
        <w:ind w:left="420" w:firstLineChars="0" w:firstLine="0"/>
        <w:rPr>
          <w:rFonts w:ascii="Times New Roman" w:hAnsi="Times New Roman" w:cs="Times New Roman"/>
          <w:sz w:val="24"/>
          <w:szCs w:val="24"/>
        </w:rPr>
      </w:pPr>
    </w:p>
    <w:p w14:paraId="676E08B4" w14:textId="77777777" w:rsidR="006D6B75" w:rsidRDefault="006D6B75" w:rsidP="001E5B47">
      <w:pPr>
        <w:pStyle w:val="ListParagraph"/>
        <w:ind w:left="420" w:firstLineChars="0" w:firstLine="0"/>
        <w:rPr>
          <w:rFonts w:ascii="Times New Roman" w:hAnsi="Times New Roman" w:cs="Times New Roman"/>
          <w:sz w:val="24"/>
          <w:szCs w:val="24"/>
        </w:rPr>
      </w:pPr>
    </w:p>
    <w:p w14:paraId="0350C307" w14:textId="77777777" w:rsidR="006D6B75" w:rsidRDefault="006D6B75" w:rsidP="001E5B47">
      <w:pPr>
        <w:pStyle w:val="ListParagraph"/>
        <w:ind w:left="420" w:firstLineChars="0" w:firstLine="0"/>
        <w:rPr>
          <w:rFonts w:ascii="Times New Roman" w:hAnsi="Times New Roman" w:cs="Times New Roman"/>
          <w:sz w:val="24"/>
          <w:szCs w:val="24"/>
        </w:rPr>
      </w:pPr>
    </w:p>
    <w:p w14:paraId="4C568AA8" w14:textId="77777777" w:rsidR="006D6B75" w:rsidRDefault="006D6B75" w:rsidP="001E5B47">
      <w:pPr>
        <w:pStyle w:val="ListParagraph"/>
        <w:ind w:left="420" w:firstLineChars="0" w:firstLine="0"/>
        <w:rPr>
          <w:rFonts w:ascii="Times New Roman" w:hAnsi="Times New Roman" w:cs="Times New Roman"/>
          <w:sz w:val="24"/>
          <w:szCs w:val="24"/>
        </w:rPr>
      </w:pPr>
    </w:p>
    <w:p w14:paraId="2F1221D5" w14:textId="77777777" w:rsidR="006D6B75" w:rsidRDefault="006D6B75" w:rsidP="001E5B47">
      <w:pPr>
        <w:pStyle w:val="ListParagraph"/>
        <w:ind w:left="420" w:firstLineChars="0" w:firstLine="0"/>
        <w:rPr>
          <w:rFonts w:ascii="Times New Roman" w:hAnsi="Times New Roman" w:cs="Times New Roman"/>
          <w:sz w:val="24"/>
          <w:szCs w:val="24"/>
        </w:rPr>
      </w:pPr>
    </w:p>
    <w:p w14:paraId="65A8A7D7" w14:textId="77777777" w:rsidR="006D6B75" w:rsidRDefault="006D6B75" w:rsidP="001E5B47">
      <w:pPr>
        <w:pStyle w:val="ListParagraph"/>
        <w:ind w:left="420" w:firstLineChars="0" w:firstLine="0"/>
        <w:rPr>
          <w:rFonts w:ascii="Times New Roman" w:hAnsi="Times New Roman" w:cs="Times New Roman"/>
          <w:sz w:val="24"/>
          <w:szCs w:val="24"/>
        </w:rPr>
      </w:pPr>
    </w:p>
    <w:p w14:paraId="123BDD8B" w14:textId="77777777" w:rsidR="006D6B75" w:rsidRDefault="006D6B75" w:rsidP="001E5B47">
      <w:pPr>
        <w:pStyle w:val="ListParagraph"/>
        <w:ind w:left="420" w:firstLineChars="0" w:firstLine="0"/>
        <w:rPr>
          <w:rFonts w:ascii="Times New Roman" w:hAnsi="Times New Roman" w:cs="Times New Roman"/>
          <w:sz w:val="24"/>
          <w:szCs w:val="24"/>
        </w:rPr>
      </w:pPr>
    </w:p>
    <w:p w14:paraId="1DAEC955" w14:textId="77777777" w:rsidR="006D6B75" w:rsidRDefault="006D6B75" w:rsidP="001E5B47">
      <w:pPr>
        <w:pStyle w:val="ListParagraph"/>
        <w:ind w:left="420" w:firstLineChars="0" w:firstLine="0"/>
        <w:rPr>
          <w:rFonts w:ascii="Times New Roman" w:hAnsi="Times New Roman" w:cs="Times New Roman"/>
          <w:sz w:val="24"/>
          <w:szCs w:val="24"/>
        </w:rPr>
      </w:pPr>
    </w:p>
    <w:p w14:paraId="556E7F52" w14:textId="77777777" w:rsidR="006D6B75" w:rsidRDefault="006D6B75" w:rsidP="001E5B47">
      <w:pPr>
        <w:pStyle w:val="ListParagraph"/>
        <w:ind w:left="420" w:firstLineChars="0" w:firstLine="0"/>
        <w:rPr>
          <w:rFonts w:ascii="Times New Roman" w:hAnsi="Times New Roman" w:cs="Times New Roman"/>
          <w:sz w:val="24"/>
          <w:szCs w:val="24"/>
        </w:rPr>
      </w:pPr>
    </w:p>
    <w:p w14:paraId="0B174489" w14:textId="77777777" w:rsidR="006D6B75" w:rsidRDefault="006D6B75" w:rsidP="001E5B47">
      <w:pPr>
        <w:pStyle w:val="ListParagraph"/>
        <w:ind w:left="420" w:firstLineChars="0" w:firstLine="0"/>
        <w:rPr>
          <w:rFonts w:ascii="Times New Roman" w:hAnsi="Times New Roman" w:cs="Times New Roman"/>
          <w:sz w:val="24"/>
          <w:szCs w:val="24"/>
        </w:rPr>
      </w:pPr>
    </w:p>
    <w:p w14:paraId="1DA7E3F3" w14:textId="1649F046" w:rsidR="005A741E" w:rsidRPr="007F100B" w:rsidRDefault="000B5DF7" w:rsidP="007F100B">
      <w:pPr>
        <w:ind w:leftChars="-67" w:hangingChars="35" w:hanging="141"/>
        <w:rPr>
          <w:rFonts w:ascii="Times New Roman" w:hAnsi="Times New Roman" w:cs="Times New Roman"/>
          <w:b/>
          <w:sz w:val="40"/>
          <w:szCs w:val="40"/>
        </w:rPr>
      </w:pPr>
      <w:r>
        <w:rPr>
          <w:rFonts w:ascii="Times New Roman" w:hAnsi="Times New Roman" w:cs="Times New Roman"/>
          <w:b/>
          <w:sz w:val="40"/>
          <w:szCs w:val="40"/>
        </w:rPr>
        <w:lastRenderedPageBreak/>
        <w:t>2.</w:t>
      </w:r>
      <w:r w:rsidRPr="007F100B">
        <w:rPr>
          <w:rFonts w:ascii="Times New Roman" w:hAnsi="Times New Roman" w:cs="Times New Roman"/>
          <w:b/>
          <w:sz w:val="40"/>
          <w:szCs w:val="40"/>
        </w:rPr>
        <w:t xml:space="preserve"> Page</w:t>
      </w:r>
      <w:r w:rsidR="005A741E" w:rsidRPr="007F100B">
        <w:rPr>
          <w:rFonts w:ascii="Times New Roman" w:hAnsi="Times New Roman" w:cs="Times New Roman" w:hint="eastAsia"/>
          <w:b/>
          <w:sz w:val="40"/>
          <w:szCs w:val="40"/>
        </w:rPr>
        <w:t xml:space="preserve"> layout:</w:t>
      </w:r>
    </w:p>
    <w:p w14:paraId="7D02F235" w14:textId="77777777" w:rsidR="007F100B" w:rsidRPr="007F100B" w:rsidRDefault="007F100B" w:rsidP="007F100B">
      <w:pPr>
        <w:pStyle w:val="ListParagraph"/>
        <w:ind w:left="420" w:firstLineChars="0" w:firstLine="0"/>
        <w:rPr>
          <w:rFonts w:ascii="Times New Roman" w:hAnsi="Times New Roman" w:cs="Times New Roman"/>
          <w:b/>
          <w:sz w:val="24"/>
          <w:szCs w:val="24"/>
          <w:u w:val="single"/>
        </w:rPr>
      </w:pPr>
      <w:r w:rsidRPr="007F100B">
        <w:rPr>
          <w:rFonts w:ascii="Times New Roman" w:hAnsi="Times New Roman" w:cs="Times New Roman"/>
          <w:b/>
          <w:sz w:val="24"/>
          <w:szCs w:val="24"/>
          <w:u w:val="single"/>
        </w:rPr>
        <w:t>Home Page:</w:t>
      </w:r>
    </w:p>
    <w:p w14:paraId="7512C679" w14:textId="32D7D0A3" w:rsidR="007F100B" w:rsidRDefault="007F100B" w:rsidP="007F100B">
      <w:pPr>
        <w:widowControl/>
        <w:shd w:val="clear" w:color="auto" w:fill="FFFFFF"/>
        <w:jc w:val="left"/>
        <w:rPr>
          <w:rFonts w:ascii="Times New Roman" w:eastAsia="SimSun" w:hAnsi="Times New Roman" w:cs="Times New Roman"/>
          <w:kern w:val="0"/>
          <w:sz w:val="24"/>
          <w:szCs w:val="24"/>
        </w:rPr>
      </w:pPr>
    </w:p>
    <w:tbl>
      <w:tblPr>
        <w:tblpPr w:leftFromText="180" w:rightFromText="180" w:vertAnchor="page" w:horzAnchor="margin" w:tblpXSpec="right" w:tblpY="353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1"/>
        <w:gridCol w:w="1942"/>
        <w:gridCol w:w="1277"/>
        <w:gridCol w:w="1279"/>
        <w:gridCol w:w="1508"/>
      </w:tblGrid>
      <w:tr w:rsidR="007F100B" w14:paraId="222F0064" w14:textId="77777777" w:rsidTr="0004582A">
        <w:trPr>
          <w:trHeight w:val="1912"/>
        </w:trPr>
        <w:tc>
          <w:tcPr>
            <w:tcW w:w="7237" w:type="dxa"/>
            <w:gridSpan w:val="5"/>
          </w:tcPr>
          <w:p w14:paraId="0DDAE926" w14:textId="513FC6C3" w:rsidR="007F100B" w:rsidRPr="0004582A" w:rsidRDefault="009433B1" w:rsidP="0004582A">
            <w:pPr>
              <w:tabs>
                <w:tab w:val="left" w:pos="696"/>
              </w:tabs>
              <w:spacing w:before="240"/>
              <w:jc w:val="center"/>
              <w:rPr>
                <w:rFonts w:ascii="AR CENA" w:hAnsi="AR CENA" w:cs="Calibri"/>
                <w:sz w:val="52"/>
                <w:szCs w:val="52"/>
              </w:rPr>
            </w:pPr>
            <w:r w:rsidRPr="0004582A">
              <w:rPr>
                <w:rFonts w:ascii="AR CENA" w:hAnsi="AR CENA" w:cs="Calibri"/>
                <w:noProof/>
                <w:sz w:val="52"/>
                <w:szCs w:val="52"/>
                <w:lang w:val="en-CA"/>
              </w:rPr>
              <mc:AlternateContent>
                <mc:Choice Requires="wps">
                  <w:drawing>
                    <wp:anchor distT="0" distB="0" distL="114300" distR="114300" simplePos="0" relativeHeight="251754496" behindDoc="0" locked="0" layoutInCell="1" allowOverlap="1" wp14:anchorId="16B8FC1C" wp14:editId="37FAF182">
                      <wp:simplePos x="0" y="0"/>
                      <wp:positionH relativeFrom="column">
                        <wp:posOffset>-6350</wp:posOffset>
                      </wp:positionH>
                      <wp:positionV relativeFrom="paragraph">
                        <wp:posOffset>121045</wp:posOffset>
                      </wp:positionV>
                      <wp:extent cx="611747" cy="598868"/>
                      <wp:effectExtent l="0" t="0" r="17145" b="10795"/>
                      <wp:wrapNone/>
                      <wp:docPr id="294" name="Oval 294"/>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C8DA6AB" w14:textId="77777777" w:rsidR="009433B1" w:rsidRPr="00515B74" w:rsidRDefault="009433B1" w:rsidP="009433B1">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8FC1C" id="Oval 294" o:spid="_x0000_s1026" style="position:absolute;left:0;text-align:left;margin-left:-.5pt;margin-top:9.55pt;width:48.15pt;height:47.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" fillcolor="white [3201]" strokecolor="black [3200]" strokeweight="1pt">
                      <v:stroke joinstyle="miter"/>
                      <v:textbox>
                        <w:txbxContent>
                          <w:p w14:paraId="2C8DA6AB" w14:textId="77777777" w:rsidR="009433B1" w:rsidRPr="00515B74" w:rsidRDefault="009433B1" w:rsidP="009433B1">
                            <w:pPr>
                              <w:jc w:val="center"/>
                              <w:rPr>
                                <w:b/>
                                <w:i/>
                                <w:sz w:val="15"/>
                                <w:szCs w:val="15"/>
                              </w:rPr>
                            </w:pPr>
                            <w:r w:rsidRPr="00515B74">
                              <w:rPr>
                                <w:rFonts w:hint="eastAsia"/>
                                <w:b/>
                                <w:i/>
                                <w:sz w:val="15"/>
                                <w:szCs w:val="15"/>
                              </w:rPr>
                              <w:t>LOGO</w:t>
                            </w:r>
                          </w:p>
                        </w:txbxContent>
                      </v:textbox>
                    </v:oval>
                  </w:pict>
                </mc:Fallback>
              </mc:AlternateContent>
            </w:r>
            <w:r w:rsidR="007F100B" w:rsidRPr="0004582A">
              <w:rPr>
                <w:rFonts w:ascii="AR CENA" w:hAnsi="AR CENA" w:cs="Calibri"/>
                <w:sz w:val="52"/>
                <w:szCs w:val="52"/>
              </w:rPr>
              <w:t>Site Name</w:t>
            </w:r>
          </w:p>
        </w:tc>
      </w:tr>
      <w:tr w:rsidR="007F100B" w:rsidRPr="0004582A" w14:paraId="3049DFE6" w14:textId="77777777" w:rsidTr="0004582A">
        <w:trPr>
          <w:trHeight w:val="334"/>
        </w:trPr>
        <w:tc>
          <w:tcPr>
            <w:tcW w:w="1231" w:type="dxa"/>
          </w:tcPr>
          <w:p w14:paraId="002ECEE7" w14:textId="1F1545DB" w:rsidR="007F100B" w:rsidRPr="0004582A" w:rsidRDefault="0004582A" w:rsidP="007F100B">
            <w:pPr>
              <w:pStyle w:val="ListParagraph"/>
              <w:ind w:firstLineChars="0" w:firstLine="0"/>
              <w:rPr>
                <w:rFonts w:ascii="Arial Black" w:hAnsi="Arial Black" w:cs="Calibri"/>
                <w:sz w:val="20"/>
                <w:szCs w:val="20"/>
              </w:rPr>
            </w:pPr>
            <w:r>
              <w:rPr>
                <w:rFonts w:ascii="Arial Black" w:hAnsi="Arial Black" w:cs="Calibri"/>
                <w:sz w:val="20"/>
                <w:szCs w:val="20"/>
              </w:rPr>
              <w:t>H</w:t>
            </w:r>
            <w:r w:rsidR="007F100B" w:rsidRPr="0004582A">
              <w:rPr>
                <w:rFonts w:ascii="Arial Black" w:hAnsi="Arial Black" w:cs="Calibri"/>
                <w:sz w:val="20"/>
                <w:szCs w:val="20"/>
              </w:rPr>
              <w:t>ome</w:t>
            </w:r>
          </w:p>
        </w:tc>
        <w:tc>
          <w:tcPr>
            <w:tcW w:w="1942" w:type="dxa"/>
          </w:tcPr>
          <w:p w14:paraId="1EC42DD7" w14:textId="77777777" w:rsidR="007F100B" w:rsidRPr="0004582A" w:rsidRDefault="007F100B" w:rsidP="007F100B">
            <w:pPr>
              <w:pStyle w:val="ListParagraph"/>
              <w:ind w:firstLineChars="0" w:firstLine="0"/>
              <w:rPr>
                <w:rFonts w:ascii="Arial Black" w:hAnsi="Arial Black" w:cs="Calibri"/>
                <w:sz w:val="20"/>
                <w:szCs w:val="20"/>
              </w:rPr>
            </w:pPr>
            <w:r w:rsidRPr="0004582A">
              <w:rPr>
                <w:rFonts w:ascii="Arial Black" w:hAnsi="Arial Black" w:cs="Calibri"/>
                <w:sz w:val="20"/>
                <w:szCs w:val="20"/>
              </w:rPr>
              <w:t>Five Flavors</w:t>
            </w:r>
          </w:p>
        </w:tc>
        <w:tc>
          <w:tcPr>
            <w:tcW w:w="1277" w:type="dxa"/>
          </w:tcPr>
          <w:p w14:paraId="671F543E" w14:textId="18E3AFF9" w:rsidR="007F100B" w:rsidRPr="0004582A" w:rsidRDefault="0004582A" w:rsidP="007F100B">
            <w:pPr>
              <w:pStyle w:val="ListParagraph"/>
              <w:ind w:firstLineChars="0" w:firstLine="0"/>
              <w:rPr>
                <w:rFonts w:ascii="Arial Black" w:hAnsi="Arial Black" w:cs="Calibri"/>
                <w:sz w:val="20"/>
                <w:szCs w:val="20"/>
              </w:rPr>
            </w:pPr>
            <w:r>
              <w:rPr>
                <w:rFonts w:ascii="Arial Black" w:hAnsi="Arial Black" w:cs="Calibri"/>
                <w:sz w:val="20"/>
                <w:szCs w:val="20"/>
              </w:rPr>
              <w:t>F</w:t>
            </w:r>
            <w:r w:rsidR="007F100B" w:rsidRPr="0004582A">
              <w:rPr>
                <w:rFonts w:ascii="Arial Black" w:hAnsi="Arial Black" w:cs="Calibri"/>
                <w:sz w:val="20"/>
                <w:szCs w:val="20"/>
              </w:rPr>
              <w:t>orum</w:t>
            </w:r>
          </w:p>
        </w:tc>
        <w:tc>
          <w:tcPr>
            <w:tcW w:w="1279" w:type="dxa"/>
          </w:tcPr>
          <w:p w14:paraId="37EFAD29" w14:textId="77777777" w:rsidR="007F100B" w:rsidRPr="0004582A" w:rsidRDefault="007F100B" w:rsidP="007F100B">
            <w:pPr>
              <w:pStyle w:val="ListParagraph"/>
              <w:ind w:firstLineChars="0" w:firstLine="0"/>
              <w:rPr>
                <w:rFonts w:ascii="Arial Black" w:hAnsi="Arial Black" w:cs="Calibri"/>
                <w:sz w:val="20"/>
                <w:szCs w:val="20"/>
              </w:rPr>
            </w:pPr>
            <w:r w:rsidRPr="0004582A">
              <w:rPr>
                <w:rFonts w:ascii="Arial Black" w:hAnsi="Arial Black" w:cs="Calibri"/>
                <w:sz w:val="20"/>
                <w:szCs w:val="20"/>
              </w:rPr>
              <w:t>About us</w:t>
            </w:r>
          </w:p>
        </w:tc>
        <w:tc>
          <w:tcPr>
            <w:tcW w:w="1505" w:type="dxa"/>
          </w:tcPr>
          <w:p w14:paraId="00D2C12F" w14:textId="77777777" w:rsidR="007F100B" w:rsidRPr="0004582A" w:rsidRDefault="007F100B" w:rsidP="007F100B">
            <w:pPr>
              <w:pStyle w:val="ListParagraph"/>
              <w:ind w:firstLineChars="0" w:firstLine="0"/>
              <w:rPr>
                <w:rFonts w:ascii="Arial Black" w:hAnsi="Arial Black" w:cs="Calibri"/>
                <w:sz w:val="20"/>
                <w:szCs w:val="20"/>
              </w:rPr>
            </w:pPr>
            <w:r w:rsidRPr="0004582A">
              <w:rPr>
                <w:rFonts w:ascii="Arial Black" w:hAnsi="Arial Black" w:cs="Calibri"/>
                <w:sz w:val="20"/>
                <w:szCs w:val="20"/>
              </w:rPr>
              <w:t>Contact us</w:t>
            </w:r>
          </w:p>
        </w:tc>
      </w:tr>
      <w:tr w:rsidR="007F100B" w14:paraId="76AE802B" w14:textId="77777777" w:rsidTr="0004582A">
        <w:trPr>
          <w:trHeight w:val="5349"/>
        </w:trPr>
        <w:tc>
          <w:tcPr>
            <w:tcW w:w="7237" w:type="dxa"/>
            <w:gridSpan w:val="5"/>
          </w:tcPr>
          <w:p w14:paraId="1D1F3A66" w14:textId="4C37C974" w:rsidR="007F100B" w:rsidRDefault="0004582A" w:rsidP="007F100B">
            <w:pPr>
              <w:pStyle w:val="ListParagraph"/>
              <w:ind w:firstLineChars="0" w:firstLine="0"/>
              <w:rPr>
                <w:rFonts w:ascii="Times New Roman" w:hAnsi="Times New Roman" w:cs="Times New Roman"/>
                <w:sz w:val="24"/>
                <w:szCs w:val="24"/>
              </w:rPr>
            </w:pPr>
            <w:r>
              <w:rPr>
                <w:rFonts w:ascii="Times New Roman" w:hAnsi="Times New Roman" w:cs="Times New Roman" w:hint="eastAsia"/>
                <w:noProof/>
                <w:sz w:val="24"/>
                <w:szCs w:val="24"/>
                <w:lang w:val="en-CA"/>
              </w:rPr>
              <mc:AlternateContent>
                <mc:Choice Requires="wps">
                  <w:drawing>
                    <wp:anchor distT="0" distB="0" distL="114300" distR="114300" simplePos="0" relativeHeight="251735040" behindDoc="0" locked="0" layoutInCell="1" allowOverlap="1" wp14:anchorId="1606B6DA" wp14:editId="3A1D0FA9">
                      <wp:simplePos x="0" y="0"/>
                      <wp:positionH relativeFrom="column">
                        <wp:posOffset>128867</wp:posOffset>
                      </wp:positionH>
                      <wp:positionV relativeFrom="paragraph">
                        <wp:posOffset>158711</wp:posOffset>
                      </wp:positionV>
                      <wp:extent cx="3966072" cy="1641513"/>
                      <wp:effectExtent l="0" t="0" r="15875" b="15875"/>
                      <wp:wrapNone/>
                      <wp:docPr id="2" name="Rectangle: Rounded Corners 2"/>
                      <wp:cNvGraphicFramePr/>
                      <a:graphic xmlns:a="http://schemas.openxmlformats.org/drawingml/2006/main">
                        <a:graphicData uri="http://schemas.microsoft.com/office/word/2010/wordprocessingShape">
                          <wps:wsp>
                            <wps:cNvSpPr/>
                            <wps:spPr>
                              <a:xfrm>
                                <a:off x="0" y="0"/>
                                <a:ext cx="3966072" cy="164151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34562D" w14:textId="77777777" w:rsidR="007F100B" w:rsidRPr="005E40C2" w:rsidRDefault="007F100B" w:rsidP="007F100B">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6B6DA" id="Rectangle: Rounded Corners 2" o:spid="_x0000_s1027" style="position:absolute;left:0;text-align:left;margin-left:10.15pt;margin-top:12.5pt;width:312.3pt;height:1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" fillcolor="#5b9bd5 [3204]" strokecolor="#1f4d78 [1604]" strokeweight="1pt">
                      <v:stroke joinstyle="miter"/>
                      <v:textbox>
                        <w:txbxContent>
                          <w:p w14:paraId="5734562D" w14:textId="77777777" w:rsidR="007F100B" w:rsidRPr="005E40C2" w:rsidRDefault="007F100B" w:rsidP="007F100B">
                            <w:pPr>
                              <w:jc w:val="center"/>
                              <w:rPr>
                                <w:rFonts w:ascii="Times New Roman" w:hAnsi="Times New Roman" w:cs="Times New Roman"/>
                                <w:b/>
                                <w:color w:val="FF0000"/>
                                <w:sz w:val="24"/>
                                <w:szCs w:val="24"/>
                              </w:rPr>
                            </w:pPr>
                            <w:r w:rsidRPr="005E40C2">
                              <w:rPr>
                                <w:rFonts w:ascii="Times New Roman" w:hAnsi="Times New Roman" w:cs="Times New Roman"/>
                                <w:b/>
                                <w:color w:val="FF0000"/>
                                <w:sz w:val="24"/>
                                <w:szCs w:val="24"/>
                              </w:rPr>
                              <w:t>A video about five flavors</w:t>
                            </w:r>
                          </w:p>
                        </w:txbxContent>
                      </v:textbox>
                    </v:roundrect>
                  </w:pict>
                </mc:Fallback>
              </mc:AlternateContent>
            </w:r>
          </w:p>
          <w:p w14:paraId="16848867" w14:textId="03FE4207" w:rsidR="005E40C2" w:rsidRDefault="005E40C2" w:rsidP="0004582A">
            <w:pPr>
              <w:jc w:val="left"/>
              <w:rPr>
                <w:rFonts w:ascii="Times New Roman" w:hAnsi="Times New Roman" w:cs="Times New Roman"/>
                <w:sz w:val="24"/>
                <w:szCs w:val="24"/>
              </w:rPr>
            </w:pPr>
          </w:p>
          <w:p w14:paraId="0E25B702" w14:textId="77777777" w:rsidR="0004582A" w:rsidRDefault="0004582A" w:rsidP="005E40C2">
            <w:pPr>
              <w:ind w:firstLineChars="950" w:firstLine="2280"/>
              <w:jc w:val="left"/>
              <w:rPr>
                <w:rFonts w:ascii="Times New Roman" w:hAnsi="Times New Roman" w:cs="Times New Roman"/>
                <w:sz w:val="24"/>
                <w:szCs w:val="24"/>
              </w:rPr>
            </w:pPr>
          </w:p>
          <w:p w14:paraId="57EA7009" w14:textId="77777777" w:rsidR="0004582A" w:rsidRDefault="0004582A" w:rsidP="005E40C2">
            <w:pPr>
              <w:ind w:firstLineChars="950" w:firstLine="2280"/>
              <w:jc w:val="left"/>
              <w:rPr>
                <w:rFonts w:ascii="Times New Roman" w:hAnsi="Times New Roman" w:cs="Times New Roman"/>
                <w:sz w:val="24"/>
                <w:szCs w:val="24"/>
              </w:rPr>
            </w:pPr>
          </w:p>
          <w:p w14:paraId="57D8FED5" w14:textId="77777777" w:rsidR="0004582A" w:rsidRDefault="0004582A" w:rsidP="005E40C2">
            <w:pPr>
              <w:ind w:firstLineChars="950" w:firstLine="2280"/>
              <w:jc w:val="left"/>
              <w:rPr>
                <w:rFonts w:ascii="Times New Roman" w:hAnsi="Times New Roman" w:cs="Times New Roman"/>
                <w:sz w:val="24"/>
                <w:szCs w:val="24"/>
              </w:rPr>
            </w:pPr>
          </w:p>
          <w:p w14:paraId="3AB50AFE" w14:textId="77777777" w:rsidR="0004582A" w:rsidRDefault="0004582A" w:rsidP="005E40C2">
            <w:pPr>
              <w:ind w:firstLineChars="950" w:firstLine="2280"/>
              <w:jc w:val="left"/>
              <w:rPr>
                <w:rFonts w:ascii="Times New Roman" w:hAnsi="Times New Roman" w:cs="Times New Roman"/>
                <w:sz w:val="24"/>
                <w:szCs w:val="24"/>
              </w:rPr>
            </w:pPr>
          </w:p>
          <w:p w14:paraId="4E739567" w14:textId="77777777" w:rsidR="0004582A" w:rsidRDefault="0004582A" w:rsidP="005E40C2">
            <w:pPr>
              <w:ind w:firstLineChars="950" w:firstLine="2280"/>
              <w:jc w:val="left"/>
              <w:rPr>
                <w:rFonts w:ascii="Times New Roman" w:hAnsi="Times New Roman" w:cs="Times New Roman"/>
                <w:sz w:val="24"/>
                <w:szCs w:val="24"/>
              </w:rPr>
            </w:pPr>
          </w:p>
          <w:p w14:paraId="4337762C" w14:textId="77777777" w:rsidR="0004582A" w:rsidRDefault="0004582A" w:rsidP="005E40C2">
            <w:pPr>
              <w:ind w:firstLineChars="950" w:firstLine="2280"/>
              <w:jc w:val="left"/>
              <w:rPr>
                <w:rFonts w:ascii="Times New Roman" w:hAnsi="Times New Roman" w:cs="Times New Roman"/>
                <w:sz w:val="24"/>
                <w:szCs w:val="24"/>
              </w:rPr>
            </w:pPr>
          </w:p>
          <w:p w14:paraId="355EC062" w14:textId="77777777" w:rsidR="0004582A" w:rsidRDefault="0004582A" w:rsidP="0004582A">
            <w:pPr>
              <w:jc w:val="left"/>
              <w:rPr>
                <w:rFonts w:ascii="Times New Roman" w:hAnsi="Times New Roman" w:cs="Times New Roman"/>
                <w:sz w:val="24"/>
                <w:szCs w:val="24"/>
              </w:rPr>
            </w:pPr>
          </w:p>
          <w:p w14:paraId="0F074E8A" w14:textId="77777777" w:rsidR="0004582A" w:rsidRDefault="0004582A" w:rsidP="0004582A">
            <w:pPr>
              <w:jc w:val="left"/>
              <w:rPr>
                <w:rFonts w:ascii="Times New Roman" w:hAnsi="Times New Roman" w:cs="Times New Roman"/>
                <w:sz w:val="24"/>
                <w:szCs w:val="24"/>
              </w:rPr>
            </w:pPr>
          </w:p>
          <w:p w14:paraId="5A3F4394" w14:textId="77777777" w:rsidR="0004582A" w:rsidRDefault="007F100B" w:rsidP="0004582A">
            <w:pPr>
              <w:jc w:val="left"/>
              <w:rPr>
                <w:rFonts w:ascii="Times New Roman" w:hAnsi="Times New Roman" w:cs="Times New Roman"/>
                <w:sz w:val="24"/>
                <w:szCs w:val="24"/>
              </w:rPr>
            </w:pPr>
            <w:r w:rsidRPr="005E40C2">
              <w:rPr>
                <w:rFonts w:ascii="Times New Roman" w:hAnsi="Times New Roman" w:cs="Times New Roman"/>
                <w:sz w:val="24"/>
                <w:szCs w:val="24"/>
              </w:rPr>
              <w:t>Heading</w:t>
            </w:r>
          </w:p>
          <w:p w14:paraId="4D5F1543" w14:textId="481064F9" w:rsidR="007F100B" w:rsidRPr="005E40C2" w:rsidRDefault="007F100B" w:rsidP="0004582A">
            <w:pPr>
              <w:jc w:val="left"/>
              <w:rPr>
                <w:rFonts w:ascii="Times New Roman" w:hAnsi="Times New Roman" w:cs="Times New Roman"/>
                <w:sz w:val="24"/>
                <w:szCs w:val="24"/>
              </w:rPr>
            </w:pPr>
            <w:r w:rsidRPr="005E40C2">
              <w:rPr>
                <w:rFonts w:ascii="Times New Roman" w:hAnsi="Times New Roman" w:cs="Times New Roman"/>
                <w:sz w:val="24"/>
                <w:szCs w:val="24"/>
              </w:rPr>
              <w:t>An introduction about our topic</w:t>
            </w:r>
          </w:p>
          <w:p w14:paraId="7B7F4151" w14:textId="65923742" w:rsidR="0004582A" w:rsidRPr="0004582A" w:rsidRDefault="007F100B" w:rsidP="0004582A">
            <w:pPr>
              <w:pStyle w:val="ListParagraph"/>
              <w:numPr>
                <w:ilvl w:val="0"/>
                <w:numId w:val="26"/>
              </w:numPr>
              <w:ind w:firstLineChars="0"/>
              <w:jc w:val="left"/>
              <w:rPr>
                <w:rFonts w:ascii="Times New Roman" w:hAnsi="Times New Roman" w:cs="Times New Roman"/>
                <w:sz w:val="24"/>
                <w:szCs w:val="24"/>
              </w:rPr>
            </w:pPr>
            <w:r w:rsidRPr="0004582A">
              <w:rPr>
                <w:rFonts w:ascii="Times New Roman" w:hAnsi="Times New Roman" w:cs="Times New Roman"/>
                <w:sz w:val="24"/>
                <w:szCs w:val="24"/>
              </w:rPr>
              <w:t>Chinese food</w:t>
            </w:r>
          </w:p>
          <w:p w14:paraId="7C8465CD" w14:textId="2E00C977" w:rsidR="0004582A" w:rsidRPr="0004582A" w:rsidRDefault="0004582A" w:rsidP="0004582A">
            <w:pPr>
              <w:pStyle w:val="ListParagraph"/>
              <w:numPr>
                <w:ilvl w:val="0"/>
                <w:numId w:val="22"/>
              </w:numPr>
              <w:ind w:firstLineChars="0"/>
              <w:jc w:val="left"/>
              <w:rPr>
                <w:rFonts w:ascii="Times New Roman" w:hAnsi="Times New Roman" w:cs="Times New Roman"/>
                <w:sz w:val="24"/>
                <w:szCs w:val="24"/>
              </w:rPr>
            </w:pPr>
            <w:r w:rsidRPr="0004582A">
              <w:rPr>
                <w:rFonts w:ascii="Times New Roman" w:hAnsi="Times New Roman" w:cs="Times New Roman"/>
                <w:sz w:val="24"/>
                <w:szCs w:val="24"/>
              </w:rPr>
              <w:t>Five Flavors</w:t>
            </w:r>
          </w:p>
          <w:p w14:paraId="2C4DE3D2" w14:textId="72853D0F" w:rsidR="0004582A" w:rsidRPr="0004582A" w:rsidRDefault="0004582A" w:rsidP="0004582A">
            <w:pPr>
              <w:pStyle w:val="ListParagraph"/>
              <w:ind w:left="840" w:firstLineChars="0" w:firstLine="0"/>
              <w:jc w:val="left"/>
              <w:rPr>
                <w:rFonts w:ascii="Times New Roman" w:hAnsi="Times New Roman" w:cs="Times New Roman"/>
                <w:sz w:val="24"/>
                <w:szCs w:val="24"/>
              </w:rPr>
            </w:pPr>
          </w:p>
          <w:p w14:paraId="7739924D" w14:textId="1E1BD1D7" w:rsidR="007F100B" w:rsidRPr="0004582A" w:rsidRDefault="007F100B" w:rsidP="0004582A">
            <w:pPr>
              <w:pStyle w:val="ListParagraph"/>
              <w:ind w:left="420" w:firstLineChars="0" w:firstLine="0"/>
              <w:jc w:val="left"/>
              <w:rPr>
                <w:sz w:val="16"/>
                <w:szCs w:val="16"/>
              </w:rPr>
            </w:pPr>
          </w:p>
        </w:tc>
      </w:tr>
      <w:tr w:rsidR="007F100B" w14:paraId="536EAC79" w14:textId="77777777" w:rsidTr="0004582A">
        <w:trPr>
          <w:trHeight w:val="470"/>
        </w:trPr>
        <w:tc>
          <w:tcPr>
            <w:tcW w:w="7237" w:type="dxa"/>
            <w:gridSpan w:val="5"/>
          </w:tcPr>
          <w:p w14:paraId="1F77D68D" w14:textId="77777777" w:rsidR="007F100B" w:rsidRPr="005102AE" w:rsidRDefault="007F100B" w:rsidP="007F100B">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2E15AA9B" w14:textId="77777777" w:rsidR="009E302B" w:rsidRPr="009E302B" w:rsidRDefault="009E302B" w:rsidP="009E302B">
      <w:pPr>
        <w:rPr>
          <w:rFonts w:ascii="Times New Roman" w:hAnsi="Times New Roman" w:cs="Times New Roman"/>
          <w:sz w:val="24"/>
          <w:szCs w:val="24"/>
        </w:rPr>
      </w:pPr>
    </w:p>
    <w:p w14:paraId="1C6BD974" w14:textId="77777777" w:rsidR="007F100B" w:rsidRDefault="007F100B" w:rsidP="006D5B8A">
      <w:pPr>
        <w:pStyle w:val="ListParagraph"/>
        <w:ind w:left="420" w:firstLineChars="0" w:firstLine="0"/>
        <w:rPr>
          <w:rFonts w:ascii="Times New Roman" w:hAnsi="Times New Roman" w:cs="Times New Roman"/>
          <w:sz w:val="24"/>
          <w:szCs w:val="24"/>
        </w:rPr>
      </w:pPr>
    </w:p>
    <w:p w14:paraId="48344F89" w14:textId="77777777" w:rsidR="009E302B" w:rsidRDefault="009E302B" w:rsidP="006D5B8A">
      <w:pPr>
        <w:pStyle w:val="ListParagraph"/>
        <w:ind w:left="420" w:firstLineChars="0" w:firstLine="0"/>
        <w:rPr>
          <w:rFonts w:ascii="Times New Roman" w:hAnsi="Times New Roman" w:cs="Times New Roman"/>
          <w:sz w:val="24"/>
          <w:szCs w:val="24"/>
        </w:rPr>
      </w:pPr>
    </w:p>
    <w:p w14:paraId="34AB4853" w14:textId="77777777" w:rsidR="00FC44D6" w:rsidRDefault="00FC44D6" w:rsidP="006D5B8A">
      <w:pPr>
        <w:pStyle w:val="ListParagraph"/>
        <w:ind w:left="420" w:firstLineChars="0" w:firstLine="0"/>
        <w:rPr>
          <w:rFonts w:ascii="Times New Roman" w:hAnsi="Times New Roman" w:cs="Times New Roman"/>
          <w:sz w:val="24"/>
          <w:szCs w:val="24"/>
        </w:rPr>
      </w:pPr>
    </w:p>
    <w:p w14:paraId="70F72D9E" w14:textId="77777777" w:rsidR="00C15498" w:rsidRPr="00C15498" w:rsidRDefault="00C15498" w:rsidP="006D5B8A"/>
    <w:p w14:paraId="559DEF99" w14:textId="77777777" w:rsidR="00C15498" w:rsidRPr="00C15498" w:rsidRDefault="00C15498" w:rsidP="006D5B8A"/>
    <w:p w14:paraId="26FD9B52" w14:textId="77777777" w:rsidR="00C15498" w:rsidRPr="00C15498" w:rsidRDefault="00C15498" w:rsidP="006D5B8A"/>
    <w:p w14:paraId="6A3C715A" w14:textId="77777777" w:rsidR="00C15498" w:rsidRPr="00C15498" w:rsidRDefault="00C15498" w:rsidP="006D5B8A"/>
    <w:p w14:paraId="4BAB23DA" w14:textId="77777777" w:rsidR="007F100B" w:rsidRDefault="007F100B" w:rsidP="006D5B8A">
      <w:pPr>
        <w:rPr>
          <w:rFonts w:ascii="Times New Roman" w:hAnsi="Times New Roman" w:cs="Times New Roman"/>
          <w:sz w:val="24"/>
          <w:szCs w:val="24"/>
        </w:rPr>
      </w:pPr>
    </w:p>
    <w:p w14:paraId="7F8B488B" w14:textId="77777777" w:rsidR="007F100B" w:rsidRDefault="007F100B" w:rsidP="00FC44D6">
      <w:pPr>
        <w:rPr>
          <w:rFonts w:ascii="Times New Roman" w:hAnsi="Times New Roman" w:cs="Times New Roman"/>
          <w:sz w:val="24"/>
          <w:szCs w:val="24"/>
        </w:rPr>
      </w:pPr>
    </w:p>
    <w:p w14:paraId="1D6B0159" w14:textId="77777777" w:rsidR="007F100B" w:rsidRDefault="007F100B" w:rsidP="00FC44D6">
      <w:pPr>
        <w:rPr>
          <w:rFonts w:ascii="Times New Roman" w:hAnsi="Times New Roman" w:cs="Times New Roman"/>
          <w:sz w:val="24"/>
          <w:szCs w:val="24"/>
        </w:rPr>
      </w:pPr>
    </w:p>
    <w:p w14:paraId="605E92FF" w14:textId="77777777" w:rsidR="00B1084B" w:rsidRDefault="00B1084B" w:rsidP="00FC44D6">
      <w:pPr>
        <w:rPr>
          <w:rFonts w:ascii="Times New Roman" w:hAnsi="Times New Roman" w:cs="Times New Roman"/>
          <w:sz w:val="24"/>
          <w:szCs w:val="24"/>
        </w:rPr>
      </w:pPr>
    </w:p>
    <w:p w14:paraId="273A3347" w14:textId="77777777" w:rsidR="00B1084B" w:rsidRDefault="00B1084B" w:rsidP="00FC44D6">
      <w:pPr>
        <w:rPr>
          <w:rFonts w:ascii="Times New Roman" w:hAnsi="Times New Roman" w:cs="Times New Roman"/>
          <w:sz w:val="24"/>
          <w:szCs w:val="24"/>
        </w:rPr>
      </w:pPr>
    </w:p>
    <w:p w14:paraId="7ECE012F" w14:textId="77777777" w:rsidR="00B1084B" w:rsidRDefault="00B1084B" w:rsidP="00FC44D6">
      <w:pPr>
        <w:rPr>
          <w:rFonts w:ascii="Times New Roman" w:hAnsi="Times New Roman" w:cs="Times New Roman"/>
          <w:sz w:val="24"/>
          <w:szCs w:val="24"/>
        </w:rPr>
      </w:pPr>
    </w:p>
    <w:p w14:paraId="40105279" w14:textId="77777777" w:rsidR="00B1084B" w:rsidRDefault="00B1084B" w:rsidP="00FC44D6">
      <w:pPr>
        <w:rPr>
          <w:rFonts w:ascii="Times New Roman" w:hAnsi="Times New Roman" w:cs="Times New Roman"/>
          <w:sz w:val="24"/>
          <w:szCs w:val="24"/>
        </w:rPr>
      </w:pPr>
    </w:p>
    <w:p w14:paraId="4D38C319" w14:textId="77777777" w:rsidR="00B1084B" w:rsidRDefault="00B1084B" w:rsidP="00FC44D6">
      <w:pPr>
        <w:rPr>
          <w:rFonts w:ascii="Times New Roman" w:hAnsi="Times New Roman" w:cs="Times New Roman"/>
          <w:sz w:val="24"/>
          <w:szCs w:val="24"/>
        </w:rPr>
      </w:pPr>
    </w:p>
    <w:p w14:paraId="15A17971" w14:textId="77777777" w:rsidR="00B1084B" w:rsidRDefault="00B1084B" w:rsidP="00FC44D6">
      <w:pPr>
        <w:rPr>
          <w:rFonts w:ascii="Times New Roman" w:hAnsi="Times New Roman" w:cs="Times New Roman"/>
          <w:sz w:val="24"/>
          <w:szCs w:val="24"/>
        </w:rPr>
      </w:pPr>
    </w:p>
    <w:p w14:paraId="6EBC91FB" w14:textId="77777777" w:rsidR="00B1084B" w:rsidRDefault="00B1084B" w:rsidP="00FC44D6">
      <w:pPr>
        <w:rPr>
          <w:rFonts w:ascii="Times New Roman" w:hAnsi="Times New Roman" w:cs="Times New Roman"/>
          <w:sz w:val="24"/>
          <w:szCs w:val="24"/>
        </w:rPr>
      </w:pPr>
    </w:p>
    <w:p w14:paraId="53393149" w14:textId="77777777" w:rsidR="00B1084B" w:rsidRDefault="00B1084B" w:rsidP="00FC44D6">
      <w:pPr>
        <w:rPr>
          <w:rFonts w:ascii="Times New Roman" w:hAnsi="Times New Roman" w:cs="Times New Roman"/>
          <w:sz w:val="24"/>
          <w:szCs w:val="24"/>
        </w:rPr>
      </w:pPr>
    </w:p>
    <w:p w14:paraId="542494F6" w14:textId="77777777" w:rsidR="00B1084B" w:rsidRDefault="00B1084B" w:rsidP="00FC44D6">
      <w:pPr>
        <w:rPr>
          <w:rFonts w:ascii="Times New Roman" w:hAnsi="Times New Roman" w:cs="Times New Roman"/>
          <w:sz w:val="24"/>
          <w:szCs w:val="24"/>
        </w:rPr>
      </w:pPr>
    </w:p>
    <w:p w14:paraId="1A737A3C" w14:textId="77777777" w:rsidR="00B1084B" w:rsidRDefault="00B1084B" w:rsidP="00FC44D6">
      <w:pPr>
        <w:rPr>
          <w:rFonts w:ascii="Times New Roman" w:hAnsi="Times New Roman" w:cs="Times New Roman"/>
          <w:sz w:val="24"/>
          <w:szCs w:val="24"/>
        </w:rPr>
      </w:pPr>
    </w:p>
    <w:p w14:paraId="5B25139B" w14:textId="77777777" w:rsidR="00B1084B" w:rsidRDefault="00B1084B" w:rsidP="00FC44D6">
      <w:pPr>
        <w:rPr>
          <w:rFonts w:ascii="Times New Roman" w:hAnsi="Times New Roman" w:cs="Times New Roman"/>
          <w:sz w:val="24"/>
          <w:szCs w:val="24"/>
        </w:rPr>
      </w:pPr>
    </w:p>
    <w:p w14:paraId="386E09E9" w14:textId="77777777" w:rsidR="00B1084B" w:rsidRDefault="00B1084B" w:rsidP="00FC44D6">
      <w:pPr>
        <w:rPr>
          <w:rFonts w:ascii="Times New Roman" w:hAnsi="Times New Roman" w:cs="Times New Roman"/>
          <w:sz w:val="24"/>
          <w:szCs w:val="24"/>
        </w:rPr>
      </w:pPr>
    </w:p>
    <w:p w14:paraId="707EF8FF" w14:textId="77777777" w:rsidR="00B1084B" w:rsidRDefault="00B1084B" w:rsidP="00FC44D6">
      <w:pPr>
        <w:rPr>
          <w:rFonts w:ascii="Times New Roman" w:hAnsi="Times New Roman" w:cs="Times New Roman"/>
          <w:sz w:val="24"/>
          <w:szCs w:val="24"/>
        </w:rPr>
      </w:pPr>
    </w:p>
    <w:p w14:paraId="5223482B" w14:textId="77777777" w:rsidR="00B1084B" w:rsidRDefault="00B1084B" w:rsidP="00FC44D6">
      <w:pPr>
        <w:rPr>
          <w:rFonts w:ascii="Times New Roman" w:hAnsi="Times New Roman" w:cs="Times New Roman"/>
          <w:sz w:val="24"/>
          <w:szCs w:val="24"/>
        </w:rPr>
      </w:pPr>
    </w:p>
    <w:p w14:paraId="2E948B70" w14:textId="77777777" w:rsidR="00B1084B" w:rsidRDefault="00B1084B" w:rsidP="00FC44D6">
      <w:pPr>
        <w:rPr>
          <w:rFonts w:ascii="Times New Roman" w:hAnsi="Times New Roman" w:cs="Times New Roman"/>
          <w:sz w:val="24"/>
          <w:szCs w:val="24"/>
        </w:rPr>
      </w:pPr>
    </w:p>
    <w:p w14:paraId="13B61E28" w14:textId="77777777" w:rsidR="00B1084B" w:rsidRDefault="00B1084B" w:rsidP="00FC44D6">
      <w:pPr>
        <w:rPr>
          <w:rFonts w:ascii="Times New Roman" w:hAnsi="Times New Roman" w:cs="Times New Roman"/>
          <w:sz w:val="24"/>
          <w:szCs w:val="24"/>
        </w:rPr>
      </w:pPr>
    </w:p>
    <w:p w14:paraId="4CAFAF89" w14:textId="77777777" w:rsidR="00B1084B" w:rsidRDefault="00B1084B" w:rsidP="00FC44D6">
      <w:pPr>
        <w:rPr>
          <w:rFonts w:ascii="Times New Roman" w:hAnsi="Times New Roman" w:cs="Times New Roman"/>
          <w:sz w:val="24"/>
          <w:szCs w:val="24"/>
        </w:rPr>
      </w:pPr>
    </w:p>
    <w:p w14:paraId="64C8421C" w14:textId="59B75BDC" w:rsidR="00B1084B" w:rsidRDefault="00B1084B" w:rsidP="00FC44D6">
      <w:pPr>
        <w:rPr>
          <w:rFonts w:ascii="Times New Roman" w:hAnsi="Times New Roman" w:cs="Times New Roman"/>
          <w:sz w:val="24"/>
          <w:szCs w:val="24"/>
        </w:rPr>
      </w:pPr>
    </w:p>
    <w:p w14:paraId="6A4BDE23" w14:textId="77777777" w:rsidR="006D6B75" w:rsidRDefault="006D6B75" w:rsidP="00FC44D6">
      <w:pPr>
        <w:rPr>
          <w:rFonts w:ascii="Times New Roman" w:hAnsi="Times New Roman" w:cs="Times New Roman"/>
          <w:sz w:val="24"/>
          <w:szCs w:val="24"/>
        </w:rPr>
      </w:pPr>
    </w:p>
    <w:p w14:paraId="2BC8C6D8" w14:textId="1067D794" w:rsidR="006D6B75" w:rsidRDefault="006D6B75" w:rsidP="00FC44D6">
      <w:pPr>
        <w:rPr>
          <w:rFonts w:ascii="Times New Roman" w:hAnsi="Times New Roman" w:cs="Times New Roman"/>
          <w:sz w:val="24"/>
          <w:szCs w:val="24"/>
        </w:rPr>
      </w:pPr>
      <w:r>
        <w:rPr>
          <w:rFonts w:ascii="Times New Roman" w:hAnsi="Times New Roman" w:cs="Times New Roman"/>
          <w:sz w:val="24"/>
          <w:szCs w:val="24"/>
        </w:rPr>
        <w:t>The homepage which we decided looks simple an</w:t>
      </w:r>
      <w:r w:rsidR="00D94801">
        <w:rPr>
          <w:rFonts w:ascii="Times New Roman" w:hAnsi="Times New Roman" w:cs="Times New Roman"/>
          <w:sz w:val="24"/>
          <w:szCs w:val="24"/>
        </w:rPr>
        <w:t xml:space="preserve">d easy. It is easy for user to find the information what they want. Each part of our site, for example logo, pictures and text look really </w:t>
      </w:r>
      <w:r w:rsidR="00D94801" w:rsidRPr="00D94801">
        <w:rPr>
          <w:rFonts w:ascii="Times New Roman" w:hAnsi="Times New Roman" w:cs="Times New Roman"/>
          <w:sz w:val="24"/>
          <w:szCs w:val="24"/>
        </w:rPr>
        <w:t>orderly</w:t>
      </w:r>
      <w:r w:rsidR="00D94801">
        <w:rPr>
          <w:rFonts w:ascii="Times New Roman" w:hAnsi="Times New Roman" w:cs="Times New Roman"/>
          <w:sz w:val="24"/>
          <w:szCs w:val="24"/>
        </w:rPr>
        <w:t>.</w:t>
      </w:r>
    </w:p>
    <w:p w14:paraId="34606032" w14:textId="77777777" w:rsidR="00B1084B" w:rsidRDefault="00B1084B" w:rsidP="00FC44D6">
      <w:pPr>
        <w:rPr>
          <w:rFonts w:ascii="Times New Roman" w:hAnsi="Times New Roman" w:cs="Times New Roman"/>
          <w:sz w:val="24"/>
          <w:szCs w:val="24"/>
        </w:rPr>
      </w:pPr>
    </w:p>
    <w:p w14:paraId="7057378D" w14:textId="77777777" w:rsidR="00B1084B" w:rsidRDefault="00B1084B" w:rsidP="00FC44D6">
      <w:pPr>
        <w:rPr>
          <w:rFonts w:ascii="Times New Roman" w:hAnsi="Times New Roman" w:cs="Times New Roman"/>
          <w:sz w:val="24"/>
          <w:szCs w:val="24"/>
        </w:rPr>
      </w:pPr>
    </w:p>
    <w:p w14:paraId="5CFB10CF" w14:textId="77777777" w:rsidR="00B1084B" w:rsidRDefault="00B1084B" w:rsidP="00FC44D6">
      <w:pPr>
        <w:rPr>
          <w:rFonts w:ascii="Times New Roman" w:hAnsi="Times New Roman" w:cs="Times New Roman"/>
          <w:sz w:val="24"/>
          <w:szCs w:val="24"/>
        </w:rPr>
      </w:pPr>
    </w:p>
    <w:p w14:paraId="26C0C751" w14:textId="77777777" w:rsidR="00B1084B" w:rsidRDefault="00B1084B" w:rsidP="00FC44D6">
      <w:pPr>
        <w:rPr>
          <w:rFonts w:ascii="Times New Roman" w:hAnsi="Times New Roman" w:cs="Times New Roman"/>
          <w:sz w:val="24"/>
          <w:szCs w:val="24"/>
        </w:rPr>
      </w:pPr>
    </w:p>
    <w:p w14:paraId="4CAB3A67" w14:textId="77777777" w:rsidR="00B1084B" w:rsidRDefault="00B1084B" w:rsidP="00FC44D6">
      <w:pPr>
        <w:rPr>
          <w:rFonts w:ascii="Times New Roman" w:hAnsi="Times New Roman" w:cs="Times New Roman"/>
          <w:sz w:val="24"/>
          <w:szCs w:val="24"/>
        </w:rPr>
      </w:pPr>
    </w:p>
    <w:p w14:paraId="5FEC624C" w14:textId="77777777" w:rsidR="00B1084B" w:rsidRDefault="00B1084B" w:rsidP="00FC44D6">
      <w:pPr>
        <w:rPr>
          <w:rFonts w:ascii="Times New Roman" w:hAnsi="Times New Roman" w:cs="Times New Roman"/>
          <w:sz w:val="24"/>
          <w:szCs w:val="24"/>
        </w:rPr>
      </w:pPr>
    </w:p>
    <w:p w14:paraId="0A83F87F" w14:textId="77777777" w:rsidR="00B1084B" w:rsidRDefault="00B1084B" w:rsidP="00FC44D6">
      <w:pPr>
        <w:rPr>
          <w:rFonts w:ascii="Times New Roman" w:hAnsi="Times New Roman" w:cs="Times New Roman"/>
          <w:sz w:val="24"/>
          <w:szCs w:val="24"/>
        </w:rPr>
      </w:pPr>
    </w:p>
    <w:p w14:paraId="03E0CF6C" w14:textId="77777777" w:rsidR="00B1084B" w:rsidRDefault="00B1084B" w:rsidP="00FC44D6">
      <w:pPr>
        <w:rPr>
          <w:rFonts w:ascii="Times New Roman" w:hAnsi="Times New Roman" w:cs="Times New Roman"/>
          <w:sz w:val="24"/>
          <w:szCs w:val="24"/>
        </w:rPr>
      </w:pPr>
    </w:p>
    <w:p w14:paraId="628206F3" w14:textId="77777777" w:rsidR="00B1084B" w:rsidRDefault="00B1084B" w:rsidP="00FC44D6">
      <w:pPr>
        <w:rPr>
          <w:rFonts w:ascii="Times New Roman" w:hAnsi="Times New Roman" w:cs="Times New Roman"/>
          <w:sz w:val="24"/>
          <w:szCs w:val="24"/>
        </w:rPr>
      </w:pPr>
    </w:p>
    <w:p w14:paraId="31517244" w14:textId="693B8F9A" w:rsidR="00B1084B" w:rsidRPr="000B5DF7" w:rsidRDefault="00B1084B" w:rsidP="00FC44D6">
      <w:pPr>
        <w:rPr>
          <w:rFonts w:ascii="Times New Roman" w:hAnsi="Times New Roman" w:cs="Times New Roman"/>
          <w:b/>
          <w:sz w:val="24"/>
          <w:szCs w:val="24"/>
          <w:u w:val="single"/>
        </w:rPr>
      </w:pPr>
      <w:r w:rsidRPr="000B5DF7">
        <w:rPr>
          <w:rFonts w:ascii="Times New Roman" w:hAnsi="Times New Roman" w:cs="Times New Roman" w:hint="eastAsia"/>
          <w:b/>
          <w:sz w:val="24"/>
          <w:szCs w:val="24"/>
          <w:u w:val="single"/>
        </w:rPr>
        <w:t>Five F</w:t>
      </w:r>
      <w:r w:rsidRPr="000B5DF7">
        <w:rPr>
          <w:rFonts w:ascii="Times New Roman" w:hAnsi="Times New Roman" w:cs="Times New Roman"/>
          <w:b/>
          <w:sz w:val="24"/>
          <w:szCs w:val="24"/>
          <w:u w:val="single"/>
        </w:rPr>
        <w:t>l</w:t>
      </w:r>
      <w:r w:rsidRPr="000B5DF7">
        <w:rPr>
          <w:rFonts w:ascii="Times New Roman" w:hAnsi="Times New Roman" w:cs="Times New Roman" w:hint="eastAsia"/>
          <w:b/>
          <w:sz w:val="24"/>
          <w:szCs w:val="24"/>
          <w:u w:val="single"/>
        </w:rPr>
        <w:t>av</w:t>
      </w:r>
      <w:r w:rsidRPr="000B5DF7">
        <w:rPr>
          <w:rFonts w:ascii="Times New Roman" w:hAnsi="Times New Roman" w:cs="Times New Roman"/>
          <w:b/>
          <w:sz w:val="24"/>
          <w:szCs w:val="24"/>
          <w:u w:val="single"/>
        </w:rPr>
        <w:t>ors:</w:t>
      </w:r>
    </w:p>
    <w:tbl>
      <w:tblPr>
        <w:tblpPr w:leftFromText="180" w:rightFromText="180" w:vertAnchor="text" w:horzAnchor="margin" w:tblpY="235"/>
        <w:tblW w:w="9320" w:type="dxa"/>
        <w:tblCellMar>
          <w:top w:w="15" w:type="dxa"/>
          <w:left w:w="15" w:type="dxa"/>
          <w:bottom w:w="15" w:type="dxa"/>
          <w:right w:w="15" w:type="dxa"/>
        </w:tblCellMar>
        <w:tblLook w:val="04A0" w:firstRow="1" w:lastRow="0" w:firstColumn="1" w:lastColumn="0" w:noHBand="0" w:noVBand="1"/>
      </w:tblPr>
      <w:tblGrid>
        <w:gridCol w:w="1610"/>
        <w:gridCol w:w="1855"/>
        <w:gridCol w:w="1754"/>
        <w:gridCol w:w="1807"/>
        <w:gridCol w:w="2294"/>
      </w:tblGrid>
      <w:tr w:rsidR="00B1084B" w:rsidRPr="00E81DB3" w14:paraId="0982D8DC" w14:textId="77777777" w:rsidTr="00B1084B">
        <w:trPr>
          <w:trHeight w:val="1432"/>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E83696" w14:textId="2FB8E5D0" w:rsidR="00B1084B" w:rsidRPr="005E40C2" w:rsidRDefault="00515B74" w:rsidP="00B1084B">
            <w:pPr>
              <w:spacing w:before="240"/>
              <w:jc w:val="center"/>
              <w:rPr>
                <w:rFonts w:ascii="AR CENA" w:eastAsia="Times New Roman" w:hAnsi="AR CENA" w:cs="Times New Roman"/>
                <w:sz w:val="52"/>
                <w:szCs w:val="52"/>
              </w:rPr>
            </w:pPr>
            <w:r w:rsidRPr="005E40C2">
              <w:rPr>
                <w:rFonts w:ascii="AR CENA" w:hAnsi="AR CENA" w:cs="Calibri"/>
                <w:noProof/>
                <w:sz w:val="52"/>
                <w:szCs w:val="52"/>
                <w:lang w:val="en-CA"/>
              </w:rPr>
              <mc:AlternateContent>
                <mc:Choice Requires="wps">
                  <w:drawing>
                    <wp:anchor distT="0" distB="0" distL="114300" distR="114300" simplePos="0" relativeHeight="251756544" behindDoc="0" locked="0" layoutInCell="1" allowOverlap="1" wp14:anchorId="6355320E" wp14:editId="1C7F57B7">
                      <wp:simplePos x="0" y="0"/>
                      <wp:positionH relativeFrom="column">
                        <wp:posOffset>136870</wp:posOffset>
                      </wp:positionH>
                      <wp:positionV relativeFrom="paragraph">
                        <wp:posOffset>76261</wp:posOffset>
                      </wp:positionV>
                      <wp:extent cx="611747" cy="598868"/>
                      <wp:effectExtent l="0" t="0" r="17145" b="10795"/>
                      <wp:wrapNone/>
                      <wp:docPr id="295" name="Oval 295"/>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E0778F9"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5320E" id="Oval 295" o:spid="_x0000_s1028" style="position:absolute;left:0;text-align:left;margin-left:10.8pt;margin-top:6pt;width:48.15pt;height:47.1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" fillcolor="white [3201]" strokecolor="black [3200]" strokeweight="1pt">
                      <v:stroke joinstyle="miter"/>
                      <v:textbox>
                        <w:txbxContent>
                          <w:p w14:paraId="6E0778F9"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sidRPr="005E40C2">
              <w:rPr>
                <w:rFonts w:ascii="AR CENA" w:eastAsia="Times New Roman" w:hAnsi="AR CENA" w:cs="Calibri"/>
                <w:color w:val="000000"/>
                <w:sz w:val="52"/>
                <w:szCs w:val="52"/>
              </w:rPr>
              <w:t>Site Name</w:t>
            </w:r>
          </w:p>
        </w:tc>
      </w:tr>
      <w:tr w:rsidR="00B1084B" w:rsidRPr="00E81DB3" w14:paraId="1AAE4821" w14:textId="77777777" w:rsidTr="005E40C2">
        <w:trPr>
          <w:trHeight w:val="398"/>
        </w:trPr>
        <w:tc>
          <w:tcPr>
            <w:tcW w:w="16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C62485" w14:textId="77777777" w:rsidR="00B1084B" w:rsidRPr="005E40C2" w:rsidRDefault="00B1084B" w:rsidP="00B1084B">
            <w:pPr>
              <w:rPr>
                <w:rFonts w:ascii="Arial Black" w:eastAsia="Times New Roman" w:hAnsi="Arial Black" w:cs="Times New Roman"/>
                <w:sz w:val="20"/>
                <w:szCs w:val="20"/>
              </w:rPr>
            </w:pPr>
            <w:r w:rsidRPr="005E40C2">
              <w:rPr>
                <w:rFonts w:ascii="Arial Black" w:eastAsia="Times New Roman" w:hAnsi="Arial Black" w:cs="Calibri"/>
                <w:color w:val="000000"/>
                <w:sz w:val="20"/>
                <w:szCs w:val="20"/>
              </w:rPr>
              <w:t>home</w:t>
            </w:r>
          </w:p>
        </w:tc>
        <w:tc>
          <w:tcPr>
            <w:tcW w:w="18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73EFC9" w14:textId="77777777" w:rsidR="00B1084B" w:rsidRPr="005E40C2" w:rsidRDefault="00B1084B" w:rsidP="00B1084B">
            <w:pPr>
              <w:rPr>
                <w:rFonts w:ascii="Arial Black" w:eastAsia="Times New Roman" w:hAnsi="Arial Black" w:cs="Times New Roman"/>
                <w:sz w:val="20"/>
                <w:szCs w:val="20"/>
              </w:rPr>
            </w:pPr>
            <w:r w:rsidRPr="005E40C2">
              <w:rPr>
                <w:rFonts w:ascii="Arial Black" w:eastAsia="Times New Roman" w:hAnsi="Arial Black" w:cs="Calibri"/>
                <w:color w:val="000000"/>
                <w:sz w:val="20"/>
                <w:szCs w:val="20"/>
              </w:rPr>
              <w:t>Five Flavors</w:t>
            </w:r>
          </w:p>
        </w:tc>
        <w:tc>
          <w:tcPr>
            <w:tcW w:w="175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9C2DA65" w14:textId="08311198" w:rsidR="00B1084B" w:rsidRPr="005E40C2" w:rsidRDefault="005E40C2" w:rsidP="00B1084B">
            <w:pPr>
              <w:rPr>
                <w:rFonts w:ascii="Arial Black" w:eastAsia="Times New Roman" w:hAnsi="Arial Black" w:cs="Times New Roman"/>
                <w:sz w:val="20"/>
                <w:szCs w:val="20"/>
              </w:rPr>
            </w:pPr>
            <w:r>
              <w:rPr>
                <w:rFonts w:ascii="Arial Black" w:eastAsia="Times New Roman" w:hAnsi="Arial Black" w:cs="Calibri"/>
                <w:color w:val="000000"/>
                <w:sz w:val="20"/>
                <w:szCs w:val="20"/>
              </w:rPr>
              <w:t>F</w:t>
            </w:r>
            <w:r w:rsidR="00B1084B" w:rsidRPr="005E40C2">
              <w:rPr>
                <w:rFonts w:ascii="Arial Black" w:eastAsia="Times New Roman" w:hAnsi="Arial Black" w:cs="Calibri"/>
                <w:color w:val="000000"/>
                <w:sz w:val="20"/>
                <w:szCs w:val="20"/>
              </w:rPr>
              <w:t>orum</w:t>
            </w:r>
          </w:p>
        </w:tc>
        <w:tc>
          <w:tcPr>
            <w:tcW w:w="180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412F95" w14:textId="77777777" w:rsidR="00B1084B" w:rsidRPr="005E40C2" w:rsidRDefault="00B1084B" w:rsidP="00B1084B">
            <w:pPr>
              <w:rPr>
                <w:rFonts w:ascii="Arial Black" w:eastAsia="Times New Roman" w:hAnsi="Arial Black" w:cs="Times New Roman"/>
                <w:sz w:val="20"/>
                <w:szCs w:val="20"/>
              </w:rPr>
            </w:pPr>
            <w:r w:rsidRPr="005E40C2">
              <w:rPr>
                <w:rFonts w:ascii="Arial Black" w:eastAsia="Times New Roman" w:hAnsi="Arial Black" w:cs="Calibri"/>
                <w:color w:val="000000"/>
                <w:sz w:val="20"/>
                <w:szCs w:val="20"/>
              </w:rPr>
              <w:t>About us</w:t>
            </w:r>
          </w:p>
        </w:tc>
        <w:tc>
          <w:tcPr>
            <w:tcW w:w="229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CB2744" w14:textId="77777777" w:rsidR="00B1084B" w:rsidRPr="005E40C2" w:rsidRDefault="00B1084B" w:rsidP="00B1084B">
            <w:pPr>
              <w:rPr>
                <w:rFonts w:ascii="Arial Black" w:eastAsia="Times New Roman" w:hAnsi="Arial Black" w:cs="Times New Roman"/>
                <w:sz w:val="20"/>
                <w:szCs w:val="20"/>
              </w:rPr>
            </w:pPr>
            <w:r w:rsidRPr="005E40C2">
              <w:rPr>
                <w:rFonts w:ascii="Arial Black" w:eastAsia="Times New Roman" w:hAnsi="Arial Black" w:cs="Calibri"/>
                <w:color w:val="000000"/>
                <w:sz w:val="20"/>
                <w:szCs w:val="20"/>
              </w:rPr>
              <w:t>Contact us</w:t>
            </w:r>
          </w:p>
        </w:tc>
      </w:tr>
      <w:tr w:rsidR="00B1084B" w:rsidRPr="00E81DB3" w14:paraId="1BA62A7D" w14:textId="77777777" w:rsidTr="00B1084B">
        <w:trPr>
          <w:trHeight w:val="7202"/>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11C719" w14:textId="77777777" w:rsidR="00B1084B" w:rsidRDefault="00B1084B" w:rsidP="00B1084B">
            <w:pPr>
              <w:rPr>
                <w:rFonts w:ascii="Calibri" w:eastAsia="Times New Roman" w:hAnsi="Calibri" w:cs="Calibri"/>
                <w:color w:val="000000"/>
                <w:sz w:val="16"/>
                <w:szCs w:val="16"/>
              </w:rPr>
            </w:pPr>
          </w:p>
          <w:p w14:paraId="640FCAE5" w14:textId="77777777" w:rsidR="00B1084B" w:rsidRDefault="00B1084B" w:rsidP="00B1084B">
            <w:pPr>
              <w:rPr>
                <w:rFonts w:ascii="Calibri" w:eastAsia="Times New Roman" w:hAnsi="Calibri" w:cs="Calibri"/>
                <w:color w:val="000000"/>
                <w:sz w:val="16"/>
                <w:szCs w:val="16"/>
              </w:rPr>
            </w:pPr>
          </w:p>
          <w:p w14:paraId="4CE7919A" w14:textId="77777777" w:rsidR="00B1084B" w:rsidRDefault="00B1084B" w:rsidP="00B1084B">
            <w:pPr>
              <w:rPr>
                <w:rFonts w:ascii="Calibri" w:eastAsia="Times New Roman" w:hAnsi="Calibri" w:cs="Calibri"/>
                <w:color w:val="000000"/>
                <w:sz w:val="16"/>
                <w:szCs w:val="16"/>
              </w:rPr>
            </w:pPr>
            <w:r>
              <w:rPr>
                <w:rFonts w:ascii="Calibri" w:eastAsia="Times New Roman" w:hAnsi="Calibri" w:cs="Calibri"/>
                <w:noProof/>
                <w:color w:val="000000"/>
                <w:sz w:val="16"/>
                <w:szCs w:val="16"/>
                <w:lang w:val="en-CA"/>
              </w:rPr>
              <w:drawing>
                <wp:inline distT="0" distB="0" distL="0" distR="0" wp14:anchorId="14964A57" wp14:editId="64AEB974">
                  <wp:extent cx="5753100" cy="2468880"/>
                  <wp:effectExtent l="0" t="0" r="19050" b="2667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6AC995B0" w14:textId="77777777" w:rsidR="00B1084B" w:rsidRDefault="00B1084B" w:rsidP="00B1084B">
            <w:pPr>
              <w:rPr>
                <w:rFonts w:ascii="Calibri" w:eastAsia="Times New Roman" w:hAnsi="Calibri" w:cs="Calibri"/>
                <w:color w:val="000000"/>
                <w:sz w:val="16"/>
                <w:szCs w:val="16"/>
              </w:rPr>
            </w:pPr>
          </w:p>
          <w:p w14:paraId="52806B7C" w14:textId="77777777" w:rsidR="00B1084B" w:rsidRDefault="00B1084B" w:rsidP="00B1084B">
            <w:pPr>
              <w:rPr>
                <w:rFonts w:ascii="Calibri" w:eastAsia="Times New Roman" w:hAnsi="Calibri" w:cs="Calibri"/>
                <w:color w:val="000000"/>
                <w:sz w:val="16"/>
                <w:szCs w:val="16"/>
              </w:rPr>
            </w:pPr>
          </w:p>
          <w:p w14:paraId="23A85947" w14:textId="77777777" w:rsidR="00B1084B" w:rsidRDefault="00B1084B" w:rsidP="00B1084B">
            <w:pPr>
              <w:rPr>
                <w:rFonts w:ascii="Calibri" w:eastAsia="Times New Roman" w:hAnsi="Calibri" w:cs="Calibri"/>
                <w:color w:val="000000"/>
                <w:sz w:val="16"/>
                <w:szCs w:val="16"/>
              </w:rPr>
            </w:pPr>
          </w:p>
          <w:p w14:paraId="0C75BB7C" w14:textId="77777777" w:rsidR="00B1084B" w:rsidRPr="00E81DB3" w:rsidRDefault="00B1084B" w:rsidP="00B1084B">
            <w:pPr>
              <w:rPr>
                <w:rFonts w:ascii="Calibri" w:eastAsia="Times New Roman" w:hAnsi="Calibri" w:cs="Calibri"/>
                <w:color w:val="000000"/>
                <w:sz w:val="16"/>
                <w:szCs w:val="16"/>
              </w:rPr>
            </w:pPr>
            <w:r w:rsidRPr="000404C7">
              <w:rPr>
                <w:rFonts w:ascii="Calibri" w:eastAsia="Times New Roman" w:hAnsi="Calibri" w:cs="Calibri"/>
                <w:noProof/>
                <w:color w:val="000000"/>
                <w:sz w:val="16"/>
                <w:szCs w:val="16"/>
                <w:lang w:val="en-CA"/>
              </w:rPr>
              <mc:AlternateContent>
                <mc:Choice Requires="wps">
                  <w:drawing>
                    <wp:anchor distT="91440" distB="91440" distL="114300" distR="114300" simplePos="0" relativeHeight="251737088" behindDoc="0" locked="0" layoutInCell="1" allowOverlap="1" wp14:anchorId="1E0D8CC8" wp14:editId="08DE8EE1">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667C655E" w14:textId="77777777" w:rsidR="00B1084B" w:rsidRDefault="00B1084B" w:rsidP="00B1084B">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4D49C494" w14:textId="77777777" w:rsidR="00B1084B" w:rsidRDefault="00B1084B" w:rsidP="00B1084B">
                                  <w:pPr>
                                    <w:pBdr>
                                      <w:top w:val="single" w:sz="24" w:space="8" w:color="5B9BD5" w:themeColor="accent1"/>
                                      <w:bottom w:val="single" w:sz="24" w:space="8" w:color="5B9BD5" w:themeColor="accent1"/>
                                    </w:pBdr>
                                    <w:rPr>
                                      <w:i/>
                                      <w:iCs/>
                                      <w:color w:val="5B9BD5" w:themeColor="accent1"/>
                                      <w:sz w:val="24"/>
                                      <w:szCs w:val="24"/>
                                    </w:rPr>
                                  </w:pPr>
                                </w:p>
                                <w:p w14:paraId="22073E28" w14:textId="77777777" w:rsidR="00B1084B" w:rsidRDefault="00B1084B" w:rsidP="00B1084B">
                                  <w:pPr>
                                    <w:pBdr>
                                      <w:top w:val="single" w:sz="24" w:space="8" w:color="5B9BD5" w:themeColor="accent1"/>
                                      <w:bottom w:val="single" w:sz="24" w:space="8" w:color="5B9BD5" w:themeColor="accent1"/>
                                    </w:pBdr>
                                    <w:rPr>
                                      <w:i/>
                                      <w:iCs/>
                                      <w:color w:val="5B9BD5" w:themeColor="accent1"/>
                                      <w:sz w:val="24"/>
                                    </w:rPr>
                                  </w:pPr>
                                  <w:r>
                                    <w:rPr>
                                      <w:i/>
                                      <w:iCs/>
                                      <w:color w:val="5B9BD5" w:themeColor="accent1"/>
                                      <w:sz w:val="24"/>
                                      <w:szCs w:val="24"/>
                                    </w:rPr>
                                    <w:t>xxxxxxxxxxxxxxxxxxxxxxxxxxxxxxxxxxxxxxxxxxxxxxxxxxxxxxxxxxxxxxxxxxxxxxxxxxxxxxxxxxxxxxxxxxxxxxxxxx</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1E0D8CC8" id="_x0000_t202" coordsize="21600,21600" o:spt="202" path="m,l,21600r21600,l21600,xe">
                      <v:stroke joinstyle="miter"/>
                      <v:path gradientshapeok="t" o:connecttype="rect"/>
                    </v:shapetype>
                    <v:shape id="Text Box 2" o:spid="_x0000_s1029" type="#_x0000_t202" style="position:absolute;left:0;text-align:left;margin-left:0;margin-top:21.6pt;width:273.6pt;height:110.55pt;z-index:251737088;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" filled="f" stroked="f">
                      <v:textbox style="mso-fit-shape-to-text:t">
                        <w:txbxContent>
                          <w:p w14:paraId="667C655E" w14:textId="77777777" w:rsidR="00B1084B" w:rsidRDefault="00B1084B" w:rsidP="00B1084B">
                            <w:pPr>
                              <w:pBdr>
                                <w:top w:val="single" w:sz="24" w:space="8" w:color="5B9BD5" w:themeColor="accent1"/>
                                <w:bottom w:val="single" w:sz="24" w:space="8" w:color="5B9BD5" w:themeColor="accent1"/>
                              </w:pBdr>
                              <w:rPr>
                                <w:i/>
                                <w:iCs/>
                                <w:color w:val="5B9BD5" w:themeColor="accent1"/>
                                <w:sz w:val="24"/>
                                <w:szCs w:val="24"/>
                              </w:rPr>
                            </w:pPr>
                            <w:r>
                              <w:rPr>
                                <w:i/>
                                <w:iCs/>
                                <w:color w:val="5B9BD5" w:themeColor="accent1"/>
                                <w:sz w:val="24"/>
                                <w:szCs w:val="24"/>
                              </w:rPr>
                              <w:t>Introduce the cuisine style of the flavor which the mouse hovers on</w:t>
                            </w:r>
                          </w:p>
                          <w:p w14:paraId="4D49C494" w14:textId="77777777" w:rsidR="00B1084B" w:rsidRDefault="00B1084B" w:rsidP="00B1084B">
                            <w:pPr>
                              <w:pBdr>
                                <w:top w:val="single" w:sz="24" w:space="8" w:color="5B9BD5" w:themeColor="accent1"/>
                                <w:bottom w:val="single" w:sz="24" w:space="8" w:color="5B9BD5" w:themeColor="accent1"/>
                              </w:pBdr>
                              <w:rPr>
                                <w:i/>
                                <w:iCs/>
                                <w:color w:val="5B9BD5" w:themeColor="accent1"/>
                                <w:sz w:val="24"/>
                                <w:szCs w:val="24"/>
                              </w:rPr>
                            </w:pPr>
                          </w:p>
                          <w:p w14:paraId="22073E28" w14:textId="77777777" w:rsidR="00B1084B" w:rsidRDefault="00B1084B" w:rsidP="00B1084B">
                            <w:pPr>
                              <w:pBdr>
                                <w:top w:val="single" w:sz="24" w:space="8" w:color="5B9BD5" w:themeColor="accent1"/>
                                <w:bottom w:val="single" w:sz="24" w:space="8" w:color="5B9BD5" w:themeColor="accent1"/>
                              </w:pBdr>
                              <w:rPr>
                                <w:i/>
                                <w:iCs/>
                                <w:color w:val="5B9BD5" w:themeColor="accent1"/>
                                <w:sz w:val="24"/>
                              </w:rPr>
                            </w:pPr>
                            <w:proofErr w:type="gramStart"/>
                            <w:r>
                              <w:rPr>
                                <w:i/>
                                <w:iCs/>
                                <w:color w:val="5B9BD5" w:themeColor="accent1"/>
                                <w:sz w:val="24"/>
                                <w:szCs w:val="24"/>
                              </w:rPr>
                              <w:t>xxxxxxxxxxxxxxxxxxxxxxxxxxxxxxxxxxxxxxxxxxxxxxxxxxxxxxxxxxxxxxxxxxxxxxxxxxxxxxxxxxxxxxxxxxxxxxxxxx</w:t>
                            </w:r>
                            <w:proofErr w:type="gramEnd"/>
                          </w:p>
                        </w:txbxContent>
                      </v:textbox>
                      <w10:wrap type="topAndBottom" anchorx="page"/>
                    </v:shape>
                  </w:pict>
                </mc:Fallback>
              </mc:AlternateContent>
            </w:r>
            <w:r>
              <w:rPr>
                <w:rStyle w:val="CommentReference"/>
              </w:rPr>
              <w:commentReference w:id="22"/>
            </w:r>
          </w:p>
        </w:tc>
      </w:tr>
      <w:tr w:rsidR="00B1084B" w:rsidRPr="00E81DB3" w14:paraId="59721A1C" w14:textId="77777777" w:rsidTr="00B1084B">
        <w:trPr>
          <w:trHeight w:val="225"/>
        </w:trPr>
        <w:tc>
          <w:tcPr>
            <w:tcW w:w="9320" w:type="dxa"/>
            <w:gridSpan w:val="5"/>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B8B7DB" w14:textId="77777777" w:rsidR="00B1084B" w:rsidRPr="00E81DB3" w:rsidRDefault="00B1084B" w:rsidP="00B1084B">
            <w:pPr>
              <w:tabs>
                <w:tab w:val="left" w:pos="7548"/>
              </w:tabs>
              <w:jc w:val="center"/>
              <w:rPr>
                <w:rFonts w:ascii="Calibri" w:eastAsia="Times New Roman" w:hAnsi="Calibri" w:cs="Calibri"/>
                <w:color w:val="000000"/>
                <w:sz w:val="16"/>
                <w:szCs w:val="16"/>
              </w:rPr>
            </w:pPr>
            <w:r>
              <w:rPr>
                <w:rFonts w:ascii="Calibri" w:eastAsia="Times New Roman" w:hAnsi="Calibri" w:cs="Calibri"/>
                <w:color w:val="000000"/>
                <w:sz w:val="16"/>
                <w:szCs w:val="16"/>
              </w:rPr>
              <w:t>Footer</w:t>
            </w:r>
          </w:p>
        </w:tc>
      </w:tr>
    </w:tbl>
    <w:p w14:paraId="2D1F68C2" w14:textId="77777777" w:rsidR="007F100B" w:rsidRDefault="007F100B" w:rsidP="00FC44D6">
      <w:pPr>
        <w:rPr>
          <w:rFonts w:ascii="Times New Roman" w:hAnsi="Times New Roman" w:cs="Times New Roman"/>
          <w:sz w:val="24"/>
          <w:szCs w:val="24"/>
        </w:rPr>
      </w:pPr>
    </w:p>
    <w:p w14:paraId="2B2E53F9" w14:textId="7087FFFD" w:rsidR="0076243E" w:rsidRPr="007F100B" w:rsidRDefault="007F100B" w:rsidP="007F100B">
      <w:pPr>
        <w:widowControl/>
        <w:jc w:val="left"/>
        <w:rPr>
          <w:rFonts w:ascii="Times New Roman" w:hAnsi="Times New Roman" w:cs="Times New Roman"/>
          <w:sz w:val="24"/>
          <w:szCs w:val="24"/>
        </w:rPr>
      </w:pPr>
      <w:r>
        <w:rPr>
          <w:rFonts w:ascii="Times New Roman" w:hAnsi="Times New Roman" w:cs="Times New Roman"/>
          <w:sz w:val="24"/>
          <w:szCs w:val="24"/>
        </w:rPr>
        <w:br w:type="page"/>
      </w:r>
      <w:r w:rsidR="00307A71">
        <w:rPr>
          <w:rFonts w:ascii="Times New Roman" w:hAnsi="Times New Roman" w:cs="Times New Roman"/>
          <w:sz w:val="24"/>
          <w:szCs w:val="24"/>
        </w:rPr>
        <w:lastRenderedPageBreak/>
        <w:tab/>
      </w:r>
    </w:p>
    <w:p w14:paraId="7437DD16" w14:textId="77777777" w:rsidR="006739CA" w:rsidRPr="000B5DF7" w:rsidRDefault="006739CA" w:rsidP="006D5B8A">
      <w:pPr>
        <w:rPr>
          <w:b/>
          <w:sz w:val="28"/>
          <w:szCs w:val="28"/>
          <w:u w:val="single"/>
        </w:rPr>
      </w:pPr>
      <w:r w:rsidRPr="000B5DF7">
        <w:rPr>
          <w:rFonts w:hint="eastAsia"/>
          <w:b/>
          <w:sz w:val="28"/>
          <w:szCs w:val="28"/>
          <w:u w:val="single"/>
        </w:rPr>
        <w:t>Flavor</w:t>
      </w:r>
      <w:r w:rsidRPr="000B5DF7">
        <w:rPr>
          <w:b/>
          <w:sz w:val="28"/>
          <w:szCs w:val="28"/>
          <w:u w:val="single"/>
        </w:rPr>
        <w:t xml:space="preserve"> 1</w:t>
      </w:r>
      <w:r w:rsidR="0043432B" w:rsidRPr="000B5DF7">
        <w:rPr>
          <w:b/>
          <w:sz w:val="28"/>
          <w:szCs w:val="28"/>
          <w:u w:val="single"/>
        </w:rPr>
        <w:t>- Sour:</w:t>
      </w:r>
    </w:p>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14:paraId="289DA221" w14:textId="77777777" w:rsidTr="00515B74">
        <w:trPr>
          <w:trHeight w:val="1698"/>
        </w:trPr>
        <w:tc>
          <w:tcPr>
            <w:tcW w:w="7848" w:type="dxa"/>
            <w:gridSpan w:val="5"/>
            <w:shd w:val="clear" w:color="auto" w:fill="auto"/>
          </w:tcPr>
          <w:p w14:paraId="3AB764AA" w14:textId="37BB1D40" w:rsidR="00B1084B" w:rsidRPr="00515B74" w:rsidRDefault="00515B74" w:rsidP="000307A7">
            <w:pPr>
              <w:tabs>
                <w:tab w:val="left" w:pos="696"/>
                <w:tab w:val="left" w:pos="1788"/>
                <w:tab w:val="center" w:pos="3154"/>
              </w:tabs>
              <w:spacing w:before="240"/>
              <w:jc w:val="center"/>
              <w:rPr>
                <w:rFonts w:ascii="AR CENA" w:hAnsi="AR CENA" w:cs="Calibri"/>
                <w:color w:val="FFFFFF" w:themeColor="background1"/>
                <w:sz w:val="72"/>
                <w:szCs w:val="72"/>
              </w:rPr>
            </w:pPr>
            <w:r>
              <w:rPr>
                <w:rFonts w:ascii="AR CENA" w:hAnsi="AR CENA" w:cs="Calibri"/>
                <w:noProof/>
                <w:sz w:val="72"/>
                <w:szCs w:val="72"/>
                <w:lang w:val="en-CA"/>
              </w:rPr>
              <mc:AlternateContent>
                <mc:Choice Requires="wps">
                  <w:drawing>
                    <wp:anchor distT="0" distB="0" distL="114300" distR="114300" simplePos="0" relativeHeight="251758592" behindDoc="0" locked="0" layoutInCell="1" allowOverlap="1" wp14:anchorId="205E04BB" wp14:editId="4A2A82CE">
                      <wp:simplePos x="0" y="0"/>
                      <wp:positionH relativeFrom="column">
                        <wp:posOffset>142102</wp:posOffset>
                      </wp:positionH>
                      <wp:positionV relativeFrom="paragraph">
                        <wp:posOffset>87095</wp:posOffset>
                      </wp:positionV>
                      <wp:extent cx="611747" cy="598868"/>
                      <wp:effectExtent l="0" t="0" r="17145" b="10795"/>
                      <wp:wrapNone/>
                      <wp:docPr id="296" name="Oval 296"/>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76062CD"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5E04BB" id="Oval 296" o:spid="_x0000_s1030" style="position:absolute;left:0;text-align:left;margin-left:11.2pt;margin-top:6.85pt;width:48.15pt;height:47.1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" fillcolor="white [3201]" strokecolor="black [3200]" strokeweight="1pt">
                      <v:stroke joinstyle="miter"/>
                      <v:textbox>
                        <w:txbxContent>
                          <w:p w14:paraId="276062CD"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Pr>
                <w:rFonts w:ascii="AR CENA" w:hAnsi="AR CENA" w:cs="Calibri"/>
                <w:sz w:val="72"/>
                <w:szCs w:val="72"/>
              </w:rPr>
              <w:t>Sour</w:t>
            </w:r>
          </w:p>
        </w:tc>
      </w:tr>
      <w:tr w:rsidR="00B1084B" w14:paraId="20F6EAFD" w14:textId="77777777" w:rsidTr="00515B74">
        <w:trPr>
          <w:trHeight w:val="357"/>
        </w:trPr>
        <w:tc>
          <w:tcPr>
            <w:tcW w:w="1392" w:type="dxa"/>
            <w:shd w:val="clear" w:color="auto" w:fill="auto"/>
          </w:tcPr>
          <w:p w14:paraId="426193B2" w14:textId="77777777" w:rsidR="00B1084B" w:rsidRPr="0098281F" w:rsidRDefault="00B1084B" w:rsidP="000307A7">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Home</w:t>
            </w:r>
          </w:p>
        </w:tc>
        <w:tc>
          <w:tcPr>
            <w:tcW w:w="1535" w:type="dxa"/>
            <w:shd w:val="clear" w:color="auto" w:fill="auto"/>
          </w:tcPr>
          <w:p w14:paraId="346BE6FC" w14:textId="77777777" w:rsidR="00B1084B" w:rsidRPr="0098281F" w:rsidRDefault="00B1084B" w:rsidP="000307A7">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Five Flavors</w:t>
            </w:r>
          </w:p>
        </w:tc>
        <w:tc>
          <w:tcPr>
            <w:tcW w:w="1401" w:type="dxa"/>
            <w:shd w:val="clear" w:color="auto" w:fill="auto"/>
          </w:tcPr>
          <w:p w14:paraId="2A892ACA" w14:textId="77777777" w:rsidR="00B1084B" w:rsidRPr="0098281F" w:rsidRDefault="00B1084B" w:rsidP="000307A7">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Forum</w:t>
            </w:r>
          </w:p>
        </w:tc>
        <w:tc>
          <w:tcPr>
            <w:tcW w:w="1733" w:type="dxa"/>
            <w:shd w:val="clear" w:color="auto" w:fill="auto"/>
          </w:tcPr>
          <w:p w14:paraId="6B3B47AB" w14:textId="77777777" w:rsidR="00B1084B" w:rsidRPr="0098281F" w:rsidRDefault="00B1084B" w:rsidP="000307A7">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About Us</w:t>
            </w:r>
          </w:p>
        </w:tc>
        <w:tc>
          <w:tcPr>
            <w:tcW w:w="1785" w:type="dxa"/>
            <w:shd w:val="clear" w:color="auto" w:fill="auto"/>
          </w:tcPr>
          <w:p w14:paraId="5C39657A" w14:textId="135799FE" w:rsidR="00B1084B" w:rsidRPr="0098281F" w:rsidRDefault="00515B74" w:rsidP="00515B74">
            <w:pPr>
              <w:pStyle w:val="ListParagraph"/>
              <w:tabs>
                <w:tab w:val="left" w:pos="226"/>
                <w:tab w:val="center" w:pos="785"/>
              </w:tabs>
              <w:ind w:firstLineChars="0" w:firstLine="0"/>
              <w:jc w:val="left"/>
              <w:rPr>
                <w:rFonts w:ascii="Arial Black" w:hAnsi="Arial Black" w:cs="Calibri"/>
                <w:sz w:val="16"/>
                <w:szCs w:val="16"/>
              </w:rPr>
            </w:pPr>
            <w:r>
              <w:rPr>
                <w:rFonts w:ascii="Arial Black" w:hAnsi="Arial Black" w:cs="Calibri"/>
                <w:sz w:val="16"/>
                <w:szCs w:val="16"/>
              </w:rPr>
              <w:tab/>
            </w:r>
            <w:r>
              <w:rPr>
                <w:rFonts w:ascii="Arial Black" w:hAnsi="Arial Black" w:cs="Calibri"/>
                <w:sz w:val="16"/>
                <w:szCs w:val="16"/>
              </w:rPr>
              <w:tab/>
            </w:r>
            <w:r w:rsidR="00B1084B" w:rsidRPr="0098281F">
              <w:rPr>
                <w:rFonts w:ascii="Arial Black" w:hAnsi="Arial Black" w:cs="Calibri"/>
                <w:sz w:val="16"/>
                <w:szCs w:val="16"/>
              </w:rPr>
              <w:t>Contact Us</w:t>
            </w:r>
          </w:p>
        </w:tc>
      </w:tr>
      <w:tr w:rsidR="00B1084B" w14:paraId="3E2B8EC1" w14:textId="77777777" w:rsidTr="000307A7">
        <w:trPr>
          <w:trHeight w:val="5568"/>
        </w:trPr>
        <w:tc>
          <w:tcPr>
            <w:tcW w:w="7848" w:type="dxa"/>
            <w:gridSpan w:val="5"/>
          </w:tcPr>
          <w:p w14:paraId="3BA1B471" w14:textId="79E46201" w:rsidR="00B1084B" w:rsidRPr="00C17CBC" w:rsidRDefault="00B1084B" w:rsidP="000307A7">
            <w:pPr>
              <w:jc w:val="left"/>
              <w:rPr>
                <w:sz w:val="16"/>
                <w:szCs w:val="16"/>
              </w:rPr>
            </w:pPr>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sidR="004D38F0">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Cuisine</w:t>
            </w:r>
          </w:p>
          <w:p w14:paraId="4594264C" w14:textId="77777777" w:rsidR="00B1084B" w:rsidRPr="00C17CBC" w:rsidRDefault="00B1084B" w:rsidP="000307A7">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p>
          <w:p w14:paraId="5F8E03E1" w14:textId="77777777" w:rsidR="00B1084B" w:rsidRDefault="00B1084B" w:rsidP="000307A7">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w:t>
            </w:r>
            <w:r w:rsidRPr="00C17CBC">
              <w:rPr>
                <w:rFonts w:ascii="Times New Roman" w:hAnsi="Times New Roman" w:cs="Times New Roman"/>
                <w:sz w:val="18"/>
                <w:szCs w:val="18"/>
              </w:rPr>
              <w:t>rea</w:t>
            </w:r>
          </w:p>
          <w:p w14:paraId="6637B982" w14:textId="77777777" w:rsidR="00B1084B" w:rsidRDefault="00B1084B" w:rsidP="000307A7">
            <w:pPr>
              <w:pStyle w:val="ListParagraph"/>
              <w:numPr>
                <w:ilvl w:val="0"/>
                <w:numId w:val="17"/>
              </w:numPr>
              <w:tabs>
                <w:tab w:val="left" w:pos="3002"/>
              </w:tabs>
              <w:ind w:firstLineChars="0"/>
              <w:rPr>
                <w:rFonts w:ascii="Times New Roman" w:hAnsi="Times New Roman" w:cs="Times New Roman"/>
                <w:sz w:val="18"/>
                <w:szCs w:val="18"/>
              </w:rPr>
            </w:pPr>
            <w:r>
              <w:rPr>
                <w:noProof/>
                <w:sz w:val="16"/>
                <w:szCs w:val="16"/>
                <w:lang w:val="en-CA"/>
              </w:rPr>
              <mc:AlternateContent>
                <mc:Choice Requires="wps">
                  <w:drawing>
                    <wp:anchor distT="0" distB="0" distL="114300" distR="114300" simplePos="0" relativeHeight="251749376" behindDoc="0" locked="0" layoutInCell="1" allowOverlap="1" wp14:anchorId="408667F5" wp14:editId="4424B252">
                      <wp:simplePos x="0" y="0"/>
                      <wp:positionH relativeFrom="column">
                        <wp:posOffset>2610279</wp:posOffset>
                      </wp:positionH>
                      <wp:positionV relativeFrom="paragraph">
                        <wp:posOffset>14022</wp:posOffset>
                      </wp:positionV>
                      <wp:extent cx="1435359" cy="1751518"/>
                      <wp:effectExtent l="0" t="0" r="12700" b="20320"/>
                      <wp:wrapNone/>
                      <wp:docPr id="292" name="Rounded Rectangle 292"/>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6667E48A"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8667F5" id="Rounded Rectangle 292" o:spid="_x0000_s1031" style="position:absolute;left:0;text-align:left;margin-left:205.55pt;margin-top:1.1pt;width:113pt;height:137.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tLZcgIAAC4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M7a0tlyAgAALgUAAA4AAAAAAAAA&#10;AAAAAAAALgIAAGRycy9lMm9Eb2MueG1sUEsBAi0AFAAGAAgAAAAhAP4llhreAAAACQEAAA8AAAAA&#10;AAAAAAAAAAAAzAQAAGRycy9kb3ducmV2LnhtbFBLBQYAAAAABAAEAPMAAADXBQAAAAA=&#10;" fillcolor="white [3201]" strokecolor="black [3200]" strokeweight="1pt">
                      <v:stroke joinstyle="miter"/>
                      <v:textbox>
                        <w:txbxContent>
                          <w:p w14:paraId="6667E48A"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p>
          <w:p w14:paraId="02D4AA37" w14:textId="77777777" w:rsidR="00B1084B" w:rsidRDefault="00B1084B" w:rsidP="000307A7">
            <w:pPr>
              <w:pStyle w:val="ListParagraph"/>
              <w:numPr>
                <w:ilvl w:val="0"/>
                <w:numId w:val="17"/>
              </w:numPr>
              <w:tabs>
                <w:tab w:val="left" w:pos="3002"/>
              </w:tabs>
              <w:ind w:firstLineChars="0"/>
              <w:rPr>
                <w:rFonts w:ascii="Times New Roman" w:hAnsi="Times New Roman" w:cs="Times New Roman"/>
                <w:sz w:val="18"/>
                <w:szCs w:val="18"/>
              </w:rPr>
            </w:pPr>
            <w:r w:rsidRPr="00C17CBC">
              <w:rPr>
                <w:rFonts w:ascii="Times New Roman" w:hAnsi="Times New Roman" w:cs="Times New Roman"/>
                <w:sz w:val="18"/>
                <w:szCs w:val="18"/>
              </w:rPr>
              <w:t>Category</w:t>
            </w:r>
          </w:p>
          <w:p w14:paraId="3392A85E" w14:textId="77777777" w:rsidR="00B1084B" w:rsidRDefault="00B1084B" w:rsidP="000307A7">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S</w:t>
            </w:r>
            <w:r w:rsidRPr="00C17CBC">
              <w:rPr>
                <w:rFonts w:ascii="Times New Roman" w:hAnsi="Times New Roman" w:cs="Times New Roman"/>
                <w:sz w:val="18"/>
                <w:szCs w:val="18"/>
              </w:rPr>
              <w:t>pecialty</w:t>
            </w:r>
          </w:p>
          <w:p w14:paraId="1C51F452" w14:textId="77777777" w:rsidR="00B1084B" w:rsidRPr="00C17CBC" w:rsidRDefault="00B1084B" w:rsidP="000307A7">
            <w:pPr>
              <w:pStyle w:val="ListParagraph"/>
              <w:tabs>
                <w:tab w:val="left" w:pos="3002"/>
              </w:tabs>
              <w:ind w:left="840" w:firstLineChars="0" w:firstLine="0"/>
              <w:rPr>
                <w:rFonts w:ascii="Times New Roman" w:hAnsi="Times New Roman" w:cs="Times New Roman"/>
                <w:sz w:val="18"/>
                <w:szCs w:val="18"/>
              </w:rPr>
            </w:pPr>
            <w:r w:rsidRPr="00C17CBC">
              <w:rPr>
                <w:rFonts w:ascii="Times New Roman" w:hAnsi="Times New Roman" w:cs="Times New Roman"/>
                <w:sz w:val="18"/>
                <w:szCs w:val="18"/>
              </w:rPr>
              <w:tab/>
            </w:r>
          </w:p>
          <w:p w14:paraId="0F16B3ED" w14:textId="77777777" w:rsidR="00B1084B" w:rsidRDefault="00B1084B" w:rsidP="000307A7">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 xml:space="preserve">Cultural Heritage: </w:t>
            </w:r>
          </w:p>
          <w:p w14:paraId="75013F2B" w14:textId="77777777" w:rsidR="00B1084B" w:rsidRDefault="00B1084B" w:rsidP="000307A7">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p>
          <w:p w14:paraId="4BE15E0A" w14:textId="77777777" w:rsidR="00B1084B" w:rsidRDefault="00B1084B" w:rsidP="000307A7">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Activates</w:t>
            </w:r>
          </w:p>
          <w:p w14:paraId="1FE18492" w14:textId="77777777" w:rsidR="00B1084B" w:rsidRPr="008422AE" w:rsidRDefault="00B1084B" w:rsidP="000307A7">
            <w:pPr>
              <w:tabs>
                <w:tab w:val="left" w:pos="3002"/>
              </w:tabs>
              <w:rPr>
                <w:rFonts w:ascii="Times New Roman" w:hAnsi="Times New Roman" w:cs="Times New Roman"/>
                <w:sz w:val="18"/>
                <w:szCs w:val="18"/>
              </w:rPr>
            </w:pPr>
          </w:p>
          <w:p w14:paraId="29A78DD6" w14:textId="77777777" w:rsidR="00B1084B" w:rsidRDefault="00B1084B" w:rsidP="000307A7">
            <w:pPr>
              <w:pStyle w:val="ListParagraph"/>
              <w:numPr>
                <w:ilvl w:val="0"/>
                <w:numId w:val="19"/>
              </w:numPr>
              <w:tabs>
                <w:tab w:val="left" w:pos="3002"/>
              </w:tabs>
              <w:ind w:firstLineChars="0"/>
              <w:rPr>
                <w:rFonts w:ascii="Times New Roman" w:hAnsi="Times New Roman" w:cs="Times New Roman"/>
                <w:b/>
                <w:sz w:val="24"/>
                <w:szCs w:val="24"/>
              </w:rPr>
            </w:pPr>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p>
          <w:p w14:paraId="1BF91872" w14:textId="77777777" w:rsidR="00B1084B" w:rsidRPr="008422AE" w:rsidRDefault="00B1084B" w:rsidP="000307A7">
            <w:pPr>
              <w:pStyle w:val="ListParagraph"/>
              <w:tabs>
                <w:tab w:val="left" w:pos="3002"/>
              </w:tabs>
              <w:ind w:left="420" w:firstLineChars="0" w:firstLine="0"/>
              <w:rPr>
                <w:rFonts w:ascii="Times New Roman" w:hAnsi="Times New Roman" w:cs="Times New Roman"/>
                <w:b/>
                <w:sz w:val="24"/>
                <w:szCs w:val="24"/>
              </w:rPr>
            </w:pPr>
          </w:p>
        </w:tc>
      </w:tr>
      <w:tr w:rsidR="00B1084B" w14:paraId="132399AA" w14:textId="77777777" w:rsidTr="000307A7">
        <w:trPr>
          <w:trHeight w:val="590"/>
        </w:trPr>
        <w:tc>
          <w:tcPr>
            <w:tcW w:w="7848" w:type="dxa"/>
            <w:gridSpan w:val="5"/>
          </w:tcPr>
          <w:p w14:paraId="28104494" w14:textId="77777777" w:rsidR="00B1084B" w:rsidRPr="005102AE" w:rsidRDefault="00B1084B" w:rsidP="000307A7">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57CAD590" w14:textId="77777777" w:rsidR="00B1084B" w:rsidRDefault="00B1084B" w:rsidP="00B1084B"/>
    <w:p w14:paraId="2F2811C7" w14:textId="748ADEB3" w:rsidR="00B1084B" w:rsidRPr="00FC44D6" w:rsidRDefault="00B1084B" w:rsidP="00B1084B">
      <w:pPr>
        <w:rPr>
          <w:sz w:val="28"/>
          <w:szCs w:val="28"/>
        </w:rPr>
      </w:pPr>
    </w:p>
    <w:p w14:paraId="2F3EBB16" w14:textId="77777777" w:rsidR="00B1084B" w:rsidRDefault="00B1084B" w:rsidP="00B1084B"/>
    <w:p w14:paraId="25541879" w14:textId="1C3F6EBE" w:rsidR="00836BE0" w:rsidRDefault="00D94801" w:rsidP="006D5B8A">
      <w:r>
        <w:t>This page shows the specific information of sour, such as introduction and cultural heritage. Also the cooking process and the reflect video is quite interesting.</w:t>
      </w:r>
    </w:p>
    <w:p w14:paraId="263BA75C" w14:textId="77777777" w:rsidR="00836BE0" w:rsidRDefault="00836BE0" w:rsidP="006D5B8A"/>
    <w:p w14:paraId="59904040" w14:textId="77777777" w:rsidR="00836BE0" w:rsidRDefault="00836BE0" w:rsidP="006D5B8A"/>
    <w:p w14:paraId="25D3A3B0" w14:textId="77777777" w:rsidR="0043432B" w:rsidRDefault="0043432B" w:rsidP="006D5B8A"/>
    <w:p w14:paraId="551E309E" w14:textId="77777777" w:rsidR="0043432B" w:rsidRDefault="0043432B" w:rsidP="006D5B8A"/>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14:paraId="56BDCC55" w14:textId="77777777" w:rsidTr="00515B74">
        <w:trPr>
          <w:trHeight w:val="1698"/>
        </w:trPr>
        <w:tc>
          <w:tcPr>
            <w:tcW w:w="7848" w:type="dxa"/>
            <w:gridSpan w:val="5"/>
            <w:shd w:val="clear" w:color="auto" w:fill="auto"/>
          </w:tcPr>
          <w:p w14:paraId="34A5C686" w14:textId="4A77728F" w:rsidR="00B1084B" w:rsidRPr="0098281F" w:rsidRDefault="00515B74" w:rsidP="00B1084B">
            <w:pPr>
              <w:tabs>
                <w:tab w:val="left" w:pos="696"/>
                <w:tab w:val="left" w:pos="1788"/>
                <w:tab w:val="center" w:pos="3154"/>
              </w:tabs>
              <w:spacing w:before="240"/>
              <w:jc w:val="center"/>
              <w:rPr>
                <w:rFonts w:ascii="AR CENA" w:hAnsi="AR CENA" w:cs="Calibri"/>
                <w:sz w:val="72"/>
                <w:szCs w:val="72"/>
              </w:rPr>
            </w:pPr>
            <w:r>
              <w:rPr>
                <w:rFonts w:ascii="AR CENA" w:hAnsi="AR CENA" w:cs="Calibri"/>
                <w:noProof/>
                <w:sz w:val="72"/>
                <w:szCs w:val="72"/>
                <w:lang w:val="en-CA"/>
              </w:rPr>
              <w:lastRenderedPageBreak/>
              <mc:AlternateContent>
                <mc:Choice Requires="wps">
                  <w:drawing>
                    <wp:anchor distT="0" distB="0" distL="114300" distR="114300" simplePos="0" relativeHeight="251760640" behindDoc="0" locked="0" layoutInCell="1" allowOverlap="1" wp14:anchorId="6372AB31" wp14:editId="375CBECC">
                      <wp:simplePos x="0" y="0"/>
                      <wp:positionH relativeFrom="column">
                        <wp:posOffset>180936</wp:posOffset>
                      </wp:positionH>
                      <wp:positionV relativeFrom="paragraph">
                        <wp:posOffset>153379</wp:posOffset>
                      </wp:positionV>
                      <wp:extent cx="611747" cy="598868"/>
                      <wp:effectExtent l="0" t="0" r="17145" b="10795"/>
                      <wp:wrapNone/>
                      <wp:docPr id="297" name="Oval 297"/>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2B03C3B3"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72AB31" id="Oval 297" o:spid="_x0000_s1032" style="position:absolute;left:0;text-align:left;margin-left:14.25pt;margin-top:12.1pt;width:48.15pt;height:47.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" fillcolor="white [3201]" strokecolor="black [3200]" strokeweight="1pt">
                      <v:stroke joinstyle="miter"/>
                      <v:textbox>
                        <w:txbxContent>
                          <w:p w14:paraId="2B03C3B3"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Pr>
                <w:rFonts w:ascii="AR CENA" w:hAnsi="AR CENA" w:cs="Calibri"/>
                <w:sz w:val="72"/>
                <w:szCs w:val="72"/>
              </w:rPr>
              <w:t>Sweet</w:t>
            </w:r>
          </w:p>
        </w:tc>
      </w:tr>
      <w:tr w:rsidR="00B1084B" w14:paraId="1B207FE0" w14:textId="77777777" w:rsidTr="00515B74">
        <w:trPr>
          <w:trHeight w:val="357"/>
        </w:trPr>
        <w:tc>
          <w:tcPr>
            <w:tcW w:w="1392" w:type="dxa"/>
            <w:shd w:val="clear" w:color="auto" w:fill="auto"/>
          </w:tcPr>
          <w:p w14:paraId="4A54C7EC"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Home</w:t>
            </w:r>
          </w:p>
        </w:tc>
        <w:tc>
          <w:tcPr>
            <w:tcW w:w="1535" w:type="dxa"/>
            <w:shd w:val="clear" w:color="auto" w:fill="auto"/>
          </w:tcPr>
          <w:p w14:paraId="318689EB"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Five Flavors</w:t>
            </w:r>
          </w:p>
        </w:tc>
        <w:tc>
          <w:tcPr>
            <w:tcW w:w="1401" w:type="dxa"/>
            <w:shd w:val="clear" w:color="auto" w:fill="auto"/>
          </w:tcPr>
          <w:p w14:paraId="1165C667"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Forum</w:t>
            </w:r>
          </w:p>
        </w:tc>
        <w:tc>
          <w:tcPr>
            <w:tcW w:w="1733" w:type="dxa"/>
            <w:shd w:val="clear" w:color="auto" w:fill="auto"/>
          </w:tcPr>
          <w:p w14:paraId="08792295"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About Us</w:t>
            </w:r>
          </w:p>
        </w:tc>
        <w:tc>
          <w:tcPr>
            <w:tcW w:w="1785" w:type="dxa"/>
            <w:shd w:val="clear" w:color="auto" w:fill="auto"/>
          </w:tcPr>
          <w:p w14:paraId="2A305458"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Contact Us</w:t>
            </w:r>
          </w:p>
        </w:tc>
      </w:tr>
      <w:tr w:rsidR="00B1084B" w14:paraId="6A6B8520" w14:textId="77777777" w:rsidTr="000307A7">
        <w:trPr>
          <w:trHeight w:val="5568"/>
        </w:trPr>
        <w:tc>
          <w:tcPr>
            <w:tcW w:w="7848" w:type="dxa"/>
            <w:gridSpan w:val="5"/>
          </w:tcPr>
          <w:p w14:paraId="48D667ED" w14:textId="4A67FC23" w:rsidR="00B1084B" w:rsidRPr="00C17CBC" w:rsidRDefault="00B1084B" w:rsidP="00B1084B">
            <w:pPr>
              <w:jc w:val="left"/>
              <w:rPr>
                <w:sz w:val="16"/>
                <w:szCs w:val="16"/>
              </w:rPr>
            </w:pPr>
            <w:r w:rsidRPr="00C17CBC">
              <w:rPr>
                <w:rFonts w:ascii="Times New Roman" w:hAnsi="Times New Roman" w:cs="Times New Roman"/>
                <w:sz w:val="20"/>
                <w:szCs w:val="20"/>
              </w:rPr>
              <w:t>Representative:</w:t>
            </w:r>
            <w:r w:rsidR="004D38F0">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 xml:space="preserve"> Cuisine</w:t>
            </w:r>
          </w:p>
          <w:p w14:paraId="645DC7BC" w14:textId="77777777" w:rsidR="00B1084B" w:rsidRPr="00C17CBC"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p>
          <w:p w14:paraId="7CC472ED"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w:t>
            </w:r>
            <w:r w:rsidRPr="00C17CBC">
              <w:rPr>
                <w:rFonts w:ascii="Times New Roman" w:hAnsi="Times New Roman" w:cs="Times New Roman"/>
                <w:sz w:val="18"/>
                <w:szCs w:val="18"/>
              </w:rPr>
              <w:t>rea</w:t>
            </w:r>
          </w:p>
          <w:p w14:paraId="1779E310"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noProof/>
                <w:sz w:val="16"/>
                <w:szCs w:val="16"/>
                <w:lang w:val="en-CA"/>
              </w:rPr>
              <mc:AlternateContent>
                <mc:Choice Requires="wps">
                  <w:drawing>
                    <wp:anchor distT="0" distB="0" distL="114300" distR="114300" simplePos="0" relativeHeight="251746304" behindDoc="0" locked="0" layoutInCell="1" allowOverlap="1" wp14:anchorId="2B0301A6" wp14:editId="2D62F846">
                      <wp:simplePos x="0" y="0"/>
                      <wp:positionH relativeFrom="column">
                        <wp:posOffset>2610279</wp:posOffset>
                      </wp:positionH>
                      <wp:positionV relativeFrom="paragraph">
                        <wp:posOffset>14022</wp:posOffset>
                      </wp:positionV>
                      <wp:extent cx="1435359" cy="1751518"/>
                      <wp:effectExtent l="0" t="0" r="12700" b="20320"/>
                      <wp:wrapNone/>
                      <wp:docPr id="30" name="Rounded Rectangle 30"/>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13F4E299"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0301A6" id="Rounded Rectangle 30" o:spid="_x0000_s1033" style="position:absolute;left:0;text-align:left;margin-left:205.55pt;margin-top:1.1pt;width:113pt;height:137.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azpcQIAACw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r0Gs6XECAAAsBQAADgAAAAAAAAAA&#10;AAAAAAAuAgAAZHJzL2Uyb0RvYy54bWxQSwECLQAUAAYACAAAACEA/iWWGt4AAAAJAQAADwAAAAAA&#10;AAAAAAAAAADLBAAAZHJzL2Rvd25yZXYueG1sUEsFBgAAAAAEAAQA8wAAANYFAAAAAA==&#10;" fillcolor="white [3201]" strokecolor="black [3200]" strokeweight="1pt">
                      <v:stroke joinstyle="miter"/>
                      <v:textbox>
                        <w:txbxContent>
                          <w:p w14:paraId="13F4E299"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p>
          <w:p w14:paraId="3A08A51E"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sidRPr="00C17CBC">
              <w:rPr>
                <w:rFonts w:ascii="Times New Roman" w:hAnsi="Times New Roman" w:cs="Times New Roman"/>
                <w:sz w:val="18"/>
                <w:szCs w:val="18"/>
              </w:rPr>
              <w:t>Category</w:t>
            </w:r>
          </w:p>
          <w:p w14:paraId="78B35499"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S</w:t>
            </w:r>
            <w:r w:rsidRPr="00C17CBC">
              <w:rPr>
                <w:rFonts w:ascii="Times New Roman" w:hAnsi="Times New Roman" w:cs="Times New Roman"/>
                <w:sz w:val="18"/>
                <w:szCs w:val="18"/>
              </w:rPr>
              <w:t>pecialty</w:t>
            </w:r>
          </w:p>
          <w:p w14:paraId="12C17695" w14:textId="77777777" w:rsidR="00B1084B" w:rsidRPr="00C17CBC" w:rsidRDefault="00B1084B" w:rsidP="00B1084B">
            <w:pPr>
              <w:pStyle w:val="ListParagraph"/>
              <w:tabs>
                <w:tab w:val="left" w:pos="3002"/>
              </w:tabs>
              <w:ind w:left="840" w:firstLineChars="0" w:firstLine="0"/>
              <w:rPr>
                <w:rFonts w:ascii="Times New Roman" w:hAnsi="Times New Roman" w:cs="Times New Roman"/>
                <w:sz w:val="18"/>
                <w:szCs w:val="18"/>
              </w:rPr>
            </w:pPr>
            <w:r w:rsidRPr="00C17CBC">
              <w:rPr>
                <w:rFonts w:ascii="Times New Roman" w:hAnsi="Times New Roman" w:cs="Times New Roman"/>
                <w:sz w:val="18"/>
                <w:szCs w:val="18"/>
              </w:rPr>
              <w:tab/>
            </w:r>
          </w:p>
          <w:p w14:paraId="22EEF57E" w14:textId="77777777" w:rsidR="00B1084B"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 xml:space="preserve">Cultural Heritage: </w:t>
            </w:r>
          </w:p>
          <w:p w14:paraId="444CA190"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p>
          <w:p w14:paraId="4ADEF365"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Activates</w:t>
            </w:r>
          </w:p>
          <w:p w14:paraId="662C3A9D" w14:textId="77777777" w:rsidR="00B1084B" w:rsidRPr="008422AE" w:rsidRDefault="00B1084B" w:rsidP="00B1084B">
            <w:pPr>
              <w:tabs>
                <w:tab w:val="left" w:pos="3002"/>
              </w:tabs>
              <w:rPr>
                <w:rFonts w:ascii="Times New Roman" w:hAnsi="Times New Roman" w:cs="Times New Roman"/>
                <w:sz w:val="18"/>
                <w:szCs w:val="18"/>
              </w:rPr>
            </w:pPr>
          </w:p>
          <w:p w14:paraId="49D17978" w14:textId="77777777" w:rsidR="00B1084B" w:rsidRDefault="00B1084B" w:rsidP="00B1084B">
            <w:pPr>
              <w:pStyle w:val="ListParagraph"/>
              <w:numPr>
                <w:ilvl w:val="0"/>
                <w:numId w:val="19"/>
              </w:numPr>
              <w:tabs>
                <w:tab w:val="left" w:pos="3002"/>
              </w:tabs>
              <w:ind w:firstLineChars="0"/>
              <w:rPr>
                <w:rFonts w:ascii="Times New Roman" w:hAnsi="Times New Roman" w:cs="Times New Roman"/>
                <w:b/>
                <w:sz w:val="24"/>
                <w:szCs w:val="24"/>
              </w:rPr>
            </w:pPr>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p>
          <w:p w14:paraId="042DC1AC" w14:textId="77777777" w:rsidR="00B1084B" w:rsidRPr="008422AE" w:rsidRDefault="00B1084B" w:rsidP="00B1084B">
            <w:pPr>
              <w:pStyle w:val="ListParagraph"/>
              <w:tabs>
                <w:tab w:val="left" w:pos="3002"/>
              </w:tabs>
              <w:ind w:left="420" w:firstLineChars="0" w:firstLine="0"/>
              <w:rPr>
                <w:rFonts w:ascii="Times New Roman" w:hAnsi="Times New Roman" w:cs="Times New Roman"/>
                <w:b/>
                <w:sz w:val="24"/>
                <w:szCs w:val="24"/>
              </w:rPr>
            </w:pPr>
          </w:p>
        </w:tc>
      </w:tr>
      <w:tr w:rsidR="00B1084B" w14:paraId="3CD5400C" w14:textId="77777777" w:rsidTr="000307A7">
        <w:trPr>
          <w:trHeight w:val="590"/>
        </w:trPr>
        <w:tc>
          <w:tcPr>
            <w:tcW w:w="7848" w:type="dxa"/>
            <w:gridSpan w:val="5"/>
          </w:tcPr>
          <w:p w14:paraId="39DF0BD2" w14:textId="77777777" w:rsidR="00B1084B" w:rsidRPr="005102AE" w:rsidRDefault="00B1084B" w:rsidP="00B1084B">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5C06CE25" w14:textId="77777777" w:rsidR="00B1084B" w:rsidRDefault="00B1084B" w:rsidP="00B1084B"/>
    <w:p w14:paraId="0C1F4DB7" w14:textId="77777777" w:rsidR="00B1084B" w:rsidRDefault="00B1084B" w:rsidP="00B1084B"/>
    <w:p w14:paraId="27F52B04" w14:textId="63D68664" w:rsidR="00B1084B" w:rsidRPr="00673C2D" w:rsidRDefault="00B1084B" w:rsidP="00B1084B">
      <w:pPr>
        <w:rPr>
          <w:b/>
          <w:sz w:val="28"/>
          <w:szCs w:val="28"/>
          <w:u w:val="single"/>
        </w:rPr>
      </w:pPr>
      <w:r w:rsidRPr="00673C2D">
        <w:rPr>
          <w:rFonts w:hint="eastAsia"/>
          <w:b/>
          <w:sz w:val="28"/>
          <w:szCs w:val="28"/>
          <w:u w:val="single"/>
        </w:rPr>
        <w:t>Flavor</w:t>
      </w:r>
      <w:r w:rsidRPr="00673C2D">
        <w:rPr>
          <w:b/>
          <w:sz w:val="28"/>
          <w:szCs w:val="28"/>
          <w:u w:val="single"/>
        </w:rPr>
        <w:t xml:space="preserve"> 2-Sweet:</w:t>
      </w:r>
    </w:p>
    <w:p w14:paraId="03800183" w14:textId="77777777" w:rsidR="00B1084B" w:rsidRDefault="00B1084B" w:rsidP="00B1084B"/>
    <w:p w14:paraId="53A7F863" w14:textId="77777777" w:rsidR="0043432B" w:rsidRDefault="0043432B" w:rsidP="006D5B8A"/>
    <w:p w14:paraId="6DF0E21B" w14:textId="77777777" w:rsidR="0043432B" w:rsidRDefault="0043432B" w:rsidP="006D5B8A"/>
    <w:p w14:paraId="41F6005C" w14:textId="5D8DD4B4" w:rsidR="00D94801" w:rsidRDefault="00D94801" w:rsidP="00D94801">
      <w:r>
        <w:t>This page shows the specific information of sweet as introduction and cultural heritage. Also the cooking process and the reflect video is quite interesting.</w:t>
      </w:r>
    </w:p>
    <w:p w14:paraId="4D1F051E" w14:textId="77777777" w:rsidR="0043432B" w:rsidRPr="00D94801" w:rsidRDefault="0043432B" w:rsidP="006D5B8A"/>
    <w:p w14:paraId="3A142B89" w14:textId="77777777" w:rsidR="0043432B" w:rsidRDefault="0043432B" w:rsidP="006D5B8A"/>
    <w:p w14:paraId="32D7063B" w14:textId="77777777" w:rsidR="0043432B" w:rsidRDefault="0043432B" w:rsidP="006D5B8A"/>
    <w:p w14:paraId="7E16C8A4" w14:textId="77777777" w:rsidR="0043432B" w:rsidRDefault="0043432B" w:rsidP="006D5B8A"/>
    <w:p w14:paraId="48DB6D65" w14:textId="77777777" w:rsidR="00B1084B" w:rsidRDefault="00B1084B" w:rsidP="006D5B8A"/>
    <w:p w14:paraId="25009EF9" w14:textId="77777777" w:rsidR="00B1084B" w:rsidRDefault="00B1084B" w:rsidP="006D5B8A"/>
    <w:p w14:paraId="23DF83C9" w14:textId="77777777" w:rsidR="00B1084B" w:rsidRDefault="00B1084B" w:rsidP="006D5B8A"/>
    <w:p w14:paraId="50CF7AE1" w14:textId="77777777" w:rsidR="00B1084B" w:rsidRDefault="00B1084B" w:rsidP="006D5B8A"/>
    <w:p w14:paraId="42A9E0CE" w14:textId="77777777" w:rsidR="00B1084B" w:rsidRDefault="00B1084B" w:rsidP="006D5B8A"/>
    <w:p w14:paraId="0A221B3A" w14:textId="77777777" w:rsidR="00B1084B" w:rsidRDefault="00B1084B" w:rsidP="006D5B8A"/>
    <w:p w14:paraId="4A4AAB9E" w14:textId="15CEB8CC" w:rsidR="00332DAE" w:rsidRPr="000B5DF7" w:rsidRDefault="00332DAE" w:rsidP="00332DAE">
      <w:pPr>
        <w:rPr>
          <w:b/>
          <w:sz w:val="28"/>
          <w:szCs w:val="28"/>
          <w:u w:val="single"/>
        </w:rPr>
      </w:pPr>
      <w:r w:rsidRPr="000B5DF7">
        <w:rPr>
          <w:rFonts w:hint="eastAsia"/>
          <w:b/>
          <w:sz w:val="28"/>
          <w:szCs w:val="28"/>
          <w:u w:val="single"/>
        </w:rPr>
        <w:t>Flavor</w:t>
      </w:r>
      <w:r w:rsidRPr="000B5DF7">
        <w:rPr>
          <w:b/>
          <w:sz w:val="28"/>
          <w:szCs w:val="28"/>
          <w:u w:val="single"/>
        </w:rPr>
        <w:t xml:space="preserve"> 3- Bitter:</w:t>
      </w:r>
    </w:p>
    <w:p w14:paraId="4B1C3928" w14:textId="77777777" w:rsidR="0043432B" w:rsidRDefault="0043432B" w:rsidP="006D5B8A"/>
    <w:p w14:paraId="14C99DDC" w14:textId="77777777" w:rsidR="0043432B" w:rsidRDefault="0043432B" w:rsidP="006D5B8A"/>
    <w:p w14:paraId="15B9AABC" w14:textId="77777777" w:rsidR="0043432B" w:rsidRDefault="0043432B" w:rsidP="006D5B8A"/>
    <w:p w14:paraId="0ED7AF6A" w14:textId="77777777" w:rsidR="0043432B" w:rsidRDefault="0043432B" w:rsidP="006D5B8A"/>
    <w:p w14:paraId="03712311" w14:textId="77777777" w:rsidR="00836BE0" w:rsidRDefault="00836BE0" w:rsidP="006D5B8A"/>
    <w:p w14:paraId="2525DB21" w14:textId="30F22366" w:rsidR="00D94801" w:rsidRDefault="00D94801" w:rsidP="00D94801">
      <w:r>
        <w:t>This page shows the specific information of bitter as introduction and cultural heritage. Also the cooking process and the reflect video is quite interesting.</w:t>
      </w:r>
    </w:p>
    <w:p w14:paraId="265B0770" w14:textId="77777777" w:rsidR="00836BE0" w:rsidRPr="00D94801" w:rsidRDefault="00836BE0" w:rsidP="006D5B8A"/>
    <w:p w14:paraId="17B4DE2B" w14:textId="77777777" w:rsidR="0043432B" w:rsidRDefault="0043432B" w:rsidP="006D5B8A"/>
    <w:p w14:paraId="482C4997" w14:textId="77777777" w:rsidR="00332DAE" w:rsidRDefault="00332DAE" w:rsidP="006D5B8A"/>
    <w:p w14:paraId="10BBD6B7" w14:textId="77777777" w:rsidR="0043432B" w:rsidRDefault="0043432B" w:rsidP="006D5B8A"/>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14:paraId="0D9E3717" w14:textId="77777777" w:rsidTr="00515B74">
        <w:trPr>
          <w:trHeight w:val="1698"/>
        </w:trPr>
        <w:tc>
          <w:tcPr>
            <w:tcW w:w="7848" w:type="dxa"/>
            <w:gridSpan w:val="5"/>
            <w:shd w:val="clear" w:color="auto" w:fill="auto"/>
          </w:tcPr>
          <w:p w14:paraId="4725BBB0" w14:textId="715CC060" w:rsidR="00B1084B" w:rsidRPr="0098281F" w:rsidRDefault="00515B74" w:rsidP="00B1084B">
            <w:pPr>
              <w:tabs>
                <w:tab w:val="left" w:pos="696"/>
                <w:tab w:val="left" w:pos="1788"/>
                <w:tab w:val="center" w:pos="3154"/>
              </w:tabs>
              <w:spacing w:before="240"/>
              <w:jc w:val="center"/>
              <w:rPr>
                <w:rFonts w:ascii="AR CENA" w:hAnsi="AR CENA" w:cs="Calibri"/>
                <w:sz w:val="72"/>
                <w:szCs w:val="72"/>
              </w:rPr>
            </w:pPr>
            <w:r>
              <w:rPr>
                <w:rFonts w:ascii="AR CENA" w:hAnsi="AR CENA" w:cs="Calibri"/>
                <w:noProof/>
                <w:sz w:val="72"/>
                <w:szCs w:val="72"/>
                <w:lang w:val="en-CA"/>
              </w:rPr>
              <mc:AlternateContent>
                <mc:Choice Requires="wps">
                  <w:drawing>
                    <wp:anchor distT="0" distB="0" distL="114300" distR="114300" simplePos="0" relativeHeight="251762688" behindDoc="0" locked="0" layoutInCell="1" allowOverlap="1" wp14:anchorId="0E4D12F9" wp14:editId="1CA6EA9B">
                      <wp:simplePos x="0" y="0"/>
                      <wp:positionH relativeFrom="column">
                        <wp:posOffset>313139</wp:posOffset>
                      </wp:positionH>
                      <wp:positionV relativeFrom="paragraph">
                        <wp:posOffset>87279</wp:posOffset>
                      </wp:positionV>
                      <wp:extent cx="611747" cy="598868"/>
                      <wp:effectExtent l="0" t="0" r="17145" b="10795"/>
                      <wp:wrapNone/>
                      <wp:docPr id="298" name="Oval 298"/>
                      <wp:cNvGraphicFramePr/>
                      <a:graphic xmlns:a="http://schemas.openxmlformats.org/drawingml/2006/main">
                        <a:graphicData uri="http://schemas.microsoft.com/office/word/2010/wordprocessingShape">
                          <wps:wsp>
                            <wps:cNvSpPr/>
                            <wps:spPr>
                              <a:xfrm>
                                <a:off x="0" y="0"/>
                                <a:ext cx="611747" cy="598868"/>
                              </a:xfrm>
                              <a:prstGeom prst="ellipse">
                                <a:avLst/>
                              </a:prstGeom>
                            </wps:spPr>
                            <wps:style>
                              <a:lnRef idx="2">
                                <a:schemeClr val="dk1"/>
                              </a:lnRef>
                              <a:fillRef idx="1">
                                <a:schemeClr val="lt1"/>
                              </a:fillRef>
                              <a:effectRef idx="0">
                                <a:schemeClr val="dk1"/>
                              </a:effectRef>
                              <a:fontRef idx="minor">
                                <a:schemeClr val="dk1"/>
                              </a:fontRef>
                            </wps:style>
                            <wps:txbx>
                              <w:txbxContent>
                                <w:p w14:paraId="6269011E"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D12F9" id="Oval 298" o:spid="_x0000_s1034" style="position:absolute;left:0;text-align:left;margin-left:24.65pt;margin-top:6.85pt;width:48.15pt;height:47.1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" fillcolor="white [3201]" strokecolor="black [3200]" strokeweight="1pt">
                      <v:stroke joinstyle="miter"/>
                      <v:textbox>
                        <w:txbxContent>
                          <w:p w14:paraId="6269011E"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Pr>
                <w:rFonts w:ascii="AR CENA" w:hAnsi="AR CENA" w:cs="Calibri" w:hint="eastAsia"/>
                <w:sz w:val="72"/>
                <w:szCs w:val="72"/>
              </w:rPr>
              <w:t>Bitter</w:t>
            </w:r>
          </w:p>
        </w:tc>
      </w:tr>
      <w:tr w:rsidR="00B1084B" w14:paraId="19451142" w14:textId="77777777" w:rsidTr="00515B74">
        <w:trPr>
          <w:trHeight w:val="357"/>
        </w:trPr>
        <w:tc>
          <w:tcPr>
            <w:tcW w:w="1392" w:type="dxa"/>
            <w:shd w:val="clear" w:color="auto" w:fill="auto"/>
          </w:tcPr>
          <w:p w14:paraId="09B43344"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Home</w:t>
            </w:r>
          </w:p>
        </w:tc>
        <w:tc>
          <w:tcPr>
            <w:tcW w:w="1535" w:type="dxa"/>
            <w:shd w:val="clear" w:color="auto" w:fill="auto"/>
          </w:tcPr>
          <w:p w14:paraId="611F7D3C"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Five Flavors</w:t>
            </w:r>
          </w:p>
        </w:tc>
        <w:tc>
          <w:tcPr>
            <w:tcW w:w="1401" w:type="dxa"/>
            <w:shd w:val="clear" w:color="auto" w:fill="auto"/>
          </w:tcPr>
          <w:p w14:paraId="10145638"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Forum</w:t>
            </w:r>
          </w:p>
        </w:tc>
        <w:tc>
          <w:tcPr>
            <w:tcW w:w="1733" w:type="dxa"/>
            <w:shd w:val="clear" w:color="auto" w:fill="auto"/>
          </w:tcPr>
          <w:p w14:paraId="773C59A3"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About Us</w:t>
            </w:r>
          </w:p>
        </w:tc>
        <w:tc>
          <w:tcPr>
            <w:tcW w:w="1785" w:type="dxa"/>
            <w:shd w:val="clear" w:color="auto" w:fill="auto"/>
          </w:tcPr>
          <w:p w14:paraId="6147C45D"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Contact Us</w:t>
            </w:r>
          </w:p>
        </w:tc>
      </w:tr>
      <w:tr w:rsidR="00B1084B" w14:paraId="4CD936D6" w14:textId="77777777" w:rsidTr="000307A7">
        <w:trPr>
          <w:trHeight w:val="5568"/>
        </w:trPr>
        <w:tc>
          <w:tcPr>
            <w:tcW w:w="7848" w:type="dxa"/>
            <w:gridSpan w:val="5"/>
          </w:tcPr>
          <w:p w14:paraId="09B3D2EB" w14:textId="472A4AB4" w:rsidR="00B1084B" w:rsidRPr="00C17CBC" w:rsidRDefault="00B1084B" w:rsidP="00B1084B">
            <w:pPr>
              <w:jc w:val="left"/>
              <w:rPr>
                <w:sz w:val="16"/>
                <w:szCs w:val="16"/>
              </w:rPr>
            </w:pPr>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sidR="004D38F0">
              <w:rPr>
                <w:rFonts w:ascii="Times New Roman" w:hAnsi="Times New Roman" w:cs="Times New Roman"/>
                <w:sz w:val="20"/>
                <w:szCs w:val="20"/>
                <w:shd w:val="clear" w:color="auto" w:fill="FFFFFF"/>
              </w:rPr>
              <w:t>xxxxxx</w:t>
            </w:r>
            <w:r w:rsidRPr="00C17CBC">
              <w:rPr>
                <w:rFonts w:ascii="Times New Roman" w:hAnsi="Times New Roman" w:cs="Times New Roman"/>
                <w:sz w:val="20"/>
                <w:szCs w:val="20"/>
                <w:shd w:val="clear" w:color="auto" w:fill="FFFFFF"/>
              </w:rPr>
              <w:t xml:space="preserve"> Cuisine</w:t>
            </w:r>
          </w:p>
          <w:p w14:paraId="52AF2EDA" w14:textId="77777777" w:rsidR="00B1084B" w:rsidRPr="00C17CBC"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p>
          <w:p w14:paraId="25A544DA"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w:t>
            </w:r>
            <w:r w:rsidRPr="00C17CBC">
              <w:rPr>
                <w:rFonts w:ascii="Times New Roman" w:hAnsi="Times New Roman" w:cs="Times New Roman"/>
                <w:sz w:val="18"/>
                <w:szCs w:val="18"/>
              </w:rPr>
              <w:t>rea</w:t>
            </w:r>
          </w:p>
          <w:p w14:paraId="504F2900"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noProof/>
                <w:sz w:val="16"/>
                <w:szCs w:val="16"/>
                <w:lang w:val="en-CA"/>
              </w:rPr>
              <mc:AlternateContent>
                <mc:Choice Requires="wps">
                  <w:drawing>
                    <wp:anchor distT="0" distB="0" distL="114300" distR="114300" simplePos="0" relativeHeight="251743232" behindDoc="0" locked="0" layoutInCell="1" allowOverlap="1" wp14:anchorId="49C44124" wp14:editId="0903D10E">
                      <wp:simplePos x="0" y="0"/>
                      <wp:positionH relativeFrom="column">
                        <wp:posOffset>2610279</wp:posOffset>
                      </wp:positionH>
                      <wp:positionV relativeFrom="paragraph">
                        <wp:posOffset>14022</wp:posOffset>
                      </wp:positionV>
                      <wp:extent cx="1435359" cy="1751518"/>
                      <wp:effectExtent l="0" t="0" r="12700" b="20320"/>
                      <wp:wrapNone/>
                      <wp:docPr id="23" name="Rounded Rectangle 23"/>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3EA7D1BB"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C44124" id="Rounded Rectangle 23" o:spid="_x0000_s1035" style="position:absolute;left:0;text-align:left;margin-left:205.55pt;margin-top:1.1pt;width:113pt;height:137.9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NSdcgIAACw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" fillcolor="white [3201]" strokecolor="black [3200]" strokeweight="1pt">
                      <v:stroke joinstyle="miter"/>
                      <v:textbox>
                        <w:txbxContent>
                          <w:p w14:paraId="3EA7D1BB"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p>
          <w:p w14:paraId="07E4BB9F"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sidRPr="00C17CBC">
              <w:rPr>
                <w:rFonts w:ascii="Times New Roman" w:hAnsi="Times New Roman" w:cs="Times New Roman"/>
                <w:sz w:val="18"/>
                <w:szCs w:val="18"/>
              </w:rPr>
              <w:t>Category</w:t>
            </w:r>
          </w:p>
          <w:p w14:paraId="6CFE7556"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S</w:t>
            </w:r>
            <w:r w:rsidRPr="00C17CBC">
              <w:rPr>
                <w:rFonts w:ascii="Times New Roman" w:hAnsi="Times New Roman" w:cs="Times New Roman"/>
                <w:sz w:val="18"/>
                <w:szCs w:val="18"/>
              </w:rPr>
              <w:t>pecialty</w:t>
            </w:r>
          </w:p>
          <w:p w14:paraId="78E85561" w14:textId="77777777" w:rsidR="00B1084B" w:rsidRPr="00C17CBC" w:rsidRDefault="00B1084B" w:rsidP="00B1084B">
            <w:pPr>
              <w:pStyle w:val="ListParagraph"/>
              <w:tabs>
                <w:tab w:val="left" w:pos="3002"/>
              </w:tabs>
              <w:ind w:left="840" w:firstLineChars="0" w:firstLine="0"/>
              <w:rPr>
                <w:rFonts w:ascii="Times New Roman" w:hAnsi="Times New Roman" w:cs="Times New Roman"/>
                <w:sz w:val="18"/>
                <w:szCs w:val="18"/>
              </w:rPr>
            </w:pPr>
            <w:r w:rsidRPr="00C17CBC">
              <w:rPr>
                <w:rFonts w:ascii="Times New Roman" w:hAnsi="Times New Roman" w:cs="Times New Roman"/>
                <w:sz w:val="18"/>
                <w:szCs w:val="18"/>
              </w:rPr>
              <w:tab/>
            </w:r>
          </w:p>
          <w:p w14:paraId="0420753C" w14:textId="77777777" w:rsidR="00B1084B"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 xml:space="preserve">Cultural Heritage: </w:t>
            </w:r>
          </w:p>
          <w:p w14:paraId="6C3E302C"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p>
          <w:p w14:paraId="28CAFCB9"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Activates</w:t>
            </w:r>
          </w:p>
          <w:p w14:paraId="0E4E1F0D" w14:textId="77777777" w:rsidR="00B1084B" w:rsidRPr="008422AE" w:rsidRDefault="00B1084B" w:rsidP="00B1084B">
            <w:pPr>
              <w:tabs>
                <w:tab w:val="left" w:pos="3002"/>
              </w:tabs>
              <w:rPr>
                <w:rFonts w:ascii="Times New Roman" w:hAnsi="Times New Roman" w:cs="Times New Roman"/>
                <w:sz w:val="18"/>
                <w:szCs w:val="18"/>
              </w:rPr>
            </w:pPr>
          </w:p>
          <w:p w14:paraId="6609E107" w14:textId="77777777" w:rsidR="00B1084B" w:rsidRDefault="00B1084B" w:rsidP="00B1084B">
            <w:pPr>
              <w:pStyle w:val="ListParagraph"/>
              <w:numPr>
                <w:ilvl w:val="0"/>
                <w:numId w:val="19"/>
              </w:numPr>
              <w:tabs>
                <w:tab w:val="left" w:pos="3002"/>
              </w:tabs>
              <w:ind w:firstLineChars="0"/>
              <w:rPr>
                <w:rFonts w:ascii="Times New Roman" w:hAnsi="Times New Roman" w:cs="Times New Roman"/>
                <w:b/>
                <w:sz w:val="24"/>
                <w:szCs w:val="24"/>
              </w:rPr>
            </w:pPr>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p>
          <w:p w14:paraId="240AC94C" w14:textId="77777777" w:rsidR="00B1084B" w:rsidRPr="008422AE" w:rsidRDefault="00B1084B" w:rsidP="00B1084B">
            <w:pPr>
              <w:pStyle w:val="ListParagraph"/>
              <w:tabs>
                <w:tab w:val="left" w:pos="3002"/>
              </w:tabs>
              <w:ind w:left="420" w:firstLineChars="0" w:firstLine="0"/>
              <w:rPr>
                <w:rFonts w:ascii="Times New Roman" w:hAnsi="Times New Roman" w:cs="Times New Roman"/>
                <w:b/>
                <w:sz w:val="24"/>
                <w:szCs w:val="24"/>
              </w:rPr>
            </w:pPr>
          </w:p>
        </w:tc>
      </w:tr>
      <w:tr w:rsidR="00B1084B" w14:paraId="20A3831E" w14:textId="77777777" w:rsidTr="000307A7">
        <w:trPr>
          <w:trHeight w:val="590"/>
        </w:trPr>
        <w:tc>
          <w:tcPr>
            <w:tcW w:w="7848" w:type="dxa"/>
            <w:gridSpan w:val="5"/>
          </w:tcPr>
          <w:p w14:paraId="44197B7F" w14:textId="77777777" w:rsidR="00B1084B" w:rsidRPr="005102AE" w:rsidRDefault="00B1084B" w:rsidP="00B1084B">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3BE9D06B" w14:textId="77777777" w:rsidR="00B1084B" w:rsidRDefault="00B1084B" w:rsidP="00B1084B"/>
    <w:p w14:paraId="168A6AF9" w14:textId="78ABBD3C" w:rsidR="00B1084B" w:rsidRPr="00FC44D6" w:rsidRDefault="00B1084B" w:rsidP="00B1084B">
      <w:pPr>
        <w:rPr>
          <w:sz w:val="28"/>
          <w:szCs w:val="28"/>
        </w:rPr>
      </w:pPr>
    </w:p>
    <w:p w14:paraId="57369D89" w14:textId="77777777" w:rsidR="00B1084B" w:rsidRDefault="00B1084B" w:rsidP="00B1084B"/>
    <w:p w14:paraId="528C2821" w14:textId="77777777" w:rsidR="0043432B" w:rsidRDefault="0043432B" w:rsidP="006D5B8A"/>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332DAE" w14:paraId="5642237C" w14:textId="77777777" w:rsidTr="00515B74">
        <w:trPr>
          <w:trHeight w:val="1698"/>
        </w:trPr>
        <w:tc>
          <w:tcPr>
            <w:tcW w:w="7848" w:type="dxa"/>
            <w:gridSpan w:val="5"/>
            <w:shd w:val="clear" w:color="auto" w:fill="auto"/>
          </w:tcPr>
          <w:p w14:paraId="44679EC1" w14:textId="398B6084" w:rsidR="00332DAE" w:rsidRPr="0098281F" w:rsidRDefault="00515B74" w:rsidP="00B1084B">
            <w:pPr>
              <w:tabs>
                <w:tab w:val="left" w:pos="696"/>
                <w:tab w:val="left" w:pos="1788"/>
                <w:tab w:val="center" w:pos="3154"/>
              </w:tabs>
              <w:spacing w:before="240"/>
              <w:jc w:val="center"/>
              <w:rPr>
                <w:rFonts w:ascii="AR CENA" w:hAnsi="AR CENA" w:cs="Calibri"/>
                <w:sz w:val="72"/>
                <w:szCs w:val="72"/>
              </w:rPr>
            </w:pPr>
            <w:r>
              <w:rPr>
                <w:rFonts w:ascii="AR CENA" w:hAnsi="AR CENA" w:cs="Calibri"/>
                <w:noProof/>
                <w:sz w:val="72"/>
                <w:szCs w:val="72"/>
                <w:lang w:val="en-CA"/>
              </w:rPr>
              <mc:AlternateContent>
                <mc:Choice Requires="wps">
                  <w:drawing>
                    <wp:anchor distT="0" distB="0" distL="114300" distR="114300" simplePos="0" relativeHeight="251764736" behindDoc="0" locked="0" layoutInCell="1" allowOverlap="1" wp14:anchorId="33026A7E" wp14:editId="42E3D14B">
                      <wp:simplePos x="0" y="0"/>
                      <wp:positionH relativeFrom="column">
                        <wp:posOffset>206253</wp:posOffset>
                      </wp:positionH>
                      <wp:positionV relativeFrom="paragraph">
                        <wp:posOffset>66790</wp:posOffset>
                      </wp:positionV>
                      <wp:extent cx="627961" cy="616944"/>
                      <wp:effectExtent l="0" t="0" r="20320" b="12065"/>
                      <wp:wrapNone/>
                      <wp:docPr id="299" name="Oval 299"/>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1F4F2000"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026A7E" id="Oval 299" o:spid="_x0000_s1036" style="position:absolute;left:0;text-align:left;margin-left:16.25pt;margin-top:5.25pt;width:49.45pt;height:48.6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" fillcolor="white [3201]" strokecolor="black [3200]" strokeweight="1pt">
                      <v:stroke joinstyle="miter"/>
                      <v:textbox>
                        <w:txbxContent>
                          <w:p w14:paraId="1F4F2000"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Pr>
                <w:rFonts w:ascii="AR CENA" w:hAnsi="AR CENA" w:cs="Calibri"/>
                <w:sz w:val="72"/>
                <w:szCs w:val="72"/>
              </w:rPr>
              <w:t>Spicy</w:t>
            </w:r>
          </w:p>
        </w:tc>
      </w:tr>
      <w:tr w:rsidR="00332DAE" w14:paraId="4DA0815C" w14:textId="77777777" w:rsidTr="00515B74">
        <w:trPr>
          <w:trHeight w:val="357"/>
        </w:trPr>
        <w:tc>
          <w:tcPr>
            <w:tcW w:w="1392" w:type="dxa"/>
            <w:shd w:val="clear" w:color="auto" w:fill="auto"/>
          </w:tcPr>
          <w:p w14:paraId="42582FED" w14:textId="77777777" w:rsidR="00332DAE" w:rsidRPr="0098281F" w:rsidRDefault="00332DAE" w:rsidP="00332DAE">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Home</w:t>
            </w:r>
          </w:p>
        </w:tc>
        <w:tc>
          <w:tcPr>
            <w:tcW w:w="1535" w:type="dxa"/>
            <w:shd w:val="clear" w:color="auto" w:fill="auto"/>
          </w:tcPr>
          <w:p w14:paraId="4C3375CE" w14:textId="77777777" w:rsidR="00332DAE" w:rsidRPr="0098281F" w:rsidRDefault="00332DAE" w:rsidP="00332DAE">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Five Flavors</w:t>
            </w:r>
          </w:p>
        </w:tc>
        <w:tc>
          <w:tcPr>
            <w:tcW w:w="1401" w:type="dxa"/>
            <w:shd w:val="clear" w:color="auto" w:fill="auto"/>
          </w:tcPr>
          <w:p w14:paraId="6D3B5073" w14:textId="77777777" w:rsidR="00332DAE" w:rsidRPr="0098281F" w:rsidRDefault="00332DAE" w:rsidP="00332DAE">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Forum</w:t>
            </w:r>
          </w:p>
        </w:tc>
        <w:tc>
          <w:tcPr>
            <w:tcW w:w="1733" w:type="dxa"/>
            <w:shd w:val="clear" w:color="auto" w:fill="auto"/>
          </w:tcPr>
          <w:p w14:paraId="178A4C35" w14:textId="77777777" w:rsidR="00332DAE" w:rsidRPr="0098281F" w:rsidRDefault="00332DAE" w:rsidP="00332DAE">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About Us</w:t>
            </w:r>
          </w:p>
        </w:tc>
        <w:tc>
          <w:tcPr>
            <w:tcW w:w="1785" w:type="dxa"/>
            <w:shd w:val="clear" w:color="auto" w:fill="auto"/>
          </w:tcPr>
          <w:p w14:paraId="2F9A4D9E" w14:textId="77777777" w:rsidR="00332DAE" w:rsidRPr="0098281F" w:rsidRDefault="00332DAE" w:rsidP="00332DAE">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Contact Us</w:t>
            </w:r>
          </w:p>
        </w:tc>
      </w:tr>
      <w:tr w:rsidR="00332DAE" w14:paraId="09F52869" w14:textId="77777777" w:rsidTr="00B1084B">
        <w:trPr>
          <w:trHeight w:val="5568"/>
        </w:trPr>
        <w:tc>
          <w:tcPr>
            <w:tcW w:w="7848" w:type="dxa"/>
            <w:gridSpan w:val="5"/>
          </w:tcPr>
          <w:p w14:paraId="218F93E5" w14:textId="28BABED9" w:rsidR="00332DAE" w:rsidRPr="00C17CBC" w:rsidRDefault="00332DAE" w:rsidP="00332DAE">
            <w:pPr>
              <w:jc w:val="left"/>
              <w:rPr>
                <w:sz w:val="16"/>
                <w:szCs w:val="16"/>
              </w:rPr>
            </w:pPr>
            <w:r w:rsidRPr="00C17CBC">
              <w:rPr>
                <w:rFonts w:ascii="Times New Roman" w:hAnsi="Times New Roman" w:cs="Times New Roman"/>
                <w:sz w:val="20"/>
                <w:szCs w:val="20"/>
              </w:rPr>
              <w:t>Representative:</w:t>
            </w:r>
            <w:r w:rsidR="004D38F0">
              <w:rPr>
                <w:rFonts w:ascii="Times New Roman" w:hAnsi="Times New Roman" w:cs="Times New Roman"/>
                <w:sz w:val="20"/>
                <w:szCs w:val="20"/>
                <w:shd w:val="clear" w:color="auto" w:fill="FFFFFF"/>
              </w:rPr>
              <w:t xml:space="preserve"> xxxx</w:t>
            </w:r>
            <w:r w:rsidRPr="00C17CBC">
              <w:rPr>
                <w:rFonts w:ascii="Times New Roman" w:hAnsi="Times New Roman" w:cs="Times New Roman"/>
                <w:sz w:val="20"/>
                <w:szCs w:val="20"/>
                <w:shd w:val="clear" w:color="auto" w:fill="FFFFFF"/>
              </w:rPr>
              <w:t xml:space="preserve"> Cuisine</w:t>
            </w:r>
          </w:p>
          <w:p w14:paraId="1C297A21" w14:textId="121A58CA" w:rsidR="00332DAE" w:rsidRPr="00C17CBC" w:rsidRDefault="00332DAE" w:rsidP="00332DAE">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p>
          <w:p w14:paraId="7E3F17D4" w14:textId="11391539" w:rsidR="00332DAE" w:rsidRDefault="00332DAE" w:rsidP="00332DAE">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w:t>
            </w:r>
            <w:r w:rsidRPr="00C17CBC">
              <w:rPr>
                <w:rFonts w:ascii="Times New Roman" w:hAnsi="Times New Roman" w:cs="Times New Roman"/>
                <w:sz w:val="18"/>
                <w:szCs w:val="18"/>
              </w:rPr>
              <w:t>rea</w:t>
            </w:r>
          </w:p>
          <w:p w14:paraId="55822A08" w14:textId="55EFD930" w:rsidR="00332DAE" w:rsidRDefault="00B1084B" w:rsidP="00332DAE">
            <w:pPr>
              <w:pStyle w:val="ListParagraph"/>
              <w:numPr>
                <w:ilvl w:val="0"/>
                <w:numId w:val="17"/>
              </w:numPr>
              <w:tabs>
                <w:tab w:val="left" w:pos="3002"/>
              </w:tabs>
              <w:ind w:firstLineChars="0"/>
              <w:rPr>
                <w:rFonts w:ascii="Times New Roman" w:hAnsi="Times New Roman" w:cs="Times New Roman"/>
                <w:sz w:val="18"/>
                <w:szCs w:val="18"/>
              </w:rPr>
            </w:pPr>
            <w:r>
              <w:rPr>
                <w:noProof/>
                <w:sz w:val="16"/>
                <w:szCs w:val="16"/>
                <w:lang w:val="en-CA"/>
              </w:rPr>
              <mc:AlternateContent>
                <mc:Choice Requires="wps">
                  <w:drawing>
                    <wp:anchor distT="0" distB="0" distL="114300" distR="114300" simplePos="0" relativeHeight="251723776" behindDoc="0" locked="0" layoutInCell="1" allowOverlap="1" wp14:anchorId="0CD67322" wp14:editId="7C9EF953">
                      <wp:simplePos x="0" y="0"/>
                      <wp:positionH relativeFrom="column">
                        <wp:posOffset>2610279</wp:posOffset>
                      </wp:positionH>
                      <wp:positionV relativeFrom="paragraph">
                        <wp:posOffset>14022</wp:posOffset>
                      </wp:positionV>
                      <wp:extent cx="1435359" cy="1751518"/>
                      <wp:effectExtent l="0" t="0" r="12700" b="20320"/>
                      <wp:wrapNone/>
                      <wp:docPr id="4" name="Rounded Rectangle 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52DEB236" w14:textId="77777777" w:rsidR="00332DAE" w:rsidRPr="00357421" w:rsidRDefault="00332DAE" w:rsidP="00332DAE">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67322" id="Rounded Rectangle 4" o:spid="_x0000_s1037" style="position:absolute;left:0;text-align:left;margin-left:205.55pt;margin-top:1.1pt;width:113pt;height:137.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" fillcolor="white [3201]" strokecolor="black [3200]" strokeweight="1pt">
                      <v:stroke joinstyle="miter"/>
                      <v:textbox>
                        <w:txbxContent>
                          <w:p w14:paraId="52DEB236" w14:textId="77777777" w:rsidR="00332DAE" w:rsidRPr="00357421" w:rsidRDefault="00332DAE" w:rsidP="00332DAE">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sidR="00332DAE">
              <w:rPr>
                <w:rFonts w:ascii="Times New Roman" w:hAnsi="Times New Roman" w:cs="Times New Roman"/>
                <w:sz w:val="18"/>
                <w:szCs w:val="18"/>
              </w:rPr>
              <w:t>History</w:t>
            </w:r>
          </w:p>
          <w:p w14:paraId="7D936538" w14:textId="77777777" w:rsidR="00332DAE" w:rsidRDefault="00332DAE" w:rsidP="00332DAE">
            <w:pPr>
              <w:pStyle w:val="ListParagraph"/>
              <w:numPr>
                <w:ilvl w:val="0"/>
                <w:numId w:val="17"/>
              </w:numPr>
              <w:tabs>
                <w:tab w:val="left" w:pos="3002"/>
              </w:tabs>
              <w:ind w:firstLineChars="0"/>
              <w:rPr>
                <w:rFonts w:ascii="Times New Roman" w:hAnsi="Times New Roman" w:cs="Times New Roman"/>
                <w:sz w:val="18"/>
                <w:szCs w:val="18"/>
              </w:rPr>
            </w:pPr>
            <w:r w:rsidRPr="00C17CBC">
              <w:rPr>
                <w:rFonts w:ascii="Times New Roman" w:hAnsi="Times New Roman" w:cs="Times New Roman"/>
                <w:sz w:val="18"/>
                <w:szCs w:val="18"/>
              </w:rPr>
              <w:t>Category</w:t>
            </w:r>
          </w:p>
          <w:p w14:paraId="1A9F2043" w14:textId="77777777" w:rsidR="00332DAE" w:rsidRDefault="00332DAE" w:rsidP="00332DAE">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S</w:t>
            </w:r>
            <w:r w:rsidRPr="00C17CBC">
              <w:rPr>
                <w:rFonts w:ascii="Times New Roman" w:hAnsi="Times New Roman" w:cs="Times New Roman"/>
                <w:sz w:val="18"/>
                <w:szCs w:val="18"/>
              </w:rPr>
              <w:t>pecialty</w:t>
            </w:r>
          </w:p>
          <w:p w14:paraId="65A57B2F" w14:textId="77777777" w:rsidR="00332DAE" w:rsidRPr="00C17CBC" w:rsidRDefault="00332DAE" w:rsidP="00332DAE">
            <w:pPr>
              <w:pStyle w:val="ListParagraph"/>
              <w:tabs>
                <w:tab w:val="left" w:pos="3002"/>
              </w:tabs>
              <w:ind w:left="840" w:firstLineChars="0" w:firstLine="0"/>
              <w:rPr>
                <w:rFonts w:ascii="Times New Roman" w:hAnsi="Times New Roman" w:cs="Times New Roman"/>
                <w:sz w:val="18"/>
                <w:szCs w:val="18"/>
              </w:rPr>
            </w:pPr>
            <w:r w:rsidRPr="00C17CBC">
              <w:rPr>
                <w:rFonts w:ascii="Times New Roman" w:hAnsi="Times New Roman" w:cs="Times New Roman"/>
                <w:sz w:val="18"/>
                <w:szCs w:val="18"/>
              </w:rPr>
              <w:tab/>
            </w:r>
          </w:p>
          <w:p w14:paraId="1873B9E8" w14:textId="77777777" w:rsidR="00332DAE" w:rsidRDefault="00332DAE" w:rsidP="00332DAE">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 xml:space="preserve">Cultural Heritage: </w:t>
            </w:r>
          </w:p>
          <w:p w14:paraId="2AAFA81D" w14:textId="77777777" w:rsidR="00332DAE" w:rsidRDefault="00332DAE" w:rsidP="00332DAE">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p>
          <w:p w14:paraId="2FD1282B" w14:textId="77777777" w:rsidR="00332DAE" w:rsidRDefault="00332DAE" w:rsidP="00332DAE">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Activates</w:t>
            </w:r>
          </w:p>
          <w:p w14:paraId="05FEC5FA" w14:textId="77777777" w:rsidR="00332DAE" w:rsidRPr="008422AE" w:rsidRDefault="00332DAE" w:rsidP="00332DAE">
            <w:pPr>
              <w:tabs>
                <w:tab w:val="left" w:pos="3002"/>
              </w:tabs>
              <w:rPr>
                <w:rFonts w:ascii="Times New Roman" w:hAnsi="Times New Roman" w:cs="Times New Roman"/>
                <w:sz w:val="18"/>
                <w:szCs w:val="18"/>
              </w:rPr>
            </w:pPr>
          </w:p>
          <w:p w14:paraId="19FDBED2" w14:textId="77777777" w:rsidR="00332DAE" w:rsidRDefault="00332DAE" w:rsidP="00332DAE">
            <w:pPr>
              <w:pStyle w:val="ListParagraph"/>
              <w:numPr>
                <w:ilvl w:val="0"/>
                <w:numId w:val="19"/>
              </w:numPr>
              <w:tabs>
                <w:tab w:val="left" w:pos="3002"/>
              </w:tabs>
              <w:ind w:firstLineChars="0"/>
              <w:rPr>
                <w:rFonts w:ascii="Times New Roman" w:hAnsi="Times New Roman" w:cs="Times New Roman"/>
                <w:b/>
                <w:sz w:val="24"/>
                <w:szCs w:val="24"/>
              </w:rPr>
            </w:pPr>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p>
          <w:p w14:paraId="368E3E34" w14:textId="77777777" w:rsidR="00332DAE" w:rsidRPr="008422AE" w:rsidRDefault="00332DAE" w:rsidP="00332DAE">
            <w:pPr>
              <w:pStyle w:val="ListParagraph"/>
              <w:tabs>
                <w:tab w:val="left" w:pos="3002"/>
              </w:tabs>
              <w:ind w:left="420" w:firstLineChars="0" w:firstLine="0"/>
              <w:rPr>
                <w:rFonts w:ascii="Times New Roman" w:hAnsi="Times New Roman" w:cs="Times New Roman"/>
                <w:b/>
                <w:sz w:val="24"/>
                <w:szCs w:val="24"/>
              </w:rPr>
            </w:pPr>
          </w:p>
        </w:tc>
      </w:tr>
      <w:tr w:rsidR="00332DAE" w14:paraId="55DD5616" w14:textId="77777777" w:rsidTr="00332DAE">
        <w:trPr>
          <w:trHeight w:val="590"/>
        </w:trPr>
        <w:tc>
          <w:tcPr>
            <w:tcW w:w="7848" w:type="dxa"/>
            <w:gridSpan w:val="5"/>
          </w:tcPr>
          <w:p w14:paraId="1D1BFD9E" w14:textId="77777777" w:rsidR="00332DAE" w:rsidRPr="005102AE" w:rsidRDefault="00332DAE" w:rsidP="00332DAE">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756BCD6A" w14:textId="77777777" w:rsidR="00836BE0" w:rsidRDefault="00836BE0" w:rsidP="006D5B8A"/>
    <w:p w14:paraId="43B45E1C" w14:textId="77777777" w:rsidR="00836BE0" w:rsidRDefault="00836BE0" w:rsidP="006D5B8A"/>
    <w:p w14:paraId="798B22B9" w14:textId="1E7ADF96" w:rsidR="00836BE0" w:rsidRPr="00673C2D" w:rsidRDefault="00332DAE" w:rsidP="006D5B8A">
      <w:pPr>
        <w:rPr>
          <w:b/>
          <w:sz w:val="28"/>
          <w:szCs w:val="28"/>
          <w:u w:val="single"/>
        </w:rPr>
      </w:pPr>
      <w:r w:rsidRPr="00673C2D">
        <w:rPr>
          <w:rFonts w:hint="eastAsia"/>
          <w:b/>
          <w:sz w:val="28"/>
          <w:szCs w:val="28"/>
          <w:u w:val="single"/>
        </w:rPr>
        <w:t>Flavor</w:t>
      </w:r>
      <w:r w:rsidRPr="00673C2D">
        <w:rPr>
          <w:b/>
          <w:sz w:val="28"/>
          <w:szCs w:val="28"/>
          <w:u w:val="single"/>
        </w:rPr>
        <w:t xml:space="preserve"> 4-Spicy:</w:t>
      </w:r>
    </w:p>
    <w:p w14:paraId="072BA6B0" w14:textId="77777777" w:rsidR="00836BE0" w:rsidRDefault="00836BE0" w:rsidP="006D5B8A"/>
    <w:p w14:paraId="30A66409" w14:textId="77777777" w:rsidR="00836BE0" w:rsidRDefault="00836BE0" w:rsidP="006D5B8A"/>
    <w:p w14:paraId="7A588CA6" w14:textId="77777777" w:rsidR="00836BE0" w:rsidRDefault="00836BE0" w:rsidP="006D5B8A"/>
    <w:p w14:paraId="24DE27D5" w14:textId="050FEF27" w:rsidR="00F05E69" w:rsidRDefault="00F05E69" w:rsidP="00F05E69">
      <w:r>
        <w:t>This page shows the specific information of spicy as introduction and cultural heritage. Also the cooking process and the reflect video is quite interesting.</w:t>
      </w:r>
    </w:p>
    <w:p w14:paraId="3218C546" w14:textId="77777777" w:rsidR="00836BE0" w:rsidRPr="00F05E69" w:rsidRDefault="00836BE0" w:rsidP="006D5B8A"/>
    <w:tbl>
      <w:tblPr>
        <w:tblpPr w:leftFromText="180" w:rightFromText="180" w:vertAnchor="page" w:horzAnchor="page" w:tblpX="2235" w:tblpY="33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92"/>
        <w:gridCol w:w="1535"/>
        <w:gridCol w:w="1401"/>
        <w:gridCol w:w="1733"/>
        <w:gridCol w:w="1787"/>
      </w:tblGrid>
      <w:tr w:rsidR="00B1084B" w14:paraId="3FF969B4" w14:textId="77777777" w:rsidTr="00515B74">
        <w:trPr>
          <w:trHeight w:val="1698"/>
        </w:trPr>
        <w:tc>
          <w:tcPr>
            <w:tcW w:w="7848" w:type="dxa"/>
            <w:gridSpan w:val="5"/>
            <w:shd w:val="clear" w:color="auto" w:fill="auto"/>
          </w:tcPr>
          <w:p w14:paraId="06492ABE" w14:textId="4FBA5A06" w:rsidR="00B1084B" w:rsidRPr="00515B74" w:rsidRDefault="00515B74" w:rsidP="00515B74">
            <w:pPr>
              <w:tabs>
                <w:tab w:val="left" w:pos="520"/>
                <w:tab w:val="left" w:pos="696"/>
                <w:tab w:val="left" w:pos="1788"/>
                <w:tab w:val="center" w:pos="3154"/>
                <w:tab w:val="center" w:pos="3816"/>
              </w:tabs>
              <w:spacing w:before="240"/>
              <w:jc w:val="center"/>
              <w:rPr>
                <w:rFonts w:ascii="AR CENA" w:hAnsi="AR CENA" w:cs="Calibri"/>
                <w:sz w:val="72"/>
                <w:szCs w:val="72"/>
              </w:rPr>
            </w:pPr>
            <w:r w:rsidRPr="00515B74">
              <w:rPr>
                <w:rFonts w:ascii="AR CENA" w:hAnsi="AR CENA" w:cs="Calibri"/>
                <w:noProof/>
                <w:sz w:val="72"/>
                <w:szCs w:val="72"/>
                <w:lang w:val="en-CA"/>
              </w:rPr>
              <w:lastRenderedPageBreak/>
              <mc:AlternateContent>
                <mc:Choice Requires="wps">
                  <w:drawing>
                    <wp:anchor distT="0" distB="0" distL="114300" distR="114300" simplePos="0" relativeHeight="251766784" behindDoc="0" locked="0" layoutInCell="1" allowOverlap="1" wp14:anchorId="15DB50BF" wp14:editId="22CC10D6">
                      <wp:simplePos x="0" y="0"/>
                      <wp:positionH relativeFrom="column">
                        <wp:posOffset>247038</wp:posOffset>
                      </wp:positionH>
                      <wp:positionV relativeFrom="paragraph">
                        <wp:posOffset>76261</wp:posOffset>
                      </wp:positionV>
                      <wp:extent cx="627961" cy="616944"/>
                      <wp:effectExtent l="0" t="0" r="20320" b="12065"/>
                      <wp:wrapNone/>
                      <wp:docPr id="300" name="Oval 300"/>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23075A8E"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B50BF" id="Oval 300" o:spid="_x0000_s1038" style="position:absolute;left:0;text-align:left;margin-left:19.45pt;margin-top:6pt;width:49.45pt;height:48.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" fillcolor="white [3201]" strokecolor="black [3200]" strokeweight="1pt">
                      <v:stroke joinstyle="miter"/>
                      <v:textbox>
                        <w:txbxContent>
                          <w:p w14:paraId="23075A8E"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B1084B" w:rsidRPr="00515B74">
              <w:rPr>
                <w:rFonts w:ascii="AR CENA" w:hAnsi="AR CENA" w:cs="Calibri"/>
                <w:sz w:val="72"/>
                <w:szCs w:val="72"/>
              </w:rPr>
              <w:t>Salty</w:t>
            </w:r>
          </w:p>
        </w:tc>
      </w:tr>
      <w:tr w:rsidR="00B1084B" w14:paraId="3846C8DC" w14:textId="77777777" w:rsidTr="00515B74">
        <w:trPr>
          <w:trHeight w:val="357"/>
        </w:trPr>
        <w:tc>
          <w:tcPr>
            <w:tcW w:w="1392" w:type="dxa"/>
            <w:shd w:val="clear" w:color="auto" w:fill="auto"/>
          </w:tcPr>
          <w:p w14:paraId="5E58FE72"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Home</w:t>
            </w:r>
          </w:p>
        </w:tc>
        <w:tc>
          <w:tcPr>
            <w:tcW w:w="1535" w:type="dxa"/>
            <w:shd w:val="clear" w:color="auto" w:fill="auto"/>
          </w:tcPr>
          <w:p w14:paraId="17265660" w14:textId="77777777" w:rsidR="00B1084B" w:rsidRPr="0098281F" w:rsidRDefault="00B1084B" w:rsidP="00B1084B">
            <w:pPr>
              <w:pStyle w:val="ListParagraph"/>
              <w:ind w:firstLineChars="0" w:firstLine="0"/>
              <w:jc w:val="center"/>
              <w:rPr>
                <w:rFonts w:ascii="Arial Black" w:hAnsi="Arial Black" w:cs="Calibri"/>
                <w:sz w:val="16"/>
                <w:szCs w:val="16"/>
              </w:rPr>
            </w:pPr>
            <w:r w:rsidRPr="0098281F">
              <w:rPr>
                <w:rFonts w:ascii="Arial Black" w:hAnsi="Arial Black" w:cs="Calibri"/>
                <w:sz w:val="16"/>
                <w:szCs w:val="16"/>
              </w:rPr>
              <w:t>Five Flavors</w:t>
            </w:r>
          </w:p>
        </w:tc>
        <w:tc>
          <w:tcPr>
            <w:tcW w:w="1401" w:type="dxa"/>
            <w:shd w:val="clear" w:color="auto" w:fill="auto"/>
          </w:tcPr>
          <w:p w14:paraId="34CC5720" w14:textId="77777777" w:rsidR="00B1084B" w:rsidRPr="00515B74" w:rsidRDefault="00B1084B" w:rsidP="00B1084B">
            <w:pPr>
              <w:pStyle w:val="ListParagraph"/>
              <w:ind w:firstLineChars="0" w:firstLine="0"/>
              <w:jc w:val="center"/>
              <w:rPr>
                <w:rFonts w:ascii="Arial Black" w:hAnsi="Arial Black" w:cs="Calibri"/>
                <w:sz w:val="16"/>
                <w:szCs w:val="16"/>
              </w:rPr>
            </w:pPr>
            <w:r w:rsidRPr="00515B74">
              <w:rPr>
                <w:rFonts w:ascii="Arial Black" w:hAnsi="Arial Black" w:cs="Calibri"/>
                <w:sz w:val="16"/>
                <w:szCs w:val="16"/>
              </w:rPr>
              <w:t>Forum</w:t>
            </w:r>
          </w:p>
        </w:tc>
        <w:tc>
          <w:tcPr>
            <w:tcW w:w="1733" w:type="dxa"/>
            <w:shd w:val="clear" w:color="auto" w:fill="auto"/>
          </w:tcPr>
          <w:p w14:paraId="1E372D96" w14:textId="77777777" w:rsidR="00B1084B" w:rsidRPr="00515B74" w:rsidRDefault="00B1084B" w:rsidP="00B1084B">
            <w:pPr>
              <w:pStyle w:val="ListParagraph"/>
              <w:ind w:firstLineChars="0" w:firstLine="0"/>
              <w:jc w:val="center"/>
              <w:rPr>
                <w:rFonts w:ascii="Arial Black" w:hAnsi="Arial Black" w:cs="Calibri"/>
                <w:sz w:val="16"/>
                <w:szCs w:val="16"/>
              </w:rPr>
            </w:pPr>
            <w:r w:rsidRPr="00515B74">
              <w:rPr>
                <w:rFonts w:ascii="Arial Black" w:hAnsi="Arial Black" w:cs="Calibri"/>
                <w:sz w:val="16"/>
                <w:szCs w:val="16"/>
              </w:rPr>
              <w:t>About Us</w:t>
            </w:r>
          </w:p>
        </w:tc>
        <w:tc>
          <w:tcPr>
            <w:tcW w:w="1785" w:type="dxa"/>
            <w:shd w:val="clear" w:color="auto" w:fill="auto"/>
          </w:tcPr>
          <w:p w14:paraId="45DC877E" w14:textId="77777777" w:rsidR="00B1084B" w:rsidRPr="00515B74" w:rsidRDefault="00B1084B" w:rsidP="00B1084B">
            <w:pPr>
              <w:pStyle w:val="ListParagraph"/>
              <w:ind w:firstLineChars="0" w:firstLine="0"/>
              <w:jc w:val="center"/>
              <w:rPr>
                <w:rFonts w:ascii="Arial Black" w:hAnsi="Arial Black" w:cs="Calibri"/>
                <w:sz w:val="16"/>
                <w:szCs w:val="16"/>
              </w:rPr>
            </w:pPr>
            <w:r w:rsidRPr="00515B74">
              <w:rPr>
                <w:rFonts w:ascii="Arial Black" w:hAnsi="Arial Black" w:cs="Calibri"/>
                <w:sz w:val="16"/>
                <w:szCs w:val="16"/>
              </w:rPr>
              <w:t>Contact Us</w:t>
            </w:r>
          </w:p>
        </w:tc>
      </w:tr>
      <w:tr w:rsidR="00B1084B" w14:paraId="687378A6" w14:textId="77777777" w:rsidTr="000307A7">
        <w:trPr>
          <w:trHeight w:val="5568"/>
        </w:trPr>
        <w:tc>
          <w:tcPr>
            <w:tcW w:w="7848" w:type="dxa"/>
            <w:gridSpan w:val="5"/>
          </w:tcPr>
          <w:p w14:paraId="0E9482D5" w14:textId="163018CC" w:rsidR="00B1084B" w:rsidRPr="00C17CBC" w:rsidRDefault="00B1084B" w:rsidP="00B1084B">
            <w:pPr>
              <w:jc w:val="left"/>
              <w:rPr>
                <w:sz w:val="16"/>
                <w:szCs w:val="16"/>
              </w:rPr>
            </w:pPr>
            <w:r w:rsidRPr="00C17CBC">
              <w:rPr>
                <w:rFonts w:ascii="Times New Roman" w:hAnsi="Times New Roman" w:cs="Times New Roman"/>
                <w:sz w:val="20"/>
                <w:szCs w:val="20"/>
              </w:rPr>
              <w:t>Representative:</w:t>
            </w:r>
            <w:r w:rsidRPr="00C17CBC">
              <w:rPr>
                <w:rFonts w:ascii="Times New Roman" w:hAnsi="Times New Roman" w:cs="Times New Roman"/>
                <w:sz w:val="20"/>
                <w:szCs w:val="20"/>
                <w:shd w:val="clear" w:color="auto" w:fill="FFFFFF"/>
              </w:rPr>
              <w:t xml:space="preserve"> </w:t>
            </w:r>
            <w:r>
              <w:rPr>
                <w:rFonts w:ascii="Times New Roman" w:hAnsi="Times New Roman" w:cs="Times New Roman"/>
                <w:sz w:val="20"/>
                <w:szCs w:val="20"/>
                <w:shd w:val="clear" w:color="auto" w:fill="FFFFFF"/>
              </w:rPr>
              <w:t>Shanxi</w:t>
            </w:r>
            <w:r w:rsidRPr="00C17CBC">
              <w:rPr>
                <w:rFonts w:ascii="Times New Roman" w:hAnsi="Times New Roman" w:cs="Times New Roman"/>
                <w:sz w:val="20"/>
                <w:szCs w:val="20"/>
                <w:shd w:val="clear" w:color="auto" w:fill="FFFFFF"/>
              </w:rPr>
              <w:t xml:space="preserve"> Cuisine</w:t>
            </w:r>
          </w:p>
          <w:p w14:paraId="726BCFDC" w14:textId="77777777" w:rsidR="00B1084B" w:rsidRPr="00C17CBC"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Introduction</w:t>
            </w:r>
            <w:r w:rsidRPr="00C17CBC">
              <w:rPr>
                <w:rFonts w:ascii="Times New Roman" w:hAnsi="Times New Roman" w:cs="Times New Roman"/>
                <w:b/>
                <w:sz w:val="24"/>
                <w:szCs w:val="24"/>
              </w:rPr>
              <w:t>：</w:t>
            </w:r>
          </w:p>
          <w:p w14:paraId="2D122AC0"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w:t>
            </w:r>
            <w:r w:rsidRPr="00C17CBC">
              <w:rPr>
                <w:rFonts w:ascii="Times New Roman" w:hAnsi="Times New Roman" w:cs="Times New Roman"/>
                <w:sz w:val="18"/>
                <w:szCs w:val="18"/>
              </w:rPr>
              <w:t>rea</w:t>
            </w:r>
          </w:p>
          <w:p w14:paraId="2CFEDD18"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noProof/>
                <w:sz w:val="16"/>
                <w:szCs w:val="16"/>
                <w:lang w:val="en-CA"/>
              </w:rPr>
              <mc:AlternateContent>
                <mc:Choice Requires="wps">
                  <w:drawing>
                    <wp:anchor distT="0" distB="0" distL="114300" distR="114300" simplePos="0" relativeHeight="251740160" behindDoc="0" locked="0" layoutInCell="1" allowOverlap="1" wp14:anchorId="14E57C31" wp14:editId="42DA32C6">
                      <wp:simplePos x="0" y="0"/>
                      <wp:positionH relativeFrom="column">
                        <wp:posOffset>2610279</wp:posOffset>
                      </wp:positionH>
                      <wp:positionV relativeFrom="paragraph">
                        <wp:posOffset>14022</wp:posOffset>
                      </wp:positionV>
                      <wp:extent cx="1435359" cy="1751518"/>
                      <wp:effectExtent l="0" t="0" r="12700" b="20320"/>
                      <wp:wrapNone/>
                      <wp:docPr id="14" name="Rounded Rectangle 14"/>
                      <wp:cNvGraphicFramePr/>
                      <a:graphic xmlns:a="http://schemas.openxmlformats.org/drawingml/2006/main">
                        <a:graphicData uri="http://schemas.microsoft.com/office/word/2010/wordprocessingShape">
                          <wps:wsp>
                            <wps:cNvSpPr/>
                            <wps:spPr>
                              <a:xfrm>
                                <a:off x="0" y="0"/>
                                <a:ext cx="1435359" cy="1751518"/>
                              </a:xfrm>
                              <a:prstGeom prst="roundRect">
                                <a:avLst/>
                              </a:prstGeom>
                            </wps:spPr>
                            <wps:style>
                              <a:lnRef idx="2">
                                <a:schemeClr val="dk1"/>
                              </a:lnRef>
                              <a:fillRef idx="1">
                                <a:schemeClr val="lt1"/>
                              </a:fillRef>
                              <a:effectRef idx="0">
                                <a:schemeClr val="dk1"/>
                              </a:effectRef>
                              <a:fontRef idx="minor">
                                <a:schemeClr val="dk1"/>
                              </a:fontRef>
                            </wps:style>
                            <wps:txbx>
                              <w:txbxContent>
                                <w:p w14:paraId="0D155421"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57C31" id="Rounded Rectangle 14" o:spid="_x0000_s1039" style="position:absolute;left:0;text-align:left;margin-left:205.55pt;margin-top:1.1pt;width:113pt;height:137.9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" fillcolor="white [3201]" strokecolor="black [3200]" strokeweight="1pt">
                      <v:stroke joinstyle="miter"/>
                      <v:textbox>
                        <w:txbxContent>
                          <w:p w14:paraId="0D155421" w14:textId="77777777" w:rsidR="00B1084B" w:rsidRPr="00357421" w:rsidRDefault="00B1084B" w:rsidP="00B1084B">
                            <w:pPr>
                              <w:jc w:val="center"/>
                              <w:rPr>
                                <w:rFonts w:ascii="AR CENA" w:hAnsi="AR CENA"/>
                                <w:color w:val="FF0000"/>
                                <w:sz w:val="28"/>
                                <w:szCs w:val="28"/>
                              </w:rPr>
                            </w:pPr>
                            <w:r w:rsidRPr="00357421">
                              <w:rPr>
                                <w:rFonts w:ascii="AR CENA" w:hAnsi="AR CENA"/>
                                <w:color w:val="FF0000"/>
                                <w:sz w:val="28"/>
                                <w:szCs w:val="28"/>
                              </w:rPr>
                              <w:t>Featured photos</w:t>
                            </w:r>
                          </w:p>
                        </w:txbxContent>
                      </v:textbox>
                    </v:roundrect>
                  </w:pict>
                </mc:Fallback>
              </mc:AlternateContent>
            </w:r>
            <w:r>
              <w:rPr>
                <w:rFonts w:ascii="Times New Roman" w:hAnsi="Times New Roman" w:cs="Times New Roman"/>
                <w:sz w:val="18"/>
                <w:szCs w:val="18"/>
              </w:rPr>
              <w:t>History</w:t>
            </w:r>
          </w:p>
          <w:p w14:paraId="4874B749"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sidRPr="00C17CBC">
              <w:rPr>
                <w:rFonts w:ascii="Times New Roman" w:hAnsi="Times New Roman" w:cs="Times New Roman"/>
                <w:sz w:val="18"/>
                <w:szCs w:val="18"/>
              </w:rPr>
              <w:t>Category</w:t>
            </w:r>
          </w:p>
          <w:p w14:paraId="40A855FE" w14:textId="77777777" w:rsidR="00B1084B" w:rsidRDefault="00B1084B" w:rsidP="00B1084B">
            <w:pPr>
              <w:pStyle w:val="ListParagraph"/>
              <w:numPr>
                <w:ilvl w:val="0"/>
                <w:numId w:val="17"/>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S</w:t>
            </w:r>
            <w:r w:rsidRPr="00C17CBC">
              <w:rPr>
                <w:rFonts w:ascii="Times New Roman" w:hAnsi="Times New Roman" w:cs="Times New Roman"/>
                <w:sz w:val="18"/>
                <w:szCs w:val="18"/>
              </w:rPr>
              <w:t>pecialty</w:t>
            </w:r>
          </w:p>
          <w:p w14:paraId="14F7CF63" w14:textId="77777777" w:rsidR="00B1084B" w:rsidRPr="00C17CBC" w:rsidRDefault="00B1084B" w:rsidP="00B1084B">
            <w:pPr>
              <w:pStyle w:val="ListParagraph"/>
              <w:tabs>
                <w:tab w:val="left" w:pos="3002"/>
              </w:tabs>
              <w:ind w:left="840" w:firstLineChars="0" w:firstLine="0"/>
              <w:rPr>
                <w:rFonts w:ascii="Times New Roman" w:hAnsi="Times New Roman" w:cs="Times New Roman"/>
                <w:sz w:val="18"/>
                <w:szCs w:val="18"/>
              </w:rPr>
            </w:pPr>
            <w:r w:rsidRPr="00C17CBC">
              <w:rPr>
                <w:rFonts w:ascii="Times New Roman" w:hAnsi="Times New Roman" w:cs="Times New Roman"/>
                <w:sz w:val="18"/>
                <w:szCs w:val="18"/>
              </w:rPr>
              <w:tab/>
            </w:r>
          </w:p>
          <w:p w14:paraId="01DBC1D7" w14:textId="77777777" w:rsidR="00B1084B" w:rsidRDefault="00B1084B" w:rsidP="00B1084B">
            <w:pPr>
              <w:pStyle w:val="ListParagraph"/>
              <w:numPr>
                <w:ilvl w:val="0"/>
                <w:numId w:val="16"/>
              </w:numPr>
              <w:tabs>
                <w:tab w:val="left" w:pos="3002"/>
              </w:tabs>
              <w:ind w:firstLineChars="0"/>
              <w:rPr>
                <w:rFonts w:ascii="Times New Roman" w:hAnsi="Times New Roman" w:cs="Times New Roman"/>
                <w:b/>
                <w:sz w:val="24"/>
                <w:szCs w:val="24"/>
              </w:rPr>
            </w:pPr>
            <w:r w:rsidRPr="00C17CBC">
              <w:rPr>
                <w:rFonts w:ascii="Times New Roman" w:hAnsi="Times New Roman" w:cs="Times New Roman"/>
                <w:b/>
                <w:sz w:val="24"/>
                <w:szCs w:val="24"/>
              </w:rPr>
              <w:t xml:space="preserve">Cultural Heritage: </w:t>
            </w:r>
          </w:p>
          <w:p w14:paraId="66A80369"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M</w:t>
            </w:r>
            <w:r w:rsidRPr="008422AE">
              <w:rPr>
                <w:rFonts w:ascii="Times New Roman" w:hAnsi="Times New Roman" w:cs="Times New Roman"/>
                <w:sz w:val="18"/>
                <w:szCs w:val="18"/>
              </w:rPr>
              <w:t>useum</w:t>
            </w:r>
            <w:r>
              <w:rPr>
                <w:rFonts w:ascii="Times New Roman" w:hAnsi="Times New Roman" w:cs="Times New Roman"/>
                <w:sz w:val="18"/>
                <w:szCs w:val="18"/>
              </w:rPr>
              <w:t>s</w:t>
            </w:r>
          </w:p>
          <w:p w14:paraId="5697B6BA" w14:textId="77777777" w:rsidR="00B1084B" w:rsidRDefault="00B1084B" w:rsidP="00B1084B">
            <w:pPr>
              <w:pStyle w:val="ListParagraph"/>
              <w:numPr>
                <w:ilvl w:val="0"/>
                <w:numId w:val="18"/>
              </w:numPr>
              <w:tabs>
                <w:tab w:val="left" w:pos="3002"/>
              </w:tabs>
              <w:ind w:firstLineChars="0"/>
              <w:rPr>
                <w:rFonts w:ascii="Times New Roman" w:hAnsi="Times New Roman" w:cs="Times New Roman"/>
                <w:sz w:val="18"/>
                <w:szCs w:val="18"/>
              </w:rPr>
            </w:pPr>
            <w:r>
              <w:rPr>
                <w:rFonts w:ascii="Times New Roman" w:hAnsi="Times New Roman" w:cs="Times New Roman"/>
                <w:sz w:val="18"/>
                <w:szCs w:val="18"/>
              </w:rPr>
              <w:t>Activates</w:t>
            </w:r>
          </w:p>
          <w:p w14:paraId="1549D76A" w14:textId="77777777" w:rsidR="00B1084B" w:rsidRPr="008422AE" w:rsidRDefault="00B1084B" w:rsidP="00B1084B">
            <w:pPr>
              <w:tabs>
                <w:tab w:val="left" w:pos="3002"/>
              </w:tabs>
              <w:rPr>
                <w:rFonts w:ascii="Times New Roman" w:hAnsi="Times New Roman" w:cs="Times New Roman"/>
                <w:sz w:val="18"/>
                <w:szCs w:val="18"/>
              </w:rPr>
            </w:pPr>
          </w:p>
          <w:p w14:paraId="4CD9A8D1" w14:textId="77777777" w:rsidR="00B1084B" w:rsidRDefault="00B1084B" w:rsidP="00B1084B">
            <w:pPr>
              <w:pStyle w:val="ListParagraph"/>
              <w:numPr>
                <w:ilvl w:val="0"/>
                <w:numId w:val="19"/>
              </w:numPr>
              <w:tabs>
                <w:tab w:val="left" w:pos="3002"/>
              </w:tabs>
              <w:ind w:firstLineChars="0"/>
              <w:rPr>
                <w:rFonts w:ascii="Times New Roman" w:hAnsi="Times New Roman" w:cs="Times New Roman"/>
                <w:b/>
                <w:sz w:val="24"/>
                <w:szCs w:val="24"/>
              </w:rPr>
            </w:pPr>
            <w:r>
              <w:rPr>
                <w:rFonts w:ascii="Times New Roman" w:hAnsi="Times New Roman" w:cs="Times New Roman"/>
                <w:b/>
                <w:sz w:val="24"/>
                <w:szCs w:val="24"/>
              </w:rPr>
              <w:t>Cooking P</w:t>
            </w:r>
            <w:r w:rsidRPr="008422AE">
              <w:rPr>
                <w:rFonts w:ascii="Times New Roman" w:hAnsi="Times New Roman" w:cs="Times New Roman"/>
                <w:b/>
                <w:sz w:val="24"/>
                <w:szCs w:val="24"/>
              </w:rPr>
              <w:t>rocess</w:t>
            </w:r>
            <w:r>
              <w:rPr>
                <w:rFonts w:ascii="Times New Roman" w:hAnsi="Times New Roman" w:cs="Times New Roman"/>
                <w:b/>
                <w:sz w:val="24"/>
                <w:szCs w:val="24"/>
              </w:rPr>
              <w:t>:</w:t>
            </w:r>
          </w:p>
          <w:p w14:paraId="552E3350" w14:textId="77777777" w:rsidR="00B1084B" w:rsidRPr="008422AE" w:rsidRDefault="00B1084B" w:rsidP="00B1084B">
            <w:pPr>
              <w:pStyle w:val="ListParagraph"/>
              <w:tabs>
                <w:tab w:val="left" w:pos="3002"/>
              </w:tabs>
              <w:ind w:left="420" w:firstLineChars="0" w:firstLine="0"/>
              <w:rPr>
                <w:rFonts w:ascii="Times New Roman" w:hAnsi="Times New Roman" w:cs="Times New Roman"/>
                <w:b/>
                <w:sz w:val="24"/>
                <w:szCs w:val="24"/>
              </w:rPr>
            </w:pPr>
          </w:p>
        </w:tc>
      </w:tr>
      <w:tr w:rsidR="00B1084B" w14:paraId="5F477D36" w14:textId="77777777" w:rsidTr="000307A7">
        <w:trPr>
          <w:trHeight w:val="590"/>
        </w:trPr>
        <w:tc>
          <w:tcPr>
            <w:tcW w:w="7848" w:type="dxa"/>
            <w:gridSpan w:val="5"/>
          </w:tcPr>
          <w:p w14:paraId="30E86A6C" w14:textId="77777777" w:rsidR="00B1084B" w:rsidRPr="005102AE" w:rsidRDefault="00B1084B" w:rsidP="00B1084B">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549B6180" w14:textId="77777777" w:rsidR="00B1084B" w:rsidRDefault="00B1084B" w:rsidP="00B1084B"/>
    <w:p w14:paraId="67F84004" w14:textId="77777777" w:rsidR="00B1084B" w:rsidRDefault="00B1084B" w:rsidP="00B1084B"/>
    <w:p w14:paraId="39BCD576" w14:textId="04AB76DE" w:rsidR="00B1084B" w:rsidRPr="00673C2D" w:rsidRDefault="00B1084B" w:rsidP="00B1084B">
      <w:pPr>
        <w:rPr>
          <w:b/>
          <w:sz w:val="28"/>
          <w:szCs w:val="28"/>
          <w:u w:val="single"/>
        </w:rPr>
      </w:pPr>
      <w:r w:rsidRPr="00673C2D">
        <w:rPr>
          <w:rFonts w:hint="eastAsia"/>
          <w:b/>
          <w:sz w:val="28"/>
          <w:szCs w:val="28"/>
          <w:u w:val="single"/>
        </w:rPr>
        <w:t>Flavor</w:t>
      </w:r>
      <w:r w:rsidRPr="00673C2D">
        <w:rPr>
          <w:b/>
          <w:sz w:val="28"/>
          <w:szCs w:val="28"/>
          <w:u w:val="single"/>
        </w:rPr>
        <w:t xml:space="preserve"> 5-Salty</w:t>
      </w:r>
    </w:p>
    <w:p w14:paraId="1C55DAF3" w14:textId="77777777" w:rsidR="00B1084B" w:rsidRDefault="00B1084B" w:rsidP="00B1084B"/>
    <w:p w14:paraId="0DFC6EB9" w14:textId="77777777" w:rsidR="0043432B" w:rsidRDefault="0043432B" w:rsidP="006D5B8A"/>
    <w:p w14:paraId="28306AC7" w14:textId="77777777" w:rsidR="0043432B" w:rsidRDefault="0043432B" w:rsidP="006D5B8A"/>
    <w:p w14:paraId="647D1747" w14:textId="77777777" w:rsidR="0043432B" w:rsidRDefault="0043432B" w:rsidP="006D5B8A"/>
    <w:p w14:paraId="4CB1746B" w14:textId="095298E9" w:rsidR="001749ED" w:rsidRDefault="001749ED" w:rsidP="001749ED">
      <w:r>
        <w:t>This page shows the specific information of salty as introduction and cultural heritage. Also the cooking process and the reflect video is quite interesting.</w:t>
      </w:r>
    </w:p>
    <w:p w14:paraId="2DF2E778" w14:textId="77777777" w:rsidR="0043432B" w:rsidRPr="001749ED" w:rsidRDefault="0043432B" w:rsidP="006D5B8A"/>
    <w:p w14:paraId="5AA6B6EA" w14:textId="77777777" w:rsidR="0043432B" w:rsidRDefault="0043432B" w:rsidP="006D5B8A"/>
    <w:p w14:paraId="48C4246C" w14:textId="77777777" w:rsidR="0043432B" w:rsidRDefault="0043432B" w:rsidP="006D5B8A"/>
    <w:p w14:paraId="27B60EEA" w14:textId="77777777" w:rsidR="0043432B" w:rsidRDefault="0043432B" w:rsidP="006D5B8A"/>
    <w:p w14:paraId="7C20790B" w14:textId="77777777" w:rsidR="0043432B" w:rsidRDefault="0043432B" w:rsidP="006D5B8A"/>
    <w:p w14:paraId="04D0A565" w14:textId="77777777" w:rsidR="0043432B" w:rsidRDefault="0043432B" w:rsidP="006D5B8A"/>
    <w:p w14:paraId="061E1A8F" w14:textId="77777777" w:rsidR="000B5DF7" w:rsidRDefault="000B5DF7" w:rsidP="006D5B8A"/>
    <w:p w14:paraId="4BED9AB1" w14:textId="77777777" w:rsidR="000B5DF7" w:rsidRDefault="000B5DF7" w:rsidP="006D5B8A"/>
    <w:p w14:paraId="755461B9" w14:textId="77777777" w:rsidR="000B5DF7" w:rsidRDefault="000B5DF7" w:rsidP="006D5B8A"/>
    <w:p w14:paraId="4135E5DA" w14:textId="77777777" w:rsidR="000B5DF7" w:rsidRDefault="000B5DF7" w:rsidP="006D5B8A"/>
    <w:p w14:paraId="7FAB2FEA" w14:textId="12B1E039" w:rsidR="00864CBE" w:rsidRPr="000B5DF7" w:rsidRDefault="00C15498" w:rsidP="006D5B8A">
      <w:pPr>
        <w:rPr>
          <w:rFonts w:ascii="Times New Roman" w:hAnsi="Times New Roman" w:cs="Times New Roman"/>
          <w:b/>
          <w:sz w:val="24"/>
          <w:szCs w:val="24"/>
          <w:u w:val="single"/>
        </w:rPr>
      </w:pPr>
      <w:r w:rsidRPr="000B5DF7">
        <w:rPr>
          <w:rFonts w:ascii="Times New Roman" w:hAnsi="Times New Roman" w:cs="Times New Roman"/>
          <w:b/>
          <w:sz w:val="24"/>
          <w:szCs w:val="24"/>
          <w:u w:val="single"/>
        </w:rPr>
        <w:t>Forum:</w:t>
      </w:r>
      <w:r w:rsidR="000B5DF7" w:rsidRPr="000B5DF7">
        <w:rPr>
          <w:rFonts w:ascii="Times New Roman" w:hAnsi="Times New Roman" w:cs="Times New Roman"/>
          <w:b/>
          <w:sz w:val="24"/>
          <w:szCs w:val="24"/>
          <w:u w:val="single"/>
        </w:rPr>
        <w:t xml:space="preserve"> </w:t>
      </w:r>
      <w:r w:rsidR="00864CBE" w:rsidRPr="000B5DF7">
        <w:rPr>
          <w:rFonts w:ascii="Times New Roman" w:hAnsi="Times New Roman" w:cs="Times New Roman"/>
          <w:b/>
          <w:sz w:val="24"/>
          <w:szCs w:val="24"/>
          <w:u w:val="single"/>
        </w:rPr>
        <w:t>fluid</w:t>
      </w:r>
    </w:p>
    <w:p w14:paraId="655A2110" w14:textId="77777777" w:rsidR="00396DE1" w:rsidRDefault="00396DE1" w:rsidP="006D5B8A">
      <w:pPr>
        <w:rPr>
          <w:sz w:val="24"/>
          <w:szCs w:val="24"/>
        </w:rPr>
      </w:pPr>
    </w:p>
    <w:p w14:paraId="711659BB" w14:textId="77777777" w:rsidR="00396DE1" w:rsidRPr="00396DE1" w:rsidRDefault="00396DE1" w:rsidP="006D5B8A">
      <w:pPr>
        <w:rPr>
          <w:sz w:val="24"/>
          <w:szCs w:val="24"/>
        </w:rPr>
      </w:pPr>
    </w:p>
    <w:p w14:paraId="6723A721" w14:textId="77777777" w:rsidR="0043432B" w:rsidRDefault="0043432B" w:rsidP="00332DAE">
      <w:pPr>
        <w:rPr>
          <w:sz w:val="24"/>
          <w:szCs w:val="24"/>
        </w:rPr>
      </w:pPr>
    </w:p>
    <w:tbl>
      <w:tblPr>
        <w:tblpPr w:leftFromText="180" w:rightFromText="180" w:vertAnchor="page" w:horzAnchor="page" w:tblpX="2238" w:tblpY="31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6"/>
        <w:gridCol w:w="1527"/>
        <w:gridCol w:w="1365"/>
        <w:gridCol w:w="1687"/>
        <w:gridCol w:w="1499"/>
      </w:tblGrid>
      <w:tr w:rsidR="00FC44D6" w14:paraId="4E66403B" w14:textId="77777777" w:rsidTr="00FC44D6">
        <w:trPr>
          <w:trHeight w:val="1704"/>
        </w:trPr>
        <w:tc>
          <w:tcPr>
            <w:tcW w:w="7402" w:type="dxa"/>
            <w:gridSpan w:val="5"/>
          </w:tcPr>
          <w:p w14:paraId="373A3093" w14:textId="6B434BC6" w:rsidR="00FC44D6" w:rsidRPr="005E40C2" w:rsidRDefault="00515B74" w:rsidP="00FC44D6">
            <w:pPr>
              <w:tabs>
                <w:tab w:val="left" w:pos="696"/>
              </w:tabs>
              <w:spacing w:before="240"/>
              <w:jc w:val="center"/>
              <w:rPr>
                <w:rFonts w:ascii="AR CENA" w:hAnsi="AR CENA" w:cs="Calibri"/>
                <w:sz w:val="72"/>
                <w:szCs w:val="72"/>
              </w:rPr>
            </w:pPr>
            <w:r w:rsidRPr="005E40C2">
              <w:rPr>
                <w:rFonts w:ascii="AR CENA" w:hAnsi="AR CENA" w:cs="Calibri"/>
                <w:noProof/>
                <w:sz w:val="72"/>
                <w:szCs w:val="72"/>
                <w:lang w:val="en-CA"/>
              </w:rPr>
              <mc:AlternateContent>
                <mc:Choice Requires="wps">
                  <w:drawing>
                    <wp:anchor distT="0" distB="0" distL="114300" distR="114300" simplePos="0" relativeHeight="251768832" behindDoc="0" locked="0" layoutInCell="1" allowOverlap="1" wp14:anchorId="0FBEE67D" wp14:editId="7C02EFF5">
                      <wp:simplePos x="0" y="0"/>
                      <wp:positionH relativeFrom="column">
                        <wp:posOffset>146050</wp:posOffset>
                      </wp:positionH>
                      <wp:positionV relativeFrom="paragraph">
                        <wp:posOffset>76262</wp:posOffset>
                      </wp:positionV>
                      <wp:extent cx="627961" cy="616944"/>
                      <wp:effectExtent l="0" t="0" r="20320" b="12065"/>
                      <wp:wrapNone/>
                      <wp:docPr id="301" name="Oval 30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2D1A7690" w14:textId="77777777" w:rsidR="00515B74" w:rsidRPr="00515B74" w:rsidRDefault="00515B74" w:rsidP="00515B74">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BEE67D" id="Oval 301" o:spid="_x0000_s1040" style="position:absolute;left:0;text-align:left;margin-left:11.5pt;margin-top:6pt;width:49.45pt;height:48.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" fillcolor="white [3201]" strokecolor="black [3200]" strokeweight="1pt">
                      <v:stroke joinstyle="miter"/>
                      <v:textbox>
                        <w:txbxContent>
                          <w:p w14:paraId="2D1A7690" w14:textId="77777777" w:rsidR="00515B74" w:rsidRPr="00515B74" w:rsidRDefault="00515B74" w:rsidP="00515B74">
                            <w:pPr>
                              <w:jc w:val="center"/>
                              <w:rPr>
                                <w:b/>
                                <w:i/>
                                <w:sz w:val="15"/>
                                <w:szCs w:val="15"/>
                              </w:rPr>
                            </w:pPr>
                            <w:r w:rsidRPr="00515B74">
                              <w:rPr>
                                <w:rFonts w:hint="eastAsia"/>
                                <w:b/>
                                <w:i/>
                                <w:sz w:val="15"/>
                                <w:szCs w:val="15"/>
                              </w:rPr>
                              <w:t>LOGO</w:t>
                            </w:r>
                          </w:p>
                        </w:txbxContent>
                      </v:textbox>
                    </v:oval>
                  </w:pict>
                </mc:Fallback>
              </mc:AlternateContent>
            </w:r>
            <w:r w:rsidR="00FC44D6" w:rsidRPr="005E40C2">
              <w:rPr>
                <w:rFonts w:ascii="AR CENA" w:hAnsi="AR CENA" w:cs="Calibri"/>
                <w:sz w:val="72"/>
                <w:szCs w:val="72"/>
              </w:rPr>
              <w:t>Forum</w:t>
            </w:r>
          </w:p>
        </w:tc>
      </w:tr>
      <w:tr w:rsidR="00FC44D6" w14:paraId="5DE95E21" w14:textId="77777777" w:rsidTr="00CC05F6">
        <w:trPr>
          <w:trHeight w:val="265"/>
        </w:trPr>
        <w:tc>
          <w:tcPr>
            <w:tcW w:w="1356" w:type="dxa"/>
          </w:tcPr>
          <w:p w14:paraId="43BB068D" w14:textId="273F1845" w:rsidR="00FC44D6" w:rsidRPr="005E40C2" w:rsidRDefault="005E40C2" w:rsidP="00FC44D6">
            <w:pPr>
              <w:pStyle w:val="ListParagraph"/>
              <w:ind w:firstLineChars="0" w:firstLine="0"/>
              <w:rPr>
                <w:rFonts w:ascii="Arial Black" w:hAnsi="Arial Black" w:cs="Calibri"/>
                <w:szCs w:val="21"/>
              </w:rPr>
            </w:pPr>
            <w:r>
              <w:rPr>
                <w:rFonts w:ascii="Arial Black" w:hAnsi="Arial Black" w:cs="Calibri"/>
                <w:szCs w:val="21"/>
              </w:rPr>
              <w:t>H</w:t>
            </w:r>
            <w:r w:rsidR="00FC44D6" w:rsidRPr="005E40C2">
              <w:rPr>
                <w:rFonts w:ascii="Arial Black" w:hAnsi="Arial Black" w:cs="Calibri"/>
                <w:szCs w:val="21"/>
              </w:rPr>
              <w:t>ome</w:t>
            </w:r>
          </w:p>
        </w:tc>
        <w:tc>
          <w:tcPr>
            <w:tcW w:w="1495" w:type="dxa"/>
          </w:tcPr>
          <w:p w14:paraId="78F7375F" w14:textId="27708DFF" w:rsidR="00FC44D6" w:rsidRPr="005E40C2" w:rsidRDefault="00CC05F6" w:rsidP="00FC44D6">
            <w:pPr>
              <w:pStyle w:val="ListParagraph"/>
              <w:ind w:firstLineChars="0" w:firstLine="0"/>
              <w:rPr>
                <w:rFonts w:ascii="Arial Black" w:hAnsi="Arial Black" w:cs="Calibri"/>
                <w:szCs w:val="21"/>
              </w:rPr>
            </w:pPr>
            <w:r>
              <w:rPr>
                <w:rFonts w:ascii="Arial Black" w:hAnsi="Arial Black" w:cs="Calibri"/>
                <w:szCs w:val="21"/>
              </w:rPr>
              <w:t>Five</w:t>
            </w:r>
            <w:r w:rsidRPr="005E40C2">
              <w:rPr>
                <w:rFonts w:ascii="Arial Black" w:hAnsi="Arial Black" w:cs="Calibri"/>
                <w:szCs w:val="21"/>
              </w:rPr>
              <w:t>Flavors</w:t>
            </w:r>
          </w:p>
        </w:tc>
        <w:tc>
          <w:tcPr>
            <w:tcW w:w="1365" w:type="dxa"/>
          </w:tcPr>
          <w:p w14:paraId="3F1423C9" w14:textId="2C8B912B" w:rsidR="00FC44D6" w:rsidRPr="005E40C2" w:rsidRDefault="005E40C2" w:rsidP="00FC44D6">
            <w:pPr>
              <w:pStyle w:val="ListParagraph"/>
              <w:ind w:firstLineChars="0" w:firstLine="0"/>
              <w:rPr>
                <w:rFonts w:ascii="Arial Black" w:hAnsi="Arial Black" w:cs="Calibri"/>
                <w:szCs w:val="21"/>
              </w:rPr>
            </w:pPr>
            <w:r>
              <w:rPr>
                <w:rFonts w:ascii="Arial Black" w:hAnsi="Arial Black" w:cs="Calibri"/>
                <w:szCs w:val="21"/>
              </w:rPr>
              <w:t>F</w:t>
            </w:r>
            <w:r w:rsidR="00FC44D6" w:rsidRPr="005E40C2">
              <w:rPr>
                <w:rFonts w:ascii="Arial Black" w:hAnsi="Arial Black" w:cs="Calibri"/>
                <w:szCs w:val="21"/>
              </w:rPr>
              <w:t>orum</w:t>
            </w:r>
          </w:p>
        </w:tc>
        <w:tc>
          <w:tcPr>
            <w:tcW w:w="1687" w:type="dxa"/>
          </w:tcPr>
          <w:p w14:paraId="02AD9BA2" w14:textId="31E88073" w:rsidR="00FC44D6" w:rsidRPr="005E40C2" w:rsidRDefault="005E40C2" w:rsidP="00FC44D6">
            <w:pPr>
              <w:pStyle w:val="ListParagraph"/>
              <w:ind w:firstLineChars="0" w:firstLine="0"/>
              <w:rPr>
                <w:rFonts w:ascii="Arial Black" w:hAnsi="Arial Black" w:cs="Calibri"/>
                <w:szCs w:val="21"/>
              </w:rPr>
            </w:pPr>
            <w:r>
              <w:rPr>
                <w:rFonts w:ascii="Arial Black" w:hAnsi="Arial Black" w:cs="Calibri"/>
                <w:szCs w:val="21"/>
              </w:rPr>
              <w:t>About U</w:t>
            </w:r>
            <w:r w:rsidR="00FC44D6" w:rsidRPr="005E40C2">
              <w:rPr>
                <w:rFonts w:ascii="Arial Black" w:hAnsi="Arial Black" w:cs="Calibri"/>
                <w:szCs w:val="21"/>
              </w:rPr>
              <w:t>s</w:t>
            </w:r>
          </w:p>
        </w:tc>
        <w:tc>
          <w:tcPr>
            <w:tcW w:w="1499" w:type="dxa"/>
          </w:tcPr>
          <w:p w14:paraId="59383F83" w14:textId="7E2CF7D5" w:rsidR="00FC44D6" w:rsidRPr="005E40C2" w:rsidRDefault="005E40C2" w:rsidP="00FC44D6">
            <w:pPr>
              <w:pStyle w:val="ListParagraph"/>
              <w:ind w:firstLineChars="0" w:firstLine="0"/>
              <w:rPr>
                <w:rFonts w:ascii="Arial Black" w:hAnsi="Arial Black" w:cs="Calibri"/>
                <w:szCs w:val="21"/>
              </w:rPr>
            </w:pPr>
            <w:r>
              <w:rPr>
                <w:rFonts w:ascii="Arial Black" w:hAnsi="Arial Black" w:cs="Calibri"/>
                <w:szCs w:val="21"/>
              </w:rPr>
              <w:t>Contact U</w:t>
            </w:r>
            <w:r w:rsidR="00FC44D6" w:rsidRPr="005E40C2">
              <w:rPr>
                <w:rFonts w:ascii="Arial Black" w:hAnsi="Arial Black" w:cs="Calibri"/>
                <w:szCs w:val="21"/>
              </w:rPr>
              <w:t>s</w:t>
            </w:r>
          </w:p>
        </w:tc>
      </w:tr>
      <w:tr w:rsidR="00FC44D6" w14:paraId="09E1204E" w14:textId="77777777" w:rsidTr="00FC44D6">
        <w:trPr>
          <w:trHeight w:val="6317"/>
        </w:trPr>
        <w:tc>
          <w:tcPr>
            <w:tcW w:w="7402" w:type="dxa"/>
            <w:gridSpan w:val="5"/>
          </w:tcPr>
          <w:tbl>
            <w:tblPr>
              <w:tblpPr w:leftFromText="180" w:rightFromText="180" w:vertAnchor="text" w:horzAnchor="margin" w:tblpXSpec="right" w:tblpY="15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8"/>
              <w:gridCol w:w="1083"/>
            </w:tblGrid>
            <w:tr w:rsidR="00FC44D6" w14:paraId="2B6BBF5F" w14:textId="77777777" w:rsidTr="005E40C2">
              <w:trPr>
                <w:trHeight w:val="489"/>
              </w:trPr>
              <w:tc>
                <w:tcPr>
                  <w:tcW w:w="1278" w:type="dxa"/>
                </w:tcPr>
                <w:p w14:paraId="5CCD0B27" w14:textId="77777777" w:rsidR="00FC44D6" w:rsidRPr="005E40C2" w:rsidRDefault="00FC44D6" w:rsidP="005E40C2">
                  <w:pPr>
                    <w:jc w:val="center"/>
                    <w:rPr>
                      <w:rFonts w:ascii="AR DESTINE" w:hAnsi="AR DESTINE"/>
                      <w:szCs w:val="21"/>
                      <w:lang w:val="en-CA"/>
                    </w:rPr>
                  </w:pPr>
                  <w:r w:rsidRPr="005E40C2">
                    <w:rPr>
                      <w:rFonts w:ascii="AR DESTINE" w:hAnsi="AR DESTINE"/>
                      <w:szCs w:val="21"/>
                      <w:lang w:val="en-CA"/>
                    </w:rPr>
                    <w:t>Sign up</w:t>
                  </w:r>
                </w:p>
              </w:tc>
              <w:tc>
                <w:tcPr>
                  <w:tcW w:w="1083" w:type="dxa"/>
                </w:tcPr>
                <w:p w14:paraId="4131B7FA" w14:textId="77777777" w:rsidR="00FC44D6" w:rsidRPr="005E40C2" w:rsidRDefault="00FC44D6" w:rsidP="005E40C2">
                  <w:pPr>
                    <w:jc w:val="center"/>
                    <w:rPr>
                      <w:rFonts w:ascii="AR DESTINE" w:hAnsi="AR DESTINE"/>
                      <w:szCs w:val="21"/>
                      <w:lang w:val="en-CA"/>
                    </w:rPr>
                  </w:pPr>
                  <w:r w:rsidRPr="005E40C2">
                    <w:rPr>
                      <w:rFonts w:ascii="AR DESTINE" w:hAnsi="AR DESTINE"/>
                      <w:szCs w:val="21"/>
                      <w:lang w:val="en-CA"/>
                    </w:rPr>
                    <w:t>Sign in</w:t>
                  </w:r>
                </w:p>
              </w:tc>
            </w:tr>
          </w:tbl>
          <w:p w14:paraId="5F997946" w14:textId="77777777" w:rsidR="00FC44D6" w:rsidRPr="005E40C2" w:rsidRDefault="00FC44D6" w:rsidP="005E40C2">
            <w:pPr>
              <w:spacing w:line="480" w:lineRule="auto"/>
              <w:jc w:val="left"/>
              <w:rPr>
                <w:rFonts w:ascii="Times New Roman" w:hAnsi="Times New Roman" w:cs="Times New Roman"/>
                <w:sz w:val="24"/>
                <w:szCs w:val="24"/>
                <w:lang w:val="en-CA"/>
              </w:rPr>
            </w:pPr>
          </w:p>
          <w:p w14:paraId="1DCE6380" w14:textId="62A5641A" w:rsidR="00FC44D6" w:rsidRPr="005E40C2" w:rsidRDefault="005E40C2" w:rsidP="005E40C2">
            <w:pPr>
              <w:spacing w:line="480" w:lineRule="auto"/>
              <w:jc w:val="left"/>
              <w:rPr>
                <w:rFonts w:ascii="Times New Roman" w:hAnsi="Times New Roman" w:cs="Times New Roman"/>
                <w:sz w:val="24"/>
                <w:szCs w:val="24"/>
                <w:lang w:val="en-CA"/>
              </w:rPr>
            </w:pPr>
            <w:r>
              <w:rPr>
                <w:rFonts w:ascii="Times New Roman" w:hAnsi="Times New Roman" w:cs="Times New Roman"/>
                <w:sz w:val="24"/>
                <w:szCs w:val="24"/>
                <w:lang w:val="en-CA"/>
              </w:rPr>
              <w:t>M</w:t>
            </w:r>
            <w:r w:rsidR="00FC44D6" w:rsidRPr="005E40C2">
              <w:rPr>
                <w:rFonts w:ascii="Times New Roman" w:hAnsi="Times New Roman" w:cs="Times New Roman"/>
                <w:sz w:val="24"/>
                <w:szCs w:val="24"/>
                <w:lang w:val="en-CA"/>
              </w:rPr>
              <w:t>ain plates</w:t>
            </w:r>
          </w:p>
          <w:p w14:paraId="11CBDCA6" w14:textId="77777777" w:rsidR="00FC44D6" w:rsidRPr="005E40C2" w:rsidRDefault="00FC44D6" w:rsidP="005E40C2">
            <w:pPr>
              <w:spacing w:line="480" w:lineRule="auto"/>
              <w:jc w:val="left"/>
              <w:rPr>
                <w:rFonts w:ascii="Times New Roman" w:hAnsi="Times New Roman" w:cs="Times New Roman"/>
                <w:sz w:val="24"/>
                <w:szCs w:val="24"/>
                <w:lang w:val="en-CA"/>
              </w:rPr>
            </w:pPr>
            <w:r w:rsidRPr="005E40C2">
              <w:rPr>
                <w:rFonts w:ascii="Times New Roman" w:hAnsi="Times New Roman" w:cs="Times New Roman"/>
                <w:sz w:val="24"/>
                <w:szCs w:val="24"/>
                <w:lang w:val="en-CA"/>
              </w:rPr>
              <w:t xml:space="preserve">  Content of forum</w:t>
            </w:r>
          </w:p>
          <w:p w14:paraId="54DC9A27" w14:textId="77777777" w:rsidR="00FC44D6" w:rsidRPr="005E40C2" w:rsidRDefault="00FC44D6" w:rsidP="005E40C2">
            <w:pPr>
              <w:spacing w:line="480" w:lineRule="auto"/>
              <w:jc w:val="left"/>
              <w:rPr>
                <w:rFonts w:ascii="Times New Roman" w:hAnsi="Times New Roman" w:cs="Times New Roman"/>
                <w:sz w:val="24"/>
                <w:szCs w:val="24"/>
                <w:lang w:val="en-CA"/>
              </w:rPr>
            </w:pPr>
            <w:r w:rsidRPr="005E40C2">
              <w:rPr>
                <w:rFonts w:ascii="Times New Roman" w:hAnsi="Times New Roman" w:cs="Times New Roman"/>
                <w:sz w:val="24"/>
                <w:szCs w:val="24"/>
                <w:lang w:val="en-CA"/>
              </w:rPr>
              <w:t xml:space="preserve">  Topics</w:t>
            </w:r>
          </w:p>
          <w:p w14:paraId="2E12BFCF" w14:textId="77777777" w:rsidR="00FC44D6" w:rsidRPr="005E40C2" w:rsidRDefault="00FC44D6" w:rsidP="005E40C2">
            <w:pPr>
              <w:spacing w:line="480" w:lineRule="auto"/>
              <w:jc w:val="left"/>
              <w:rPr>
                <w:rFonts w:ascii="Times New Roman" w:hAnsi="Times New Roman" w:cs="Times New Roman"/>
                <w:sz w:val="24"/>
                <w:szCs w:val="24"/>
                <w:lang w:val="en-CA"/>
              </w:rPr>
            </w:pPr>
            <w:r w:rsidRPr="005E40C2">
              <w:rPr>
                <w:rFonts w:ascii="Times New Roman" w:hAnsi="Times New Roman" w:cs="Times New Roman"/>
                <w:sz w:val="24"/>
                <w:szCs w:val="24"/>
                <w:lang w:val="en-CA"/>
              </w:rPr>
              <w:t xml:space="preserve">   Post new topic</w:t>
            </w:r>
          </w:p>
          <w:p w14:paraId="2055226C" w14:textId="77777777" w:rsidR="00FC44D6" w:rsidRPr="005E40C2" w:rsidRDefault="00FC44D6" w:rsidP="005E40C2">
            <w:pPr>
              <w:spacing w:line="480" w:lineRule="auto"/>
              <w:jc w:val="left"/>
              <w:rPr>
                <w:rFonts w:ascii="Times New Roman" w:hAnsi="Times New Roman" w:cs="Times New Roman"/>
                <w:sz w:val="24"/>
                <w:szCs w:val="24"/>
                <w:lang w:val="en-CA"/>
              </w:rPr>
            </w:pPr>
            <w:r w:rsidRPr="005E40C2">
              <w:rPr>
                <w:rFonts w:ascii="Times New Roman" w:hAnsi="Times New Roman" w:cs="Times New Roman"/>
                <w:sz w:val="24"/>
                <w:szCs w:val="24"/>
                <w:lang w:val="en-CA"/>
              </w:rPr>
              <w:t xml:space="preserve">     Topic 1</w:t>
            </w:r>
          </w:p>
          <w:p w14:paraId="7D1641E0" w14:textId="77777777" w:rsidR="00FC44D6" w:rsidRPr="005E40C2" w:rsidRDefault="00FC44D6" w:rsidP="005E40C2">
            <w:pPr>
              <w:spacing w:line="480" w:lineRule="auto"/>
              <w:jc w:val="left"/>
              <w:rPr>
                <w:rFonts w:ascii="Times New Roman" w:hAnsi="Times New Roman" w:cs="Times New Roman"/>
                <w:sz w:val="24"/>
                <w:szCs w:val="24"/>
                <w:lang w:val="en-CA"/>
              </w:rPr>
            </w:pPr>
            <w:r w:rsidRPr="005E40C2">
              <w:rPr>
                <w:rFonts w:ascii="Times New Roman" w:hAnsi="Times New Roman" w:cs="Times New Roman"/>
                <w:sz w:val="24"/>
                <w:szCs w:val="24"/>
                <w:lang w:val="en-CA"/>
              </w:rPr>
              <w:t xml:space="preserve">     Topic 2</w:t>
            </w:r>
          </w:p>
          <w:p w14:paraId="59EA3ADD" w14:textId="77777777" w:rsidR="00FC44D6" w:rsidRPr="00FC673B" w:rsidRDefault="00FC44D6" w:rsidP="005E40C2">
            <w:pPr>
              <w:spacing w:line="480" w:lineRule="auto"/>
              <w:jc w:val="left"/>
              <w:rPr>
                <w:sz w:val="20"/>
                <w:szCs w:val="16"/>
                <w:lang w:val="en-CA"/>
              </w:rPr>
            </w:pPr>
            <w:r w:rsidRPr="005E40C2">
              <w:rPr>
                <w:rFonts w:ascii="Times New Roman" w:hAnsi="Times New Roman" w:cs="Times New Roman"/>
                <w:sz w:val="24"/>
                <w:szCs w:val="24"/>
                <w:lang w:val="en-CA"/>
              </w:rPr>
              <w:t xml:space="preserve">     Topic 3</w:t>
            </w:r>
          </w:p>
        </w:tc>
      </w:tr>
      <w:tr w:rsidR="00FC44D6" w14:paraId="6B498FA2" w14:textId="77777777" w:rsidTr="00FC44D6">
        <w:trPr>
          <w:trHeight w:val="420"/>
        </w:trPr>
        <w:tc>
          <w:tcPr>
            <w:tcW w:w="7402" w:type="dxa"/>
            <w:gridSpan w:val="5"/>
          </w:tcPr>
          <w:p w14:paraId="1CA11905" w14:textId="77777777" w:rsidR="00FC44D6" w:rsidRPr="005102AE" w:rsidRDefault="00FC44D6" w:rsidP="00FC44D6">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0C01B344" w14:textId="77777777" w:rsidR="0043432B" w:rsidRDefault="0043432B" w:rsidP="00332DAE">
      <w:pPr>
        <w:rPr>
          <w:sz w:val="24"/>
          <w:szCs w:val="24"/>
        </w:rPr>
      </w:pPr>
    </w:p>
    <w:p w14:paraId="3846EC61" w14:textId="77777777" w:rsidR="0043432B" w:rsidRDefault="0043432B" w:rsidP="006D5B8A">
      <w:pPr>
        <w:ind w:firstLineChars="200" w:firstLine="480"/>
        <w:rPr>
          <w:sz w:val="24"/>
          <w:szCs w:val="24"/>
        </w:rPr>
      </w:pPr>
    </w:p>
    <w:p w14:paraId="1DFB791D" w14:textId="3B447A4B" w:rsidR="00B1084B" w:rsidRDefault="00CC05F6" w:rsidP="006D5B8A">
      <w:pPr>
        <w:ind w:firstLineChars="200" w:firstLine="480"/>
        <w:rPr>
          <w:sz w:val="24"/>
          <w:szCs w:val="24"/>
        </w:rPr>
      </w:pPr>
      <w:r>
        <w:rPr>
          <w:sz w:val="24"/>
          <w:szCs w:val="24"/>
        </w:rPr>
        <w:t>The layout of this page is easy for users to sign in our website.</w:t>
      </w:r>
    </w:p>
    <w:p w14:paraId="536221FA" w14:textId="77777777" w:rsidR="00B1084B" w:rsidRDefault="00B1084B" w:rsidP="006D5B8A">
      <w:pPr>
        <w:ind w:firstLineChars="200" w:firstLine="480"/>
        <w:rPr>
          <w:sz w:val="24"/>
          <w:szCs w:val="24"/>
        </w:rPr>
      </w:pPr>
    </w:p>
    <w:p w14:paraId="13E71351" w14:textId="30B57648" w:rsidR="00396DE1" w:rsidRDefault="00396DE1" w:rsidP="006D5B8A">
      <w:pPr>
        <w:ind w:firstLineChars="200" w:firstLine="480"/>
        <w:rPr>
          <w:sz w:val="24"/>
          <w:szCs w:val="24"/>
        </w:rPr>
      </w:pPr>
    </w:p>
    <w:p w14:paraId="22DCC83E" w14:textId="77777777" w:rsidR="00864CBE" w:rsidRDefault="00864CBE" w:rsidP="006D5B8A">
      <w:pPr>
        <w:ind w:firstLineChars="200" w:firstLine="480"/>
        <w:rPr>
          <w:sz w:val="24"/>
          <w:szCs w:val="24"/>
        </w:rPr>
      </w:pPr>
    </w:p>
    <w:tbl>
      <w:tblPr>
        <w:tblpPr w:leftFromText="180" w:rightFromText="180" w:vertAnchor="page" w:horzAnchor="page" w:tblpX="2737" w:tblpY="25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8"/>
        <w:gridCol w:w="1476"/>
        <w:gridCol w:w="1348"/>
        <w:gridCol w:w="1665"/>
        <w:gridCol w:w="1479"/>
      </w:tblGrid>
      <w:tr w:rsidR="00396DE1" w14:paraId="51A74728" w14:textId="77777777" w:rsidTr="005E40C2">
        <w:trPr>
          <w:trHeight w:val="1260"/>
        </w:trPr>
        <w:tc>
          <w:tcPr>
            <w:tcW w:w="7306" w:type="dxa"/>
            <w:gridSpan w:val="5"/>
          </w:tcPr>
          <w:p w14:paraId="0AFAC6BF" w14:textId="4491D5EA" w:rsidR="00396DE1" w:rsidRPr="005E40C2" w:rsidRDefault="004D38F0" w:rsidP="006D5B8A">
            <w:pPr>
              <w:tabs>
                <w:tab w:val="left" w:pos="696"/>
              </w:tabs>
              <w:spacing w:before="240"/>
              <w:jc w:val="center"/>
              <w:rPr>
                <w:rFonts w:ascii="AR CENA" w:hAnsi="AR CENA" w:cs="Calibri"/>
                <w:sz w:val="52"/>
                <w:szCs w:val="52"/>
              </w:rPr>
            </w:pPr>
            <w:r w:rsidRPr="005E40C2">
              <w:rPr>
                <w:rFonts w:ascii="AR CENA" w:hAnsi="AR CENA" w:cs="Calibri"/>
                <w:noProof/>
                <w:sz w:val="72"/>
                <w:szCs w:val="72"/>
                <w:lang w:val="en-CA"/>
              </w:rPr>
              <w:lastRenderedPageBreak/>
              <mc:AlternateContent>
                <mc:Choice Requires="wps">
                  <w:drawing>
                    <wp:anchor distT="0" distB="0" distL="114300" distR="114300" simplePos="0" relativeHeight="251770880" behindDoc="0" locked="0" layoutInCell="1" allowOverlap="1" wp14:anchorId="13D9BFC6" wp14:editId="3A7C92E3">
                      <wp:simplePos x="0" y="0"/>
                      <wp:positionH relativeFrom="column">
                        <wp:posOffset>134268</wp:posOffset>
                      </wp:positionH>
                      <wp:positionV relativeFrom="paragraph">
                        <wp:posOffset>88831</wp:posOffset>
                      </wp:positionV>
                      <wp:extent cx="627961" cy="616944"/>
                      <wp:effectExtent l="0" t="0" r="20320" b="12065"/>
                      <wp:wrapNone/>
                      <wp:docPr id="1" name="Oval 1"/>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6CDE50BA" w14:textId="77777777" w:rsidR="004D38F0" w:rsidRPr="00515B74" w:rsidRDefault="004D38F0"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D9BFC6" id="Oval 1" o:spid="_x0000_s1041" style="position:absolute;left:0;text-align:left;margin-left:10.55pt;margin-top:7pt;width:49.45pt;height:48.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" fillcolor="white [3201]" strokecolor="black [3200]" strokeweight="1pt">
                      <v:stroke joinstyle="miter"/>
                      <v:textbox>
                        <w:txbxContent>
                          <w:p w14:paraId="6CDE50BA" w14:textId="77777777" w:rsidR="004D38F0" w:rsidRPr="00515B74" w:rsidRDefault="004D38F0" w:rsidP="004D38F0">
                            <w:pPr>
                              <w:jc w:val="center"/>
                              <w:rPr>
                                <w:b/>
                                <w:i/>
                                <w:sz w:val="15"/>
                                <w:szCs w:val="15"/>
                              </w:rPr>
                            </w:pPr>
                            <w:r w:rsidRPr="00515B74">
                              <w:rPr>
                                <w:rFonts w:hint="eastAsia"/>
                                <w:b/>
                                <w:i/>
                                <w:sz w:val="15"/>
                                <w:szCs w:val="15"/>
                              </w:rPr>
                              <w:t>LOGO</w:t>
                            </w:r>
                          </w:p>
                        </w:txbxContent>
                      </v:textbox>
                    </v:oval>
                  </w:pict>
                </mc:Fallback>
              </mc:AlternateContent>
            </w:r>
            <w:r w:rsidR="00574382" w:rsidRPr="005E40C2">
              <w:rPr>
                <w:rFonts w:ascii="AR CENA" w:hAnsi="AR CENA" w:cs="Calibri"/>
                <w:sz w:val="52"/>
                <w:szCs w:val="52"/>
              </w:rPr>
              <w:t>About us</w:t>
            </w:r>
          </w:p>
        </w:tc>
      </w:tr>
      <w:tr w:rsidR="00396DE1" w14:paraId="3B7C092D" w14:textId="77777777" w:rsidTr="004D38F0">
        <w:trPr>
          <w:trHeight w:val="286"/>
        </w:trPr>
        <w:tc>
          <w:tcPr>
            <w:tcW w:w="1338" w:type="dxa"/>
          </w:tcPr>
          <w:p w14:paraId="1961A519" w14:textId="7CEC618E" w:rsidR="00396DE1" w:rsidRPr="004D38F0" w:rsidRDefault="005E40C2" w:rsidP="005E40C2">
            <w:pPr>
              <w:pStyle w:val="ListParagraph"/>
              <w:ind w:firstLineChars="0" w:firstLine="0"/>
              <w:jc w:val="center"/>
              <w:rPr>
                <w:rFonts w:ascii="Arial Black" w:hAnsi="Arial Black" w:cs="Calibri"/>
                <w:sz w:val="18"/>
                <w:szCs w:val="18"/>
              </w:rPr>
            </w:pPr>
            <w:r w:rsidRPr="004D38F0">
              <w:rPr>
                <w:rFonts w:ascii="Arial Black" w:hAnsi="Arial Black" w:cs="Calibri"/>
                <w:sz w:val="18"/>
                <w:szCs w:val="18"/>
              </w:rPr>
              <w:t>H</w:t>
            </w:r>
            <w:r w:rsidR="00396DE1" w:rsidRPr="004D38F0">
              <w:rPr>
                <w:rFonts w:ascii="Arial Black" w:hAnsi="Arial Black" w:cs="Calibri"/>
                <w:sz w:val="18"/>
                <w:szCs w:val="18"/>
              </w:rPr>
              <w:t>ome</w:t>
            </w:r>
          </w:p>
        </w:tc>
        <w:tc>
          <w:tcPr>
            <w:tcW w:w="1476" w:type="dxa"/>
          </w:tcPr>
          <w:p w14:paraId="52076235" w14:textId="671B436C" w:rsidR="00396DE1" w:rsidRPr="004D38F0" w:rsidRDefault="004D38F0" w:rsidP="005E40C2">
            <w:pPr>
              <w:pStyle w:val="ListParagraph"/>
              <w:ind w:firstLineChars="0" w:firstLine="0"/>
              <w:jc w:val="center"/>
              <w:rPr>
                <w:rFonts w:ascii="Arial Black" w:hAnsi="Arial Black" w:cs="Calibri"/>
                <w:sz w:val="18"/>
                <w:szCs w:val="18"/>
              </w:rPr>
            </w:pPr>
            <w:r w:rsidRPr="004D38F0">
              <w:rPr>
                <w:rFonts w:ascii="Arial Black" w:hAnsi="Arial Black" w:cs="Calibri"/>
                <w:sz w:val="18"/>
                <w:szCs w:val="18"/>
              </w:rPr>
              <w:t>Five Flavors</w:t>
            </w:r>
          </w:p>
        </w:tc>
        <w:tc>
          <w:tcPr>
            <w:tcW w:w="1348" w:type="dxa"/>
          </w:tcPr>
          <w:p w14:paraId="004F78F4" w14:textId="01FB6217" w:rsidR="00396DE1" w:rsidRPr="004D38F0" w:rsidRDefault="005E40C2" w:rsidP="005E40C2">
            <w:pPr>
              <w:pStyle w:val="ListParagraph"/>
              <w:ind w:firstLineChars="0" w:firstLine="0"/>
              <w:jc w:val="center"/>
              <w:rPr>
                <w:rFonts w:ascii="Arial Black" w:hAnsi="Arial Black" w:cs="Calibri"/>
                <w:sz w:val="18"/>
                <w:szCs w:val="18"/>
              </w:rPr>
            </w:pPr>
            <w:r w:rsidRPr="004D38F0">
              <w:rPr>
                <w:rFonts w:ascii="Arial Black" w:hAnsi="Arial Black" w:cs="Calibri"/>
                <w:sz w:val="18"/>
                <w:szCs w:val="18"/>
              </w:rPr>
              <w:t>F</w:t>
            </w:r>
            <w:r w:rsidR="00396DE1" w:rsidRPr="004D38F0">
              <w:rPr>
                <w:rFonts w:ascii="Arial Black" w:hAnsi="Arial Black" w:cs="Calibri"/>
                <w:sz w:val="18"/>
                <w:szCs w:val="18"/>
              </w:rPr>
              <w:t>orum</w:t>
            </w:r>
          </w:p>
        </w:tc>
        <w:tc>
          <w:tcPr>
            <w:tcW w:w="1665" w:type="dxa"/>
          </w:tcPr>
          <w:p w14:paraId="03DFD920" w14:textId="77777777" w:rsidR="00396DE1" w:rsidRPr="004D38F0" w:rsidRDefault="00396DE1" w:rsidP="005E40C2">
            <w:pPr>
              <w:pStyle w:val="ListParagraph"/>
              <w:ind w:firstLineChars="0" w:firstLine="0"/>
              <w:jc w:val="center"/>
              <w:rPr>
                <w:rFonts w:ascii="Arial Black" w:hAnsi="Arial Black" w:cs="Calibri"/>
                <w:sz w:val="18"/>
                <w:szCs w:val="18"/>
              </w:rPr>
            </w:pPr>
            <w:r w:rsidRPr="004D38F0">
              <w:rPr>
                <w:rFonts w:ascii="Arial Black" w:hAnsi="Arial Black" w:cs="Calibri"/>
                <w:sz w:val="18"/>
                <w:szCs w:val="18"/>
              </w:rPr>
              <w:t>About us</w:t>
            </w:r>
          </w:p>
        </w:tc>
        <w:tc>
          <w:tcPr>
            <w:tcW w:w="1477" w:type="dxa"/>
          </w:tcPr>
          <w:p w14:paraId="3D9941BF" w14:textId="77777777" w:rsidR="00396DE1" w:rsidRPr="004D38F0" w:rsidRDefault="00396DE1" w:rsidP="005E40C2">
            <w:pPr>
              <w:pStyle w:val="ListParagraph"/>
              <w:ind w:firstLineChars="0" w:firstLine="0"/>
              <w:jc w:val="center"/>
              <w:rPr>
                <w:rFonts w:ascii="Arial Black" w:hAnsi="Arial Black" w:cs="Calibri"/>
                <w:sz w:val="18"/>
                <w:szCs w:val="18"/>
              </w:rPr>
            </w:pPr>
            <w:r w:rsidRPr="004D38F0">
              <w:rPr>
                <w:rFonts w:ascii="Arial Black" w:hAnsi="Arial Black" w:cs="Calibri"/>
                <w:sz w:val="18"/>
                <w:szCs w:val="18"/>
              </w:rPr>
              <w:t>Contact us</w:t>
            </w:r>
          </w:p>
        </w:tc>
      </w:tr>
      <w:tr w:rsidR="00396DE1" w14:paraId="6F20EEA5" w14:textId="77777777" w:rsidTr="0076243E">
        <w:trPr>
          <w:trHeight w:val="5568"/>
        </w:trPr>
        <w:tc>
          <w:tcPr>
            <w:tcW w:w="7306" w:type="dxa"/>
            <w:gridSpan w:val="5"/>
          </w:tcPr>
          <w:p w14:paraId="2078CD4E" w14:textId="63EADF9F" w:rsidR="00574382" w:rsidRDefault="005E40C2" w:rsidP="006D5B8A">
            <w:pPr>
              <w:jc w:val="left"/>
              <w:rPr>
                <w:sz w:val="16"/>
                <w:szCs w:val="16"/>
              </w:rPr>
            </w:pPr>
            <w:r>
              <w:rPr>
                <w:rFonts w:hint="eastAsia"/>
                <w:noProof/>
                <w:sz w:val="16"/>
                <w:szCs w:val="16"/>
                <w:lang w:val="en-CA"/>
              </w:rPr>
              <mc:AlternateContent>
                <mc:Choice Requires="wps">
                  <w:drawing>
                    <wp:anchor distT="0" distB="0" distL="114300" distR="114300" simplePos="0" relativeHeight="251670528" behindDoc="0" locked="0" layoutInCell="1" allowOverlap="1" wp14:anchorId="05F1312F" wp14:editId="6ADE6800">
                      <wp:simplePos x="0" y="0"/>
                      <wp:positionH relativeFrom="column">
                        <wp:posOffset>416291</wp:posOffset>
                      </wp:positionH>
                      <wp:positionV relativeFrom="paragraph">
                        <wp:posOffset>158016</wp:posOffset>
                      </wp:positionV>
                      <wp:extent cx="3437263" cy="1795749"/>
                      <wp:effectExtent l="0" t="0" r="10795" b="14605"/>
                      <wp:wrapNone/>
                      <wp:docPr id="19" name="Rectangle: Rounded Corners 19"/>
                      <wp:cNvGraphicFramePr/>
                      <a:graphic xmlns:a="http://schemas.openxmlformats.org/drawingml/2006/main">
                        <a:graphicData uri="http://schemas.microsoft.com/office/word/2010/wordprocessingShape">
                          <wps:wsp>
                            <wps:cNvSpPr/>
                            <wps:spPr>
                              <a:xfrm>
                                <a:off x="0" y="0"/>
                                <a:ext cx="3437263" cy="179574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DE30FCF" w14:textId="77777777" w:rsidR="00574382" w:rsidRPr="005E40C2" w:rsidRDefault="00574382" w:rsidP="00574382">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F1312F" id="Rectangle: Rounded Corners 19" o:spid="_x0000_s1042" style="position:absolute;margin-left:32.8pt;margin-top:12.45pt;width:270.65pt;height:141.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" fillcolor="#5b9bd5 [3204]" strokecolor="#1f4d78 [1604]" strokeweight="1pt">
                      <v:stroke joinstyle="miter"/>
                      <v:textbox>
                        <w:txbxContent>
                          <w:p w14:paraId="1DE30FCF" w14:textId="77777777" w:rsidR="00574382" w:rsidRPr="005E40C2" w:rsidRDefault="00574382" w:rsidP="00574382">
                            <w:pPr>
                              <w:jc w:val="center"/>
                              <w:rPr>
                                <w:rFonts w:ascii="Times New Roman" w:hAnsi="Times New Roman" w:cs="Times New Roman"/>
                                <w:b/>
                                <w:color w:val="FF0000"/>
                                <w:sz w:val="40"/>
                                <w:szCs w:val="40"/>
                                <w:lang w:val="en-CA"/>
                              </w:rPr>
                            </w:pPr>
                            <w:r w:rsidRPr="005E40C2">
                              <w:rPr>
                                <w:rFonts w:ascii="Times New Roman" w:hAnsi="Times New Roman" w:cs="Times New Roman"/>
                                <w:b/>
                                <w:color w:val="FF0000"/>
                                <w:sz w:val="40"/>
                                <w:szCs w:val="40"/>
                                <w:lang w:val="en-CA"/>
                              </w:rPr>
                              <w:t>Picture about us</w:t>
                            </w:r>
                          </w:p>
                        </w:txbxContent>
                      </v:textbox>
                    </v:roundrect>
                  </w:pict>
                </mc:Fallback>
              </mc:AlternateContent>
            </w:r>
          </w:p>
          <w:p w14:paraId="5568E787" w14:textId="3F122C6F" w:rsidR="00574382" w:rsidRPr="00574382" w:rsidRDefault="00574382" w:rsidP="006D5B8A">
            <w:pPr>
              <w:rPr>
                <w:sz w:val="16"/>
                <w:szCs w:val="16"/>
              </w:rPr>
            </w:pPr>
          </w:p>
          <w:p w14:paraId="3486F6BE" w14:textId="77777777" w:rsidR="00574382" w:rsidRPr="00574382" w:rsidRDefault="00574382" w:rsidP="006D5B8A">
            <w:pPr>
              <w:rPr>
                <w:sz w:val="16"/>
                <w:szCs w:val="16"/>
              </w:rPr>
            </w:pPr>
          </w:p>
          <w:p w14:paraId="38B4A28D" w14:textId="77777777" w:rsidR="00574382" w:rsidRPr="00574382" w:rsidRDefault="00574382" w:rsidP="006D5B8A">
            <w:pPr>
              <w:rPr>
                <w:sz w:val="16"/>
                <w:szCs w:val="16"/>
              </w:rPr>
            </w:pPr>
          </w:p>
          <w:p w14:paraId="04CCD8AA" w14:textId="77777777" w:rsidR="00574382" w:rsidRPr="00574382" w:rsidRDefault="00574382" w:rsidP="006D5B8A">
            <w:pPr>
              <w:rPr>
                <w:sz w:val="16"/>
                <w:szCs w:val="16"/>
              </w:rPr>
            </w:pPr>
          </w:p>
          <w:p w14:paraId="41A09247" w14:textId="77777777" w:rsidR="00574382" w:rsidRDefault="00574382" w:rsidP="006D5B8A">
            <w:pPr>
              <w:rPr>
                <w:sz w:val="16"/>
                <w:szCs w:val="16"/>
              </w:rPr>
            </w:pPr>
          </w:p>
          <w:p w14:paraId="393CE0D0" w14:textId="77777777" w:rsidR="005E40C2" w:rsidRDefault="00574382" w:rsidP="006D5B8A">
            <w:pPr>
              <w:tabs>
                <w:tab w:val="left" w:pos="612"/>
              </w:tabs>
              <w:rPr>
                <w:sz w:val="16"/>
                <w:szCs w:val="16"/>
              </w:rPr>
            </w:pPr>
            <w:r>
              <w:rPr>
                <w:sz w:val="16"/>
                <w:szCs w:val="16"/>
              </w:rPr>
              <w:tab/>
            </w:r>
          </w:p>
          <w:p w14:paraId="04CD548D" w14:textId="77777777" w:rsidR="005E40C2" w:rsidRDefault="005E40C2" w:rsidP="006D5B8A">
            <w:pPr>
              <w:tabs>
                <w:tab w:val="left" w:pos="612"/>
              </w:tabs>
              <w:rPr>
                <w:sz w:val="16"/>
                <w:szCs w:val="16"/>
              </w:rPr>
            </w:pPr>
          </w:p>
          <w:p w14:paraId="543159E5" w14:textId="77777777" w:rsidR="005E40C2" w:rsidRDefault="005E40C2" w:rsidP="006D5B8A">
            <w:pPr>
              <w:tabs>
                <w:tab w:val="left" w:pos="612"/>
              </w:tabs>
              <w:rPr>
                <w:sz w:val="16"/>
                <w:szCs w:val="16"/>
              </w:rPr>
            </w:pPr>
          </w:p>
          <w:p w14:paraId="04529AA2" w14:textId="77777777" w:rsidR="005E40C2" w:rsidRDefault="005E40C2" w:rsidP="006D5B8A">
            <w:pPr>
              <w:tabs>
                <w:tab w:val="left" w:pos="612"/>
              </w:tabs>
              <w:rPr>
                <w:sz w:val="16"/>
                <w:szCs w:val="16"/>
              </w:rPr>
            </w:pPr>
          </w:p>
          <w:p w14:paraId="7002F6AA" w14:textId="77777777" w:rsidR="005E40C2" w:rsidRDefault="005E40C2" w:rsidP="006D5B8A">
            <w:pPr>
              <w:tabs>
                <w:tab w:val="left" w:pos="612"/>
              </w:tabs>
              <w:rPr>
                <w:sz w:val="16"/>
                <w:szCs w:val="16"/>
              </w:rPr>
            </w:pPr>
          </w:p>
          <w:p w14:paraId="48188130" w14:textId="6F8963FA" w:rsidR="00396DE1" w:rsidRPr="005E40C2" w:rsidRDefault="00574382" w:rsidP="006D5B8A">
            <w:pPr>
              <w:tabs>
                <w:tab w:val="left" w:pos="612"/>
              </w:tabs>
              <w:rPr>
                <w:rFonts w:ascii="Times New Roman" w:hAnsi="Times New Roman" w:cs="Times New Roman"/>
                <w:b/>
                <w:sz w:val="24"/>
                <w:szCs w:val="24"/>
                <w:u w:val="single"/>
              </w:rPr>
            </w:pPr>
            <w:r w:rsidRPr="005E40C2">
              <w:rPr>
                <w:rFonts w:ascii="Times New Roman" w:hAnsi="Times New Roman" w:cs="Times New Roman"/>
                <w:b/>
                <w:sz w:val="24"/>
                <w:szCs w:val="24"/>
                <w:u w:val="single"/>
              </w:rPr>
              <w:t>Introduction of our team and background of our team.</w:t>
            </w:r>
          </w:p>
        </w:tc>
      </w:tr>
      <w:tr w:rsidR="00396DE1" w14:paraId="2F818067" w14:textId="77777777" w:rsidTr="0076243E">
        <w:trPr>
          <w:trHeight w:val="492"/>
        </w:trPr>
        <w:tc>
          <w:tcPr>
            <w:tcW w:w="7306" w:type="dxa"/>
            <w:gridSpan w:val="5"/>
          </w:tcPr>
          <w:p w14:paraId="5D701278" w14:textId="77777777" w:rsidR="00396DE1" w:rsidRPr="005102AE" w:rsidRDefault="00396DE1" w:rsidP="006D5B8A">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1627BE18" w14:textId="77777777" w:rsidR="00574382" w:rsidRDefault="00574382" w:rsidP="006D5B8A">
      <w:pPr>
        <w:ind w:firstLineChars="200" w:firstLine="480"/>
        <w:rPr>
          <w:sz w:val="24"/>
          <w:szCs w:val="24"/>
        </w:rPr>
      </w:pPr>
    </w:p>
    <w:p w14:paraId="01C98F20" w14:textId="77777777" w:rsidR="00B1084B" w:rsidRPr="000B5DF7" w:rsidRDefault="00B1084B" w:rsidP="00B1084B">
      <w:pPr>
        <w:rPr>
          <w:rFonts w:ascii="Times New Roman" w:hAnsi="Times New Roman" w:cs="Times New Roman"/>
          <w:b/>
          <w:sz w:val="24"/>
          <w:szCs w:val="24"/>
          <w:u w:val="single"/>
        </w:rPr>
      </w:pPr>
      <w:r w:rsidRPr="000B5DF7">
        <w:rPr>
          <w:rFonts w:ascii="Times New Roman" w:hAnsi="Times New Roman" w:cs="Times New Roman"/>
          <w:b/>
          <w:sz w:val="24"/>
          <w:szCs w:val="24"/>
          <w:u w:val="single"/>
        </w:rPr>
        <w:t>About us: fluid</w:t>
      </w:r>
    </w:p>
    <w:p w14:paraId="0DB46DEC" w14:textId="77777777" w:rsidR="00574382" w:rsidRPr="00574382" w:rsidRDefault="00574382" w:rsidP="006D5B8A">
      <w:pPr>
        <w:rPr>
          <w:sz w:val="24"/>
          <w:szCs w:val="24"/>
        </w:rPr>
      </w:pPr>
    </w:p>
    <w:p w14:paraId="22E881B0" w14:textId="77777777" w:rsidR="00B1084B" w:rsidRDefault="00B1084B" w:rsidP="00FC44D6">
      <w:pPr>
        <w:rPr>
          <w:sz w:val="24"/>
          <w:szCs w:val="24"/>
        </w:rPr>
      </w:pPr>
    </w:p>
    <w:p w14:paraId="4CC412CE" w14:textId="77777777" w:rsidR="00B1084B" w:rsidRDefault="00B1084B" w:rsidP="00FC44D6">
      <w:pPr>
        <w:rPr>
          <w:sz w:val="24"/>
          <w:szCs w:val="24"/>
        </w:rPr>
      </w:pPr>
    </w:p>
    <w:p w14:paraId="191248D2" w14:textId="77777777" w:rsidR="00B1084B" w:rsidRDefault="00B1084B" w:rsidP="00FC44D6">
      <w:pPr>
        <w:rPr>
          <w:sz w:val="24"/>
          <w:szCs w:val="24"/>
        </w:rPr>
      </w:pPr>
    </w:p>
    <w:p w14:paraId="6D806DEA" w14:textId="77777777" w:rsidR="00B1084B" w:rsidRDefault="00B1084B" w:rsidP="00FC44D6">
      <w:pPr>
        <w:rPr>
          <w:sz w:val="24"/>
          <w:szCs w:val="24"/>
        </w:rPr>
      </w:pPr>
    </w:p>
    <w:p w14:paraId="73058ABD" w14:textId="77777777" w:rsidR="00B1084B" w:rsidRDefault="00B1084B" w:rsidP="00FC44D6">
      <w:pPr>
        <w:rPr>
          <w:sz w:val="24"/>
          <w:szCs w:val="24"/>
        </w:rPr>
      </w:pPr>
    </w:p>
    <w:p w14:paraId="36A861AF" w14:textId="77777777" w:rsidR="00B1084B" w:rsidRDefault="00B1084B" w:rsidP="00FC44D6">
      <w:pPr>
        <w:rPr>
          <w:sz w:val="24"/>
          <w:szCs w:val="24"/>
        </w:rPr>
      </w:pPr>
    </w:p>
    <w:p w14:paraId="74B83523" w14:textId="77777777" w:rsidR="00B1084B" w:rsidRDefault="00B1084B" w:rsidP="00FC44D6">
      <w:pPr>
        <w:rPr>
          <w:sz w:val="24"/>
          <w:szCs w:val="24"/>
        </w:rPr>
      </w:pPr>
    </w:p>
    <w:p w14:paraId="59DB7341" w14:textId="77777777" w:rsidR="00B1084B" w:rsidRDefault="00B1084B" w:rsidP="00FC44D6">
      <w:pPr>
        <w:rPr>
          <w:sz w:val="24"/>
          <w:szCs w:val="24"/>
        </w:rPr>
      </w:pPr>
    </w:p>
    <w:p w14:paraId="52E1620C" w14:textId="77777777" w:rsidR="00B1084B" w:rsidRDefault="00B1084B" w:rsidP="00FC44D6">
      <w:pPr>
        <w:rPr>
          <w:sz w:val="24"/>
          <w:szCs w:val="24"/>
        </w:rPr>
      </w:pPr>
    </w:p>
    <w:p w14:paraId="2B7B539B" w14:textId="77777777" w:rsidR="00B1084B" w:rsidRDefault="00B1084B" w:rsidP="00FC44D6">
      <w:pPr>
        <w:rPr>
          <w:sz w:val="24"/>
          <w:szCs w:val="24"/>
        </w:rPr>
      </w:pPr>
    </w:p>
    <w:p w14:paraId="354334B4" w14:textId="77777777" w:rsidR="00B1084B" w:rsidRDefault="00B1084B" w:rsidP="00FC44D6">
      <w:pPr>
        <w:rPr>
          <w:sz w:val="24"/>
          <w:szCs w:val="24"/>
        </w:rPr>
      </w:pPr>
    </w:p>
    <w:p w14:paraId="6E49BD99" w14:textId="77777777" w:rsidR="00B1084B" w:rsidRDefault="00B1084B" w:rsidP="00FC44D6">
      <w:pPr>
        <w:rPr>
          <w:sz w:val="24"/>
          <w:szCs w:val="24"/>
        </w:rPr>
      </w:pPr>
    </w:p>
    <w:p w14:paraId="5DE9A9FC" w14:textId="77777777" w:rsidR="00574382" w:rsidRPr="00574382" w:rsidRDefault="00574382" w:rsidP="006D5B8A">
      <w:pPr>
        <w:rPr>
          <w:sz w:val="24"/>
          <w:szCs w:val="24"/>
        </w:rPr>
      </w:pPr>
    </w:p>
    <w:p w14:paraId="682B0BAD" w14:textId="77777777" w:rsidR="00574382" w:rsidRPr="00574382" w:rsidRDefault="00574382" w:rsidP="006D5B8A">
      <w:pPr>
        <w:rPr>
          <w:sz w:val="24"/>
          <w:szCs w:val="24"/>
        </w:rPr>
      </w:pPr>
    </w:p>
    <w:p w14:paraId="566BD199" w14:textId="77777777" w:rsidR="00574382" w:rsidRPr="00574382" w:rsidRDefault="00574382" w:rsidP="006D5B8A">
      <w:pPr>
        <w:rPr>
          <w:sz w:val="24"/>
          <w:szCs w:val="24"/>
        </w:rPr>
      </w:pPr>
    </w:p>
    <w:p w14:paraId="0154CE0D" w14:textId="77777777" w:rsidR="00574382" w:rsidRPr="00574382" w:rsidRDefault="00574382" w:rsidP="006D5B8A">
      <w:pPr>
        <w:rPr>
          <w:sz w:val="24"/>
          <w:szCs w:val="24"/>
        </w:rPr>
      </w:pPr>
    </w:p>
    <w:p w14:paraId="2D7178AE" w14:textId="77777777" w:rsidR="00574382" w:rsidRPr="00574382" w:rsidRDefault="00574382" w:rsidP="006D5B8A">
      <w:pPr>
        <w:rPr>
          <w:sz w:val="24"/>
          <w:szCs w:val="24"/>
        </w:rPr>
      </w:pPr>
    </w:p>
    <w:p w14:paraId="752F6847" w14:textId="77777777" w:rsidR="00574382" w:rsidRPr="00574382" w:rsidRDefault="00574382" w:rsidP="006D5B8A">
      <w:pPr>
        <w:rPr>
          <w:sz w:val="24"/>
          <w:szCs w:val="24"/>
        </w:rPr>
      </w:pPr>
    </w:p>
    <w:p w14:paraId="36C0528F" w14:textId="68BA8AA5" w:rsidR="00574382" w:rsidRPr="00574382" w:rsidRDefault="00B1084B" w:rsidP="006D5B8A">
      <w:pPr>
        <w:rPr>
          <w:sz w:val="24"/>
          <w:szCs w:val="24"/>
        </w:rPr>
      </w:pPr>
      <w:r>
        <w:rPr>
          <w:rFonts w:ascii="Calibri" w:hAnsi="Calibri" w:cs="Calibri" w:hint="cs"/>
          <w:noProof/>
          <w:sz w:val="40"/>
          <w:szCs w:val="40"/>
          <w:lang w:val="en-CA"/>
        </w:rPr>
        <mc:AlternateContent>
          <mc:Choice Requires="wps">
            <w:drawing>
              <wp:anchor distT="0" distB="0" distL="114300" distR="114300" simplePos="0" relativeHeight="251669504" behindDoc="0" locked="0" layoutInCell="1" allowOverlap="1" wp14:anchorId="05891ABD" wp14:editId="3703ABF4">
                <wp:simplePos x="0" y="0"/>
                <wp:positionH relativeFrom="column">
                  <wp:posOffset>644611</wp:posOffset>
                </wp:positionH>
                <wp:positionV relativeFrom="paragraph">
                  <wp:posOffset>-7875630</wp:posOffset>
                </wp:positionV>
                <wp:extent cx="685800" cy="281940"/>
                <wp:effectExtent l="0" t="0" r="19050" b="22860"/>
                <wp:wrapNone/>
                <wp:docPr id="18" name="Rectangle 18"/>
                <wp:cNvGraphicFramePr/>
                <a:graphic xmlns:a="http://schemas.openxmlformats.org/drawingml/2006/main">
                  <a:graphicData uri="http://schemas.microsoft.com/office/word/2010/wordprocessingShape">
                    <wps:wsp>
                      <wps:cNvSpPr/>
                      <wps:spPr>
                        <a:xfrm>
                          <a:off x="0" y="0"/>
                          <a:ext cx="685800" cy="2819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39FB2C" w14:textId="77777777" w:rsidR="00574382" w:rsidRPr="00C15498" w:rsidRDefault="00574382" w:rsidP="00574382">
                            <w:pPr>
                              <w:jc w:val="center"/>
                              <w:rPr>
                                <w:lang w:val="en-CA"/>
                              </w:rPr>
                            </w:pPr>
                            <w:r>
                              <w:rPr>
                                <w:lang w:val="en-CA"/>
                              </w:rPr>
                              <w:t xml:space="preserve">Logo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91ABD" id="Rectangle 18" o:spid="_x0000_s1043" style="position:absolute;left:0;text-align:left;margin-left:50.75pt;margin-top:-620.15pt;width:54pt;height:2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" fillcolor="#5b9bd5 [3204]" strokecolor="#1f4d78 [1604]" strokeweight="1pt">
                <v:textbox>
                  <w:txbxContent>
                    <w:p w14:paraId="4139FB2C" w14:textId="77777777" w:rsidR="00574382" w:rsidRPr="00C15498" w:rsidRDefault="00574382" w:rsidP="00574382">
                      <w:pPr>
                        <w:jc w:val="center"/>
                        <w:rPr>
                          <w:lang w:val="en-CA"/>
                        </w:rPr>
                      </w:pPr>
                      <w:r>
                        <w:rPr>
                          <w:lang w:val="en-CA"/>
                        </w:rPr>
                        <w:t xml:space="preserve">Logo </w:t>
                      </w:r>
                    </w:p>
                  </w:txbxContent>
                </v:textbox>
              </v:rect>
            </w:pict>
          </mc:Fallback>
        </mc:AlternateContent>
      </w:r>
    </w:p>
    <w:p w14:paraId="0B2C0341" w14:textId="77777777" w:rsidR="00574382" w:rsidRPr="00574382" w:rsidRDefault="00574382" w:rsidP="006D5B8A">
      <w:pPr>
        <w:rPr>
          <w:sz w:val="24"/>
          <w:szCs w:val="24"/>
        </w:rPr>
      </w:pPr>
    </w:p>
    <w:p w14:paraId="32859D25" w14:textId="77777777" w:rsidR="00574382" w:rsidRPr="00574382" w:rsidRDefault="00574382" w:rsidP="006D5B8A">
      <w:pPr>
        <w:rPr>
          <w:sz w:val="24"/>
          <w:szCs w:val="24"/>
        </w:rPr>
      </w:pPr>
    </w:p>
    <w:p w14:paraId="4AEA67B0" w14:textId="77777777" w:rsidR="00574382" w:rsidRPr="00574382" w:rsidRDefault="00574382" w:rsidP="006D5B8A">
      <w:pPr>
        <w:rPr>
          <w:sz w:val="24"/>
          <w:szCs w:val="24"/>
        </w:rPr>
      </w:pPr>
    </w:p>
    <w:p w14:paraId="1D989D36" w14:textId="77777777" w:rsidR="00574382" w:rsidRPr="00574382" w:rsidRDefault="00574382" w:rsidP="006D5B8A">
      <w:pPr>
        <w:rPr>
          <w:sz w:val="24"/>
          <w:szCs w:val="24"/>
        </w:rPr>
      </w:pPr>
    </w:p>
    <w:p w14:paraId="02D3E508" w14:textId="77777777" w:rsidR="00574382" w:rsidRPr="00574382" w:rsidRDefault="00574382" w:rsidP="006D5B8A">
      <w:pPr>
        <w:rPr>
          <w:sz w:val="24"/>
          <w:szCs w:val="24"/>
        </w:rPr>
      </w:pPr>
    </w:p>
    <w:p w14:paraId="1606112A" w14:textId="77777777" w:rsidR="00574382" w:rsidRPr="00574382" w:rsidRDefault="00574382" w:rsidP="006D5B8A">
      <w:pPr>
        <w:rPr>
          <w:sz w:val="24"/>
          <w:szCs w:val="24"/>
        </w:rPr>
      </w:pPr>
    </w:p>
    <w:p w14:paraId="01CD4704" w14:textId="77777777" w:rsidR="00574382" w:rsidRPr="00574382" w:rsidRDefault="00574382" w:rsidP="006D5B8A">
      <w:pPr>
        <w:rPr>
          <w:sz w:val="24"/>
          <w:szCs w:val="24"/>
        </w:rPr>
      </w:pPr>
    </w:p>
    <w:p w14:paraId="3B2A04E6" w14:textId="77777777" w:rsidR="00574382" w:rsidRPr="00574382" w:rsidRDefault="00574382" w:rsidP="006D5B8A">
      <w:pPr>
        <w:rPr>
          <w:sz w:val="24"/>
          <w:szCs w:val="24"/>
        </w:rPr>
      </w:pPr>
    </w:p>
    <w:p w14:paraId="560AB7FC" w14:textId="77777777" w:rsidR="00574382" w:rsidRPr="00574382" w:rsidRDefault="00574382" w:rsidP="006D5B8A">
      <w:pPr>
        <w:rPr>
          <w:sz w:val="24"/>
          <w:szCs w:val="24"/>
        </w:rPr>
      </w:pPr>
    </w:p>
    <w:p w14:paraId="74411383" w14:textId="77777777" w:rsidR="00574382" w:rsidRPr="00574382" w:rsidRDefault="00574382" w:rsidP="006D5B8A">
      <w:pPr>
        <w:rPr>
          <w:sz w:val="24"/>
          <w:szCs w:val="24"/>
        </w:rPr>
      </w:pPr>
    </w:p>
    <w:p w14:paraId="74DA2216" w14:textId="0AD53BBF" w:rsidR="00C3210E" w:rsidRPr="00BF57C0" w:rsidRDefault="00C3210E" w:rsidP="00C3210E">
      <w:pPr>
        <w:ind w:firstLineChars="200" w:firstLine="480"/>
        <w:rPr>
          <w:sz w:val="24"/>
          <w:szCs w:val="24"/>
          <w:lang w:val="en-CA"/>
        </w:rPr>
      </w:pPr>
      <w:r>
        <w:rPr>
          <w:sz w:val="24"/>
          <w:szCs w:val="24"/>
        </w:rPr>
        <w:t>The layout of this page is easy for users to know about us.</w:t>
      </w:r>
    </w:p>
    <w:p w14:paraId="5DBB904C" w14:textId="77777777" w:rsidR="0043432B" w:rsidRPr="00C3210E" w:rsidRDefault="0043432B" w:rsidP="006D5B8A">
      <w:pPr>
        <w:rPr>
          <w:sz w:val="24"/>
          <w:szCs w:val="24"/>
          <w:lang w:val="en-CA"/>
        </w:rPr>
      </w:pPr>
    </w:p>
    <w:p w14:paraId="32348C1C" w14:textId="77777777" w:rsidR="0076243E" w:rsidRDefault="0076243E" w:rsidP="006D5B8A">
      <w:pPr>
        <w:rPr>
          <w:sz w:val="24"/>
          <w:szCs w:val="24"/>
        </w:rPr>
      </w:pPr>
    </w:p>
    <w:p w14:paraId="24EFC9E4" w14:textId="77777777" w:rsidR="0076243E" w:rsidRDefault="0076243E" w:rsidP="006D5B8A">
      <w:pPr>
        <w:rPr>
          <w:sz w:val="24"/>
          <w:szCs w:val="24"/>
        </w:rPr>
      </w:pPr>
    </w:p>
    <w:p w14:paraId="1E2100C1" w14:textId="77777777" w:rsidR="0076243E" w:rsidRDefault="0076243E" w:rsidP="006D5B8A">
      <w:pPr>
        <w:rPr>
          <w:sz w:val="24"/>
          <w:szCs w:val="24"/>
        </w:rPr>
      </w:pPr>
    </w:p>
    <w:p w14:paraId="7326A62E" w14:textId="77777777" w:rsidR="0076243E" w:rsidRDefault="0076243E" w:rsidP="006D5B8A">
      <w:pPr>
        <w:rPr>
          <w:sz w:val="24"/>
          <w:szCs w:val="24"/>
        </w:rPr>
      </w:pPr>
    </w:p>
    <w:p w14:paraId="2CC22A26" w14:textId="77777777" w:rsidR="0076243E" w:rsidRDefault="0076243E" w:rsidP="006D5B8A">
      <w:pPr>
        <w:rPr>
          <w:sz w:val="24"/>
          <w:szCs w:val="24"/>
        </w:rPr>
      </w:pPr>
    </w:p>
    <w:p w14:paraId="2FD7BBF6" w14:textId="77777777" w:rsidR="0076243E" w:rsidRDefault="0076243E" w:rsidP="006D5B8A">
      <w:pPr>
        <w:rPr>
          <w:sz w:val="24"/>
          <w:szCs w:val="24"/>
        </w:rPr>
      </w:pPr>
    </w:p>
    <w:p w14:paraId="0252A323" w14:textId="77777777" w:rsidR="0076243E" w:rsidRDefault="0076243E" w:rsidP="006D5B8A">
      <w:pPr>
        <w:rPr>
          <w:sz w:val="24"/>
          <w:szCs w:val="24"/>
        </w:rPr>
      </w:pPr>
    </w:p>
    <w:p w14:paraId="3749363B" w14:textId="77777777" w:rsidR="0076243E" w:rsidRDefault="0076243E" w:rsidP="006D5B8A">
      <w:pPr>
        <w:rPr>
          <w:sz w:val="24"/>
          <w:szCs w:val="24"/>
        </w:rPr>
      </w:pPr>
    </w:p>
    <w:p w14:paraId="0EB237FA" w14:textId="77777777" w:rsidR="0076243E" w:rsidRDefault="0076243E" w:rsidP="006D5B8A">
      <w:pPr>
        <w:rPr>
          <w:sz w:val="24"/>
          <w:szCs w:val="24"/>
        </w:rPr>
      </w:pPr>
    </w:p>
    <w:p w14:paraId="661A2153" w14:textId="77777777" w:rsidR="0076243E" w:rsidRDefault="0076243E" w:rsidP="006D5B8A">
      <w:pPr>
        <w:rPr>
          <w:sz w:val="24"/>
          <w:szCs w:val="24"/>
        </w:rPr>
      </w:pPr>
    </w:p>
    <w:p w14:paraId="137D4D23" w14:textId="77777777" w:rsidR="0076243E" w:rsidRPr="00574382" w:rsidRDefault="0076243E" w:rsidP="006D5B8A">
      <w:pPr>
        <w:rPr>
          <w:sz w:val="24"/>
          <w:szCs w:val="24"/>
        </w:rPr>
      </w:pPr>
    </w:p>
    <w:tbl>
      <w:tblPr>
        <w:tblpPr w:leftFromText="180" w:rightFromText="180" w:vertAnchor="page" w:horzAnchor="margin" w:tblpY="2665"/>
        <w:tblW w:w="7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4"/>
        <w:gridCol w:w="1592"/>
        <w:gridCol w:w="1454"/>
        <w:gridCol w:w="1797"/>
        <w:gridCol w:w="1598"/>
      </w:tblGrid>
      <w:tr w:rsidR="0076243E" w14:paraId="5115FE1B" w14:textId="77777777" w:rsidTr="004D38F0">
        <w:trPr>
          <w:trHeight w:val="1264"/>
        </w:trPr>
        <w:tc>
          <w:tcPr>
            <w:tcW w:w="7885" w:type="dxa"/>
            <w:gridSpan w:val="5"/>
          </w:tcPr>
          <w:p w14:paraId="7C9A9368" w14:textId="0736FA64" w:rsidR="0076243E" w:rsidRPr="004D38F0" w:rsidRDefault="004D38F0" w:rsidP="004D38F0">
            <w:pPr>
              <w:tabs>
                <w:tab w:val="left" w:pos="696"/>
                <w:tab w:val="center" w:pos="2228"/>
              </w:tabs>
              <w:spacing w:before="240"/>
              <w:jc w:val="center"/>
              <w:rPr>
                <w:rFonts w:ascii="AR CENA" w:hAnsi="AR CENA" w:cs="Calibri"/>
                <w:sz w:val="52"/>
                <w:szCs w:val="52"/>
              </w:rPr>
            </w:pPr>
            <w:r w:rsidRPr="005E40C2">
              <w:rPr>
                <w:rFonts w:ascii="AR CENA" w:hAnsi="AR CENA" w:cs="Calibri"/>
                <w:noProof/>
                <w:sz w:val="72"/>
                <w:szCs w:val="72"/>
                <w:lang w:val="en-CA"/>
              </w:rPr>
              <mc:AlternateContent>
                <mc:Choice Requires="wps">
                  <w:drawing>
                    <wp:anchor distT="0" distB="0" distL="114300" distR="114300" simplePos="0" relativeHeight="251772928" behindDoc="0" locked="0" layoutInCell="1" allowOverlap="1" wp14:anchorId="5027F92D" wp14:editId="465A96F5">
                      <wp:simplePos x="0" y="0"/>
                      <wp:positionH relativeFrom="column">
                        <wp:posOffset>158903</wp:posOffset>
                      </wp:positionH>
                      <wp:positionV relativeFrom="paragraph">
                        <wp:posOffset>76261</wp:posOffset>
                      </wp:positionV>
                      <wp:extent cx="627961" cy="616944"/>
                      <wp:effectExtent l="0" t="0" r="20320" b="12065"/>
                      <wp:wrapNone/>
                      <wp:docPr id="3" name="Oval 3"/>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3C95B404" w14:textId="77777777" w:rsidR="004D38F0" w:rsidRPr="00515B74" w:rsidRDefault="004D38F0"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7F92D" id="Oval 3" o:spid="_x0000_s1044" style="position:absolute;left:0;text-align:left;margin-left:12.5pt;margin-top:6pt;width:49.45pt;height:48.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" fillcolor="white [3201]" strokecolor="black [3200]" strokeweight="1pt">
                      <v:stroke joinstyle="miter"/>
                      <v:textbox>
                        <w:txbxContent>
                          <w:p w14:paraId="3C95B404" w14:textId="77777777" w:rsidR="004D38F0" w:rsidRPr="00515B74" w:rsidRDefault="004D38F0" w:rsidP="004D38F0">
                            <w:pPr>
                              <w:jc w:val="center"/>
                              <w:rPr>
                                <w:b/>
                                <w:i/>
                                <w:sz w:val="15"/>
                                <w:szCs w:val="15"/>
                              </w:rPr>
                            </w:pPr>
                            <w:r w:rsidRPr="00515B74">
                              <w:rPr>
                                <w:rFonts w:hint="eastAsia"/>
                                <w:b/>
                                <w:i/>
                                <w:sz w:val="15"/>
                                <w:szCs w:val="15"/>
                              </w:rPr>
                              <w:t>LOGO</w:t>
                            </w:r>
                          </w:p>
                        </w:txbxContent>
                      </v:textbox>
                    </v:oval>
                  </w:pict>
                </mc:Fallback>
              </mc:AlternateContent>
            </w:r>
            <w:r w:rsidR="0076243E" w:rsidRPr="004D38F0">
              <w:rPr>
                <w:rFonts w:ascii="AR CENA" w:hAnsi="AR CENA" w:cs="Calibri"/>
                <w:sz w:val="52"/>
                <w:szCs w:val="52"/>
              </w:rPr>
              <w:t>Contact us</w:t>
            </w:r>
          </w:p>
        </w:tc>
      </w:tr>
      <w:tr w:rsidR="0076243E" w14:paraId="7A7544FB" w14:textId="77777777" w:rsidTr="004D38F0">
        <w:trPr>
          <w:trHeight w:val="432"/>
        </w:trPr>
        <w:tc>
          <w:tcPr>
            <w:tcW w:w="1444" w:type="dxa"/>
          </w:tcPr>
          <w:p w14:paraId="53C23F6E" w14:textId="77777777" w:rsidR="0076243E" w:rsidRPr="004D38F0" w:rsidRDefault="0076243E" w:rsidP="0076243E">
            <w:pPr>
              <w:pStyle w:val="ListParagraph"/>
              <w:ind w:firstLineChars="0" w:firstLine="0"/>
              <w:rPr>
                <w:rFonts w:ascii="Arial Black" w:hAnsi="Arial Black" w:cs="Calibri"/>
                <w:szCs w:val="21"/>
              </w:rPr>
            </w:pPr>
            <w:r w:rsidRPr="004D38F0">
              <w:rPr>
                <w:rFonts w:ascii="Arial Black" w:hAnsi="Arial Black" w:cs="Calibri"/>
                <w:szCs w:val="21"/>
              </w:rPr>
              <w:t>home</w:t>
            </w:r>
          </w:p>
        </w:tc>
        <w:tc>
          <w:tcPr>
            <w:tcW w:w="1592" w:type="dxa"/>
          </w:tcPr>
          <w:p w14:paraId="5E082ED5" w14:textId="77777777" w:rsidR="0076243E" w:rsidRPr="004D38F0" w:rsidRDefault="0076243E" w:rsidP="0076243E">
            <w:pPr>
              <w:pStyle w:val="ListParagraph"/>
              <w:ind w:firstLineChars="0" w:firstLine="0"/>
              <w:rPr>
                <w:rFonts w:ascii="Arial Black" w:hAnsi="Arial Black" w:cs="Calibri"/>
                <w:szCs w:val="21"/>
              </w:rPr>
            </w:pPr>
            <w:r w:rsidRPr="004D38F0">
              <w:rPr>
                <w:rFonts w:ascii="Arial Black" w:hAnsi="Arial Black" w:cs="Calibri"/>
                <w:szCs w:val="21"/>
              </w:rPr>
              <w:t>FiveFlavors</w:t>
            </w:r>
          </w:p>
        </w:tc>
        <w:tc>
          <w:tcPr>
            <w:tcW w:w="1454" w:type="dxa"/>
          </w:tcPr>
          <w:p w14:paraId="7AF99357" w14:textId="77777777" w:rsidR="0076243E" w:rsidRPr="004D38F0" w:rsidRDefault="0076243E" w:rsidP="0076243E">
            <w:pPr>
              <w:pStyle w:val="ListParagraph"/>
              <w:ind w:firstLineChars="0" w:firstLine="0"/>
              <w:rPr>
                <w:rFonts w:ascii="Arial Black" w:hAnsi="Arial Black" w:cs="Calibri"/>
                <w:szCs w:val="21"/>
              </w:rPr>
            </w:pPr>
            <w:r w:rsidRPr="004D38F0">
              <w:rPr>
                <w:rFonts w:ascii="Arial Black" w:hAnsi="Arial Black" w:cs="Calibri"/>
                <w:szCs w:val="21"/>
              </w:rPr>
              <w:t>forum</w:t>
            </w:r>
          </w:p>
        </w:tc>
        <w:tc>
          <w:tcPr>
            <w:tcW w:w="1797" w:type="dxa"/>
          </w:tcPr>
          <w:p w14:paraId="53967B5F" w14:textId="77777777" w:rsidR="0076243E" w:rsidRPr="004D38F0" w:rsidRDefault="0076243E" w:rsidP="0076243E">
            <w:pPr>
              <w:pStyle w:val="ListParagraph"/>
              <w:ind w:firstLineChars="0" w:firstLine="0"/>
              <w:rPr>
                <w:rFonts w:ascii="Arial Black" w:hAnsi="Arial Black" w:cs="Calibri"/>
                <w:szCs w:val="21"/>
              </w:rPr>
            </w:pPr>
            <w:r w:rsidRPr="004D38F0">
              <w:rPr>
                <w:rFonts w:ascii="Arial Black" w:hAnsi="Arial Black" w:cs="Calibri"/>
                <w:szCs w:val="21"/>
              </w:rPr>
              <w:t>About us</w:t>
            </w:r>
          </w:p>
        </w:tc>
        <w:tc>
          <w:tcPr>
            <w:tcW w:w="1598" w:type="dxa"/>
          </w:tcPr>
          <w:p w14:paraId="4F07D4A3" w14:textId="77777777" w:rsidR="0076243E" w:rsidRPr="004D38F0" w:rsidRDefault="0076243E" w:rsidP="0076243E">
            <w:pPr>
              <w:pStyle w:val="ListParagraph"/>
              <w:ind w:firstLineChars="0" w:firstLine="0"/>
              <w:rPr>
                <w:rFonts w:ascii="Arial Black" w:hAnsi="Arial Black" w:cs="Calibri"/>
                <w:szCs w:val="21"/>
              </w:rPr>
            </w:pPr>
            <w:r w:rsidRPr="004D38F0">
              <w:rPr>
                <w:rFonts w:ascii="Arial Black" w:hAnsi="Arial Black" w:cs="Calibri"/>
                <w:szCs w:val="21"/>
              </w:rPr>
              <w:t>Contact us</w:t>
            </w:r>
          </w:p>
        </w:tc>
      </w:tr>
      <w:tr w:rsidR="0076243E" w14:paraId="79E196E6" w14:textId="77777777" w:rsidTr="00332DAE">
        <w:trPr>
          <w:trHeight w:val="5513"/>
        </w:trPr>
        <w:tc>
          <w:tcPr>
            <w:tcW w:w="7885" w:type="dxa"/>
            <w:gridSpan w:val="5"/>
          </w:tcPr>
          <w:p w14:paraId="7FE4543B" w14:textId="77777777" w:rsidR="0076243E" w:rsidRPr="004D38F0" w:rsidRDefault="0076243E" w:rsidP="0076243E">
            <w:pPr>
              <w:jc w:val="left"/>
              <w:rPr>
                <w:rFonts w:ascii="Times New Roman" w:hAnsi="Times New Roman" w:cs="Times New Roman"/>
                <w:sz w:val="24"/>
                <w:szCs w:val="24"/>
              </w:rPr>
            </w:pPr>
            <w:r w:rsidRPr="004D38F0">
              <w:rPr>
                <w:rFonts w:ascii="Times New Roman" w:hAnsi="Times New Roman" w:cs="Times New Roman"/>
                <w:sz w:val="24"/>
                <w:szCs w:val="24"/>
              </w:rPr>
              <w:t>Email address:</w:t>
            </w:r>
          </w:p>
          <w:p w14:paraId="75804FCB" w14:textId="77777777" w:rsidR="0076243E" w:rsidRPr="004D38F0" w:rsidRDefault="0076243E" w:rsidP="0076243E">
            <w:pPr>
              <w:jc w:val="left"/>
              <w:rPr>
                <w:rFonts w:ascii="Times New Roman" w:hAnsi="Times New Roman" w:cs="Times New Roman"/>
                <w:sz w:val="24"/>
                <w:szCs w:val="24"/>
              </w:rPr>
            </w:pPr>
          </w:p>
          <w:p w14:paraId="56822265" w14:textId="77777777" w:rsidR="0076243E" w:rsidRPr="004D38F0" w:rsidRDefault="0076243E" w:rsidP="0076243E">
            <w:pPr>
              <w:jc w:val="left"/>
              <w:rPr>
                <w:rFonts w:ascii="Times New Roman" w:hAnsi="Times New Roman" w:cs="Times New Roman"/>
                <w:sz w:val="24"/>
                <w:szCs w:val="24"/>
              </w:rPr>
            </w:pPr>
            <w:r w:rsidRPr="004D38F0">
              <w:rPr>
                <w:rFonts w:ascii="Times New Roman" w:hAnsi="Times New Roman" w:cs="Times New Roman"/>
                <w:sz w:val="24"/>
                <w:szCs w:val="24"/>
              </w:rPr>
              <w:t>Name:</w:t>
            </w:r>
          </w:p>
          <w:p w14:paraId="596E5C13" w14:textId="77777777" w:rsidR="0076243E" w:rsidRPr="004D38F0" w:rsidRDefault="0076243E" w:rsidP="0076243E">
            <w:pPr>
              <w:jc w:val="left"/>
              <w:rPr>
                <w:rFonts w:ascii="Times New Roman" w:hAnsi="Times New Roman" w:cs="Times New Roman"/>
                <w:sz w:val="24"/>
                <w:szCs w:val="24"/>
              </w:rPr>
            </w:pPr>
          </w:p>
          <w:p w14:paraId="79CF2781" w14:textId="77777777" w:rsidR="0076243E" w:rsidRPr="004D38F0" w:rsidRDefault="0076243E" w:rsidP="0076243E">
            <w:pPr>
              <w:jc w:val="left"/>
              <w:rPr>
                <w:rFonts w:ascii="Times New Roman" w:hAnsi="Times New Roman" w:cs="Times New Roman"/>
                <w:sz w:val="24"/>
                <w:szCs w:val="24"/>
              </w:rPr>
            </w:pPr>
            <w:r w:rsidRPr="004D38F0">
              <w:rPr>
                <w:rFonts w:ascii="Times New Roman" w:hAnsi="Times New Roman" w:cs="Times New Roman"/>
                <w:sz w:val="24"/>
                <w:szCs w:val="24"/>
              </w:rPr>
              <w:t>Inquiries:</w:t>
            </w:r>
          </w:p>
          <w:p w14:paraId="1B2B8191" w14:textId="77777777" w:rsidR="0076243E" w:rsidRPr="004D38F0" w:rsidRDefault="0076243E" w:rsidP="0076243E">
            <w:pPr>
              <w:jc w:val="left"/>
              <w:rPr>
                <w:rFonts w:ascii="Times New Roman" w:hAnsi="Times New Roman" w:cs="Times New Roman"/>
                <w:sz w:val="24"/>
                <w:szCs w:val="24"/>
              </w:rPr>
            </w:pPr>
          </w:p>
          <w:p w14:paraId="6F165B55" w14:textId="77777777" w:rsidR="0076243E" w:rsidRPr="004D38F0" w:rsidRDefault="0076243E" w:rsidP="0076243E">
            <w:pPr>
              <w:jc w:val="left"/>
              <w:rPr>
                <w:rFonts w:ascii="Times New Roman" w:hAnsi="Times New Roman" w:cs="Times New Roman"/>
                <w:sz w:val="24"/>
                <w:szCs w:val="24"/>
              </w:rPr>
            </w:pPr>
            <w:r w:rsidRPr="004D38F0">
              <w:rPr>
                <w:rFonts w:ascii="Times New Roman" w:hAnsi="Times New Roman" w:cs="Times New Roman"/>
                <w:sz w:val="24"/>
                <w:szCs w:val="24"/>
              </w:rPr>
              <w:t>Message:</w:t>
            </w:r>
          </w:p>
          <w:p w14:paraId="47BACCE8" w14:textId="77777777" w:rsidR="0076243E" w:rsidRPr="004D38F0" w:rsidRDefault="0076243E" w:rsidP="0076243E">
            <w:pPr>
              <w:jc w:val="left"/>
              <w:rPr>
                <w:rFonts w:ascii="Times New Roman" w:hAnsi="Times New Roman" w:cs="Times New Roman"/>
                <w:sz w:val="24"/>
                <w:szCs w:val="24"/>
              </w:rPr>
            </w:pPr>
          </w:p>
          <w:p w14:paraId="6453B207" w14:textId="77777777" w:rsidR="0076243E" w:rsidRPr="00574382" w:rsidRDefault="0076243E" w:rsidP="0076243E">
            <w:pPr>
              <w:jc w:val="left"/>
              <w:rPr>
                <w:sz w:val="16"/>
                <w:szCs w:val="16"/>
              </w:rPr>
            </w:pPr>
            <w:r w:rsidRPr="004D38F0">
              <w:rPr>
                <w:rFonts w:ascii="Times New Roman" w:hAnsi="Times New Roman" w:cs="Times New Roman"/>
                <w:sz w:val="24"/>
                <w:szCs w:val="24"/>
              </w:rPr>
              <w:t>Send to us</w:t>
            </w:r>
          </w:p>
        </w:tc>
      </w:tr>
      <w:tr w:rsidR="0076243E" w14:paraId="2C934062" w14:textId="77777777" w:rsidTr="00332DAE">
        <w:trPr>
          <w:trHeight w:val="487"/>
        </w:trPr>
        <w:tc>
          <w:tcPr>
            <w:tcW w:w="7885" w:type="dxa"/>
            <w:gridSpan w:val="5"/>
          </w:tcPr>
          <w:p w14:paraId="5E66E605" w14:textId="77777777" w:rsidR="0076243E" w:rsidRPr="005102AE" w:rsidRDefault="0076243E" w:rsidP="0076243E">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116DF9D6" w14:textId="3F263806" w:rsidR="00574382" w:rsidRDefault="000B5DF7" w:rsidP="006D5B8A">
      <w:pPr>
        <w:rPr>
          <w:rFonts w:ascii="Times New Roman" w:hAnsi="Times New Roman" w:cs="Times New Roman"/>
          <w:b/>
          <w:sz w:val="24"/>
          <w:szCs w:val="24"/>
          <w:u w:val="single"/>
        </w:rPr>
      </w:pPr>
      <w:r w:rsidRPr="000B5DF7">
        <w:rPr>
          <w:rFonts w:ascii="Times New Roman" w:hAnsi="Times New Roman" w:cs="Times New Roman"/>
          <w:b/>
          <w:sz w:val="24"/>
          <w:szCs w:val="24"/>
          <w:u w:val="single"/>
        </w:rPr>
        <w:t xml:space="preserve">Contact us: </w:t>
      </w:r>
    </w:p>
    <w:p w14:paraId="0852A00C" w14:textId="77777777" w:rsidR="00673C2D" w:rsidRPr="000B5DF7" w:rsidRDefault="00673C2D" w:rsidP="006D5B8A">
      <w:pPr>
        <w:rPr>
          <w:rFonts w:ascii="Times New Roman" w:hAnsi="Times New Roman" w:cs="Times New Roman"/>
          <w:b/>
          <w:sz w:val="24"/>
          <w:szCs w:val="24"/>
          <w:u w:val="single"/>
        </w:rPr>
      </w:pPr>
    </w:p>
    <w:p w14:paraId="2942B46D" w14:textId="77777777" w:rsidR="00574382" w:rsidRDefault="00574382" w:rsidP="006D5B8A">
      <w:pPr>
        <w:rPr>
          <w:sz w:val="24"/>
          <w:szCs w:val="24"/>
        </w:rPr>
      </w:pPr>
    </w:p>
    <w:p w14:paraId="0D05C037" w14:textId="46510929" w:rsidR="00332DAE" w:rsidRDefault="00332DAE" w:rsidP="00332DAE">
      <w:pPr>
        <w:rPr>
          <w:sz w:val="24"/>
          <w:szCs w:val="24"/>
        </w:rPr>
      </w:pPr>
    </w:p>
    <w:p w14:paraId="5EBF21F4" w14:textId="77777777" w:rsidR="0076243E" w:rsidRDefault="0076243E" w:rsidP="006D5B8A">
      <w:pPr>
        <w:rPr>
          <w:sz w:val="24"/>
          <w:szCs w:val="24"/>
        </w:rPr>
      </w:pPr>
    </w:p>
    <w:p w14:paraId="77CB8170" w14:textId="194E5581" w:rsidR="00275AF9" w:rsidRPr="00BF57C0" w:rsidRDefault="00275AF9" w:rsidP="00275AF9">
      <w:pPr>
        <w:ind w:firstLineChars="200" w:firstLine="480"/>
        <w:rPr>
          <w:sz w:val="24"/>
          <w:szCs w:val="24"/>
          <w:lang w:val="en-CA"/>
        </w:rPr>
      </w:pPr>
      <w:r>
        <w:rPr>
          <w:sz w:val="24"/>
          <w:szCs w:val="24"/>
        </w:rPr>
        <w:t>The layout of this page is easy for users to</w:t>
      </w:r>
      <w:r w:rsidR="00BF57C0">
        <w:rPr>
          <w:sz w:val="24"/>
          <w:szCs w:val="24"/>
        </w:rPr>
        <w:t xml:space="preserve"> connect us.</w:t>
      </w:r>
    </w:p>
    <w:p w14:paraId="6697B995" w14:textId="77777777" w:rsidR="0076243E" w:rsidRPr="00275AF9" w:rsidRDefault="0076243E" w:rsidP="006D5B8A">
      <w:pPr>
        <w:rPr>
          <w:sz w:val="24"/>
          <w:szCs w:val="24"/>
        </w:rPr>
      </w:pPr>
    </w:p>
    <w:p w14:paraId="55EDB7A3" w14:textId="77777777" w:rsidR="00332DAE" w:rsidRDefault="00332DAE" w:rsidP="006D5B8A">
      <w:pPr>
        <w:rPr>
          <w:sz w:val="24"/>
          <w:szCs w:val="24"/>
        </w:rPr>
      </w:pPr>
    </w:p>
    <w:p w14:paraId="1BAACA00" w14:textId="77777777" w:rsidR="00332DAE" w:rsidRDefault="00332DAE" w:rsidP="006D5B8A">
      <w:pPr>
        <w:rPr>
          <w:sz w:val="24"/>
          <w:szCs w:val="24"/>
        </w:rPr>
      </w:pPr>
    </w:p>
    <w:p w14:paraId="4AF2C388" w14:textId="77777777" w:rsidR="00332DAE" w:rsidRDefault="00332DAE" w:rsidP="00332DAE">
      <w:pPr>
        <w:rPr>
          <w:sz w:val="24"/>
          <w:szCs w:val="24"/>
        </w:rPr>
      </w:pPr>
    </w:p>
    <w:p w14:paraId="5E440B20" w14:textId="77777777" w:rsidR="00332DAE" w:rsidRDefault="00332DAE" w:rsidP="00332DAE">
      <w:pPr>
        <w:rPr>
          <w:sz w:val="24"/>
          <w:szCs w:val="24"/>
        </w:rPr>
      </w:pPr>
    </w:p>
    <w:p w14:paraId="0214170E" w14:textId="77777777" w:rsidR="00332DAE" w:rsidRDefault="00332DAE" w:rsidP="006D5B8A">
      <w:pPr>
        <w:rPr>
          <w:sz w:val="24"/>
          <w:szCs w:val="24"/>
        </w:rPr>
      </w:pPr>
    </w:p>
    <w:p w14:paraId="1934AF49" w14:textId="77777777" w:rsidR="00332DAE" w:rsidRDefault="00332DAE" w:rsidP="006D5B8A">
      <w:pPr>
        <w:rPr>
          <w:sz w:val="24"/>
          <w:szCs w:val="24"/>
        </w:rPr>
      </w:pPr>
    </w:p>
    <w:p w14:paraId="15354E73" w14:textId="77777777" w:rsidR="00332DAE" w:rsidRDefault="00332DAE" w:rsidP="006D5B8A">
      <w:pPr>
        <w:rPr>
          <w:sz w:val="24"/>
          <w:szCs w:val="24"/>
        </w:rPr>
      </w:pPr>
    </w:p>
    <w:p w14:paraId="6A8D32F4" w14:textId="77777777" w:rsidR="00332DAE" w:rsidRDefault="00332DAE" w:rsidP="006D5B8A">
      <w:pPr>
        <w:rPr>
          <w:sz w:val="24"/>
          <w:szCs w:val="24"/>
        </w:rPr>
      </w:pPr>
    </w:p>
    <w:p w14:paraId="45E8B4B3" w14:textId="77777777" w:rsidR="00332DAE" w:rsidRDefault="00332DAE" w:rsidP="006D5B8A">
      <w:pPr>
        <w:rPr>
          <w:sz w:val="24"/>
          <w:szCs w:val="24"/>
        </w:rPr>
      </w:pPr>
    </w:p>
    <w:p w14:paraId="0B690CC0" w14:textId="77777777" w:rsidR="00332DAE" w:rsidRDefault="00332DAE" w:rsidP="006D5B8A">
      <w:pPr>
        <w:rPr>
          <w:sz w:val="24"/>
          <w:szCs w:val="24"/>
        </w:rPr>
      </w:pPr>
    </w:p>
    <w:p w14:paraId="2FD7F107" w14:textId="77777777" w:rsidR="00673C2D" w:rsidRDefault="00673C2D" w:rsidP="00332DAE">
      <w:pPr>
        <w:rPr>
          <w:sz w:val="24"/>
          <w:szCs w:val="24"/>
        </w:rPr>
      </w:pPr>
    </w:p>
    <w:p w14:paraId="0A46575D" w14:textId="77777777" w:rsidR="00673C2D" w:rsidRDefault="00673C2D" w:rsidP="00332DAE">
      <w:pPr>
        <w:rPr>
          <w:sz w:val="24"/>
          <w:szCs w:val="24"/>
        </w:rPr>
      </w:pPr>
    </w:p>
    <w:p w14:paraId="6BD775CF" w14:textId="77777777" w:rsidR="00332DAE" w:rsidRPr="00673C2D" w:rsidRDefault="00332DAE" w:rsidP="00332DAE">
      <w:pPr>
        <w:rPr>
          <w:b/>
          <w:sz w:val="24"/>
          <w:szCs w:val="24"/>
          <w:u w:val="single"/>
        </w:rPr>
      </w:pPr>
      <w:r w:rsidRPr="00673C2D">
        <w:rPr>
          <w:b/>
          <w:sz w:val="24"/>
          <w:szCs w:val="24"/>
          <w:u w:val="single"/>
        </w:rPr>
        <w:t>Sample of site color:</w:t>
      </w:r>
    </w:p>
    <w:p w14:paraId="390F5DD5" w14:textId="77777777" w:rsidR="00332DAE" w:rsidRDefault="00332DAE" w:rsidP="006D5B8A">
      <w:pPr>
        <w:rPr>
          <w:sz w:val="24"/>
          <w:szCs w:val="24"/>
        </w:rPr>
      </w:pPr>
    </w:p>
    <w:p w14:paraId="1D8F75DE" w14:textId="77777777" w:rsidR="00332DAE" w:rsidRDefault="00332DAE" w:rsidP="006D5B8A">
      <w:pPr>
        <w:rPr>
          <w:sz w:val="24"/>
          <w:szCs w:val="24"/>
        </w:rPr>
      </w:pPr>
    </w:p>
    <w:tbl>
      <w:tblPr>
        <w:tblpPr w:leftFromText="180" w:rightFromText="180" w:vertAnchor="page" w:horzAnchor="margin" w:tblpY="3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2"/>
        <w:gridCol w:w="1502"/>
        <w:gridCol w:w="1371"/>
        <w:gridCol w:w="1696"/>
        <w:gridCol w:w="1523"/>
      </w:tblGrid>
      <w:tr w:rsidR="00332DAE" w14:paraId="45A02002" w14:textId="77777777" w:rsidTr="004D38F0">
        <w:trPr>
          <w:trHeight w:val="1697"/>
        </w:trPr>
        <w:tc>
          <w:tcPr>
            <w:tcW w:w="7454" w:type="dxa"/>
            <w:gridSpan w:val="5"/>
            <w:shd w:val="clear" w:color="auto" w:fill="FF0000"/>
          </w:tcPr>
          <w:p w14:paraId="7AE1DB1F" w14:textId="506FD7D5" w:rsidR="00332DAE" w:rsidRPr="004D38F0" w:rsidRDefault="004D38F0" w:rsidP="00332DAE">
            <w:pPr>
              <w:tabs>
                <w:tab w:val="left" w:pos="696"/>
              </w:tabs>
              <w:spacing w:before="240"/>
              <w:jc w:val="center"/>
              <w:rPr>
                <w:rFonts w:ascii="AR CENA" w:hAnsi="AR CENA" w:cs="Calibri"/>
                <w:sz w:val="52"/>
                <w:szCs w:val="52"/>
              </w:rPr>
            </w:pPr>
            <w:r w:rsidRPr="004D38F0">
              <w:rPr>
                <w:rFonts w:ascii="AR CENA" w:hAnsi="AR CENA" w:cs="Calibri"/>
                <w:noProof/>
                <w:sz w:val="52"/>
                <w:szCs w:val="52"/>
                <w:lang w:val="en-CA"/>
              </w:rPr>
              <mc:AlternateContent>
                <mc:Choice Requires="wps">
                  <w:drawing>
                    <wp:anchor distT="0" distB="0" distL="114300" distR="114300" simplePos="0" relativeHeight="251774976" behindDoc="0" locked="0" layoutInCell="1" allowOverlap="1" wp14:anchorId="6DB7EF47" wp14:editId="50CA9032">
                      <wp:simplePos x="0" y="0"/>
                      <wp:positionH relativeFrom="column">
                        <wp:posOffset>180937</wp:posOffset>
                      </wp:positionH>
                      <wp:positionV relativeFrom="paragraph">
                        <wp:posOffset>197447</wp:posOffset>
                      </wp:positionV>
                      <wp:extent cx="627961" cy="616944"/>
                      <wp:effectExtent l="0" t="0" r="20320" b="12065"/>
                      <wp:wrapNone/>
                      <wp:docPr id="5" name="Oval 5"/>
                      <wp:cNvGraphicFramePr/>
                      <a:graphic xmlns:a="http://schemas.openxmlformats.org/drawingml/2006/main">
                        <a:graphicData uri="http://schemas.microsoft.com/office/word/2010/wordprocessingShape">
                          <wps:wsp>
                            <wps:cNvSpPr/>
                            <wps:spPr>
                              <a:xfrm>
                                <a:off x="0" y="0"/>
                                <a:ext cx="627961" cy="616944"/>
                              </a:xfrm>
                              <a:prstGeom prst="ellipse">
                                <a:avLst/>
                              </a:prstGeom>
                            </wps:spPr>
                            <wps:style>
                              <a:lnRef idx="2">
                                <a:schemeClr val="dk1"/>
                              </a:lnRef>
                              <a:fillRef idx="1">
                                <a:schemeClr val="lt1"/>
                              </a:fillRef>
                              <a:effectRef idx="0">
                                <a:schemeClr val="dk1"/>
                              </a:effectRef>
                              <a:fontRef idx="minor">
                                <a:schemeClr val="dk1"/>
                              </a:fontRef>
                            </wps:style>
                            <wps:txbx>
                              <w:txbxContent>
                                <w:p w14:paraId="38091B7A" w14:textId="77777777" w:rsidR="004D38F0" w:rsidRPr="00515B74" w:rsidRDefault="004D38F0" w:rsidP="004D38F0">
                                  <w:pPr>
                                    <w:jc w:val="center"/>
                                    <w:rPr>
                                      <w:b/>
                                      <w:i/>
                                      <w:sz w:val="15"/>
                                      <w:szCs w:val="15"/>
                                    </w:rPr>
                                  </w:pPr>
                                  <w:r w:rsidRPr="00515B74">
                                    <w:rPr>
                                      <w:rFonts w:hint="eastAsia"/>
                                      <w:b/>
                                      <w:i/>
                                      <w:sz w:val="15"/>
                                      <w:szCs w:val="15"/>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DB7EF47" id="Oval 5" o:spid="_x0000_s1045" style="position:absolute;left:0;text-align:left;margin-left:14.25pt;margin-top:15.55pt;width:49.45pt;height:48.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" fillcolor="white [3201]" strokecolor="black [3200]" strokeweight="1pt">
                      <v:stroke joinstyle="miter"/>
                      <v:textbox>
                        <w:txbxContent>
                          <w:p w14:paraId="38091B7A" w14:textId="77777777" w:rsidR="004D38F0" w:rsidRPr="00515B74" w:rsidRDefault="004D38F0" w:rsidP="004D38F0">
                            <w:pPr>
                              <w:jc w:val="center"/>
                              <w:rPr>
                                <w:b/>
                                <w:i/>
                                <w:sz w:val="15"/>
                                <w:szCs w:val="15"/>
                              </w:rPr>
                            </w:pPr>
                            <w:r w:rsidRPr="00515B74">
                              <w:rPr>
                                <w:rFonts w:hint="eastAsia"/>
                                <w:b/>
                                <w:i/>
                                <w:sz w:val="15"/>
                                <w:szCs w:val="15"/>
                              </w:rPr>
                              <w:t>LOGO</w:t>
                            </w:r>
                          </w:p>
                        </w:txbxContent>
                      </v:textbox>
                    </v:oval>
                  </w:pict>
                </mc:Fallback>
              </mc:AlternateContent>
            </w:r>
            <w:r w:rsidR="00332DAE" w:rsidRPr="004D38F0">
              <w:rPr>
                <w:rFonts w:ascii="AR CENA" w:hAnsi="AR CENA" w:cs="Calibri"/>
                <w:color w:val="FFFFFF" w:themeColor="background1"/>
                <w:sz w:val="52"/>
                <w:szCs w:val="52"/>
              </w:rPr>
              <w:t>SiteName</w:t>
            </w:r>
          </w:p>
        </w:tc>
      </w:tr>
      <w:tr w:rsidR="00332DAE" w14:paraId="08977384" w14:textId="77777777" w:rsidTr="004D38F0">
        <w:trPr>
          <w:trHeight w:val="417"/>
        </w:trPr>
        <w:tc>
          <w:tcPr>
            <w:tcW w:w="1362" w:type="dxa"/>
            <w:shd w:val="clear" w:color="auto" w:fill="262626" w:themeFill="text1" w:themeFillTint="D9"/>
          </w:tcPr>
          <w:p w14:paraId="2AF8CE5C" w14:textId="77777777" w:rsidR="00332DAE" w:rsidRPr="004D38F0" w:rsidRDefault="00332DAE" w:rsidP="004D38F0">
            <w:pPr>
              <w:pStyle w:val="ListParagraph"/>
              <w:ind w:firstLineChars="0" w:firstLine="0"/>
              <w:jc w:val="center"/>
              <w:rPr>
                <w:rFonts w:ascii="Arial Black" w:hAnsi="Arial Black" w:cs="Calibri"/>
                <w:sz w:val="16"/>
                <w:szCs w:val="16"/>
              </w:rPr>
            </w:pPr>
            <w:r w:rsidRPr="004D38F0">
              <w:rPr>
                <w:rFonts w:ascii="Arial Black" w:hAnsi="Arial Black" w:cs="Calibri"/>
                <w:sz w:val="16"/>
                <w:szCs w:val="16"/>
              </w:rPr>
              <w:t>home</w:t>
            </w:r>
          </w:p>
        </w:tc>
        <w:tc>
          <w:tcPr>
            <w:tcW w:w="1502" w:type="dxa"/>
            <w:shd w:val="clear" w:color="auto" w:fill="262626" w:themeFill="text1" w:themeFillTint="D9"/>
          </w:tcPr>
          <w:p w14:paraId="26116CE6" w14:textId="77777777" w:rsidR="00332DAE" w:rsidRPr="004D38F0" w:rsidRDefault="00332DAE" w:rsidP="004D38F0">
            <w:pPr>
              <w:pStyle w:val="ListParagraph"/>
              <w:ind w:firstLineChars="0" w:firstLine="0"/>
              <w:jc w:val="center"/>
              <w:rPr>
                <w:rFonts w:ascii="Arial Black" w:hAnsi="Arial Black" w:cs="Calibri"/>
                <w:sz w:val="16"/>
                <w:szCs w:val="16"/>
              </w:rPr>
            </w:pPr>
            <w:r w:rsidRPr="004D38F0">
              <w:rPr>
                <w:rFonts w:ascii="Arial Black" w:hAnsi="Arial Black" w:cs="Calibri"/>
                <w:sz w:val="16"/>
                <w:szCs w:val="16"/>
              </w:rPr>
              <w:t>FiveFlavors</w:t>
            </w:r>
          </w:p>
        </w:tc>
        <w:tc>
          <w:tcPr>
            <w:tcW w:w="1371" w:type="dxa"/>
            <w:shd w:val="clear" w:color="auto" w:fill="262626" w:themeFill="text1" w:themeFillTint="D9"/>
          </w:tcPr>
          <w:p w14:paraId="058B865B" w14:textId="77777777" w:rsidR="00332DAE" w:rsidRPr="004D38F0" w:rsidRDefault="00332DAE" w:rsidP="004D38F0">
            <w:pPr>
              <w:pStyle w:val="ListParagraph"/>
              <w:ind w:firstLineChars="0" w:firstLine="0"/>
              <w:jc w:val="center"/>
              <w:rPr>
                <w:rFonts w:ascii="Arial Black" w:hAnsi="Arial Black" w:cs="Calibri"/>
                <w:sz w:val="16"/>
                <w:szCs w:val="16"/>
              </w:rPr>
            </w:pPr>
            <w:r w:rsidRPr="004D38F0">
              <w:rPr>
                <w:rFonts w:ascii="Arial Black" w:hAnsi="Arial Black" w:cs="Calibri"/>
                <w:sz w:val="16"/>
                <w:szCs w:val="16"/>
              </w:rPr>
              <w:t>forum</w:t>
            </w:r>
          </w:p>
        </w:tc>
        <w:tc>
          <w:tcPr>
            <w:tcW w:w="1696" w:type="dxa"/>
            <w:shd w:val="clear" w:color="auto" w:fill="262626" w:themeFill="text1" w:themeFillTint="D9"/>
          </w:tcPr>
          <w:p w14:paraId="54ADF985" w14:textId="77777777" w:rsidR="00332DAE" w:rsidRPr="004D38F0" w:rsidRDefault="00332DAE" w:rsidP="004D38F0">
            <w:pPr>
              <w:pStyle w:val="ListParagraph"/>
              <w:ind w:firstLineChars="0" w:firstLine="0"/>
              <w:jc w:val="center"/>
              <w:rPr>
                <w:rFonts w:ascii="Arial Black" w:hAnsi="Arial Black" w:cs="Calibri"/>
                <w:sz w:val="16"/>
                <w:szCs w:val="16"/>
              </w:rPr>
            </w:pPr>
            <w:r w:rsidRPr="004D38F0">
              <w:rPr>
                <w:rFonts w:ascii="Arial Black" w:hAnsi="Arial Black" w:cs="Calibri"/>
                <w:sz w:val="16"/>
                <w:szCs w:val="16"/>
              </w:rPr>
              <w:t>About us</w:t>
            </w:r>
          </w:p>
        </w:tc>
        <w:tc>
          <w:tcPr>
            <w:tcW w:w="1521" w:type="dxa"/>
            <w:shd w:val="clear" w:color="auto" w:fill="262626" w:themeFill="text1" w:themeFillTint="D9"/>
          </w:tcPr>
          <w:p w14:paraId="314A4074" w14:textId="77777777" w:rsidR="00332DAE" w:rsidRPr="004D38F0" w:rsidRDefault="00332DAE" w:rsidP="004D38F0">
            <w:pPr>
              <w:pStyle w:val="ListParagraph"/>
              <w:ind w:firstLineChars="0" w:firstLine="0"/>
              <w:jc w:val="center"/>
              <w:rPr>
                <w:rFonts w:ascii="Arial Black" w:hAnsi="Arial Black" w:cs="Calibri"/>
                <w:sz w:val="16"/>
                <w:szCs w:val="16"/>
              </w:rPr>
            </w:pPr>
            <w:r w:rsidRPr="004D38F0">
              <w:rPr>
                <w:rFonts w:ascii="Arial Black" w:hAnsi="Arial Black" w:cs="Calibri"/>
                <w:sz w:val="16"/>
                <w:szCs w:val="16"/>
              </w:rPr>
              <w:t>Contact us</w:t>
            </w:r>
          </w:p>
        </w:tc>
      </w:tr>
      <w:tr w:rsidR="00332DAE" w14:paraId="3098424E" w14:textId="77777777" w:rsidTr="00B13AA6">
        <w:trPr>
          <w:trHeight w:val="5937"/>
        </w:trPr>
        <w:tc>
          <w:tcPr>
            <w:tcW w:w="7454" w:type="dxa"/>
            <w:gridSpan w:val="5"/>
          </w:tcPr>
          <w:p w14:paraId="35374C78" w14:textId="31912858" w:rsidR="00332DAE" w:rsidRDefault="00B13AA6" w:rsidP="00332DAE">
            <w:pPr>
              <w:pStyle w:val="ListParagraph"/>
              <w:ind w:firstLineChars="0" w:firstLine="0"/>
              <w:rPr>
                <w:rFonts w:ascii="Times New Roman" w:hAnsi="Times New Roman" w:cs="Times New Roman"/>
                <w:sz w:val="24"/>
                <w:szCs w:val="24"/>
              </w:rPr>
            </w:pPr>
            <w:r>
              <w:rPr>
                <w:rFonts w:ascii="Times New Roman" w:hAnsi="Times New Roman" w:cs="Times New Roman" w:hint="eastAsia"/>
                <w:noProof/>
                <w:sz w:val="24"/>
                <w:szCs w:val="24"/>
                <w:lang w:val="en-CA"/>
              </w:rPr>
              <mc:AlternateContent>
                <mc:Choice Requires="wps">
                  <w:drawing>
                    <wp:anchor distT="0" distB="0" distL="114300" distR="114300" simplePos="0" relativeHeight="251719680" behindDoc="0" locked="0" layoutInCell="1" allowOverlap="1" wp14:anchorId="3C8C8AC7" wp14:editId="6E5E5974">
                      <wp:simplePos x="0" y="0"/>
                      <wp:positionH relativeFrom="column">
                        <wp:posOffset>448792</wp:posOffset>
                      </wp:positionH>
                      <wp:positionV relativeFrom="paragraph">
                        <wp:posOffset>115861</wp:posOffset>
                      </wp:positionV>
                      <wp:extent cx="3613533" cy="1586429"/>
                      <wp:effectExtent l="0" t="0" r="25400" b="13970"/>
                      <wp:wrapNone/>
                      <wp:docPr id="22" name="Rectangle: Rounded Corners 22"/>
                      <wp:cNvGraphicFramePr/>
                      <a:graphic xmlns:a="http://schemas.openxmlformats.org/drawingml/2006/main">
                        <a:graphicData uri="http://schemas.microsoft.com/office/word/2010/wordprocessingShape">
                          <wps:wsp>
                            <wps:cNvSpPr/>
                            <wps:spPr>
                              <a:xfrm>
                                <a:off x="0" y="0"/>
                                <a:ext cx="3613533" cy="1586429"/>
                              </a:xfrm>
                              <a:prstGeom prst="round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40E6C4" w14:textId="77777777" w:rsidR="00332DAE" w:rsidRPr="00B13AA6" w:rsidRDefault="00332DAE" w:rsidP="00332DAE">
                                  <w:pPr>
                                    <w:jc w:val="center"/>
                                    <w:rPr>
                                      <w:rFonts w:ascii="Times New Roman" w:hAnsi="Times New Roman" w:cs="Times New Roman"/>
                                      <w:sz w:val="32"/>
                                      <w:szCs w:val="32"/>
                                    </w:rPr>
                                  </w:pPr>
                                  <w:r w:rsidRPr="00B13AA6">
                                    <w:rPr>
                                      <w:rFonts w:ascii="Times New Roman" w:hAnsi="Times New Roman" w:cs="Times New Roman"/>
                                      <w:sz w:val="32"/>
                                      <w:szCs w:val="32"/>
                                    </w:rPr>
                                    <w:t>A video about fiveflavors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8C8AC7" id="Rectangle: Rounded Corners 22" o:spid="_x0000_s1046" style="position:absolute;left:0;text-align:left;margin-left:35.35pt;margin-top:9.1pt;width:284.55pt;height:124.9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" fillcolor="red" strokecolor="#1f4d78 [1604]" strokeweight="1pt">
                      <v:stroke joinstyle="miter"/>
                      <v:textbox>
                        <w:txbxContent>
                          <w:p w14:paraId="5E40E6C4" w14:textId="77777777" w:rsidR="00332DAE" w:rsidRPr="00B13AA6" w:rsidRDefault="00332DAE" w:rsidP="00332DAE">
                            <w:pPr>
                              <w:jc w:val="center"/>
                              <w:rPr>
                                <w:rFonts w:ascii="Times New Roman" w:hAnsi="Times New Roman" w:cs="Times New Roman"/>
                                <w:sz w:val="32"/>
                                <w:szCs w:val="32"/>
                              </w:rPr>
                            </w:pPr>
                            <w:r w:rsidRPr="00B13AA6">
                              <w:rPr>
                                <w:rFonts w:ascii="Times New Roman" w:hAnsi="Times New Roman" w:cs="Times New Roman"/>
                                <w:sz w:val="32"/>
                                <w:szCs w:val="32"/>
                              </w:rPr>
                              <w:t xml:space="preserve">A video about </w:t>
                            </w:r>
                            <w:proofErr w:type="spellStart"/>
                            <w:r w:rsidRPr="00B13AA6">
                              <w:rPr>
                                <w:rFonts w:ascii="Times New Roman" w:hAnsi="Times New Roman" w:cs="Times New Roman"/>
                                <w:sz w:val="32"/>
                                <w:szCs w:val="32"/>
                              </w:rPr>
                              <w:t>fiveflavors</w:t>
                            </w:r>
                            <w:proofErr w:type="spellEnd"/>
                          </w:p>
                        </w:txbxContent>
                      </v:textbox>
                    </v:roundrect>
                  </w:pict>
                </mc:Fallback>
              </mc:AlternateContent>
            </w:r>
          </w:p>
          <w:p w14:paraId="07E31B47" w14:textId="77F29D80" w:rsidR="00B13AA6" w:rsidRDefault="00B13AA6" w:rsidP="00332DAE">
            <w:pPr>
              <w:ind w:firstLineChars="950" w:firstLine="1995"/>
              <w:jc w:val="left"/>
            </w:pPr>
          </w:p>
          <w:p w14:paraId="2E9A1C3B" w14:textId="77777777" w:rsidR="00B13AA6" w:rsidRDefault="00B13AA6" w:rsidP="00332DAE">
            <w:pPr>
              <w:ind w:firstLineChars="950" w:firstLine="1995"/>
              <w:jc w:val="left"/>
            </w:pPr>
          </w:p>
          <w:p w14:paraId="6939C811" w14:textId="77777777" w:rsidR="00B13AA6" w:rsidRDefault="00B13AA6" w:rsidP="00332DAE">
            <w:pPr>
              <w:ind w:firstLineChars="950" w:firstLine="1995"/>
              <w:jc w:val="left"/>
            </w:pPr>
          </w:p>
          <w:p w14:paraId="68BD1CB3" w14:textId="77777777" w:rsidR="00B13AA6" w:rsidRDefault="00B13AA6" w:rsidP="00332DAE">
            <w:pPr>
              <w:ind w:firstLineChars="950" w:firstLine="1995"/>
              <w:jc w:val="left"/>
            </w:pPr>
          </w:p>
          <w:p w14:paraId="3A02E7C7" w14:textId="77777777" w:rsidR="00B13AA6" w:rsidRDefault="00B13AA6" w:rsidP="00332DAE">
            <w:pPr>
              <w:ind w:firstLineChars="950" w:firstLine="1995"/>
              <w:jc w:val="left"/>
            </w:pPr>
          </w:p>
          <w:p w14:paraId="1C829496" w14:textId="77777777" w:rsidR="00B13AA6" w:rsidRDefault="00B13AA6" w:rsidP="00332DAE">
            <w:pPr>
              <w:ind w:firstLineChars="950" w:firstLine="1995"/>
              <w:jc w:val="left"/>
            </w:pPr>
          </w:p>
          <w:p w14:paraId="5E2C1AF7" w14:textId="77777777" w:rsidR="00B13AA6" w:rsidRDefault="00B13AA6" w:rsidP="00332DAE">
            <w:pPr>
              <w:ind w:firstLineChars="950" w:firstLine="1995"/>
              <w:jc w:val="left"/>
            </w:pPr>
          </w:p>
          <w:p w14:paraId="5D1362D3" w14:textId="77777777" w:rsidR="00B13AA6" w:rsidRDefault="00B13AA6" w:rsidP="00332DAE">
            <w:pPr>
              <w:ind w:firstLineChars="950" w:firstLine="1995"/>
              <w:jc w:val="left"/>
            </w:pPr>
          </w:p>
          <w:p w14:paraId="257D764E" w14:textId="77777777" w:rsidR="00332DAE" w:rsidRPr="00B13AA6" w:rsidRDefault="00332DAE" w:rsidP="00332DAE">
            <w:pPr>
              <w:ind w:firstLineChars="950" w:firstLine="2280"/>
              <w:jc w:val="left"/>
              <w:rPr>
                <w:rFonts w:ascii="Times New Roman" w:hAnsi="Times New Roman" w:cs="Times New Roman"/>
                <w:sz w:val="24"/>
                <w:szCs w:val="24"/>
              </w:rPr>
            </w:pPr>
            <w:r w:rsidRPr="00B13AA6">
              <w:rPr>
                <w:rFonts w:ascii="Times New Roman" w:hAnsi="Times New Roman" w:cs="Times New Roman"/>
                <w:sz w:val="24"/>
                <w:szCs w:val="24"/>
              </w:rPr>
              <w:t>Heading</w:t>
            </w:r>
          </w:p>
          <w:p w14:paraId="59305897" w14:textId="77777777" w:rsidR="00332DAE" w:rsidRPr="00B13AA6" w:rsidRDefault="00332DAE" w:rsidP="00332DAE">
            <w:pPr>
              <w:ind w:firstLineChars="950" w:firstLine="2280"/>
              <w:jc w:val="left"/>
              <w:rPr>
                <w:rFonts w:ascii="Times New Roman" w:hAnsi="Times New Roman" w:cs="Times New Roman"/>
                <w:sz w:val="24"/>
                <w:szCs w:val="24"/>
              </w:rPr>
            </w:pPr>
            <w:r w:rsidRPr="00B13AA6">
              <w:rPr>
                <w:rFonts w:ascii="Times New Roman" w:hAnsi="Times New Roman" w:cs="Times New Roman"/>
                <w:sz w:val="24"/>
                <w:szCs w:val="24"/>
              </w:rPr>
              <w:t xml:space="preserve">  An introduction about our topic</w:t>
            </w:r>
          </w:p>
          <w:p w14:paraId="2EC372EC" w14:textId="77777777" w:rsidR="00332DAE" w:rsidRPr="00B13AA6" w:rsidRDefault="00332DAE" w:rsidP="00332DAE">
            <w:pPr>
              <w:pStyle w:val="ListParagraph"/>
              <w:numPr>
                <w:ilvl w:val="0"/>
                <w:numId w:val="14"/>
              </w:numPr>
              <w:ind w:firstLineChars="0"/>
              <w:jc w:val="left"/>
              <w:rPr>
                <w:rFonts w:ascii="Times New Roman" w:hAnsi="Times New Roman" w:cs="Times New Roman"/>
                <w:sz w:val="24"/>
                <w:szCs w:val="24"/>
              </w:rPr>
            </w:pPr>
            <w:r w:rsidRPr="00B13AA6">
              <w:rPr>
                <w:rFonts w:ascii="Times New Roman" w:hAnsi="Times New Roman" w:cs="Times New Roman"/>
                <w:sz w:val="24"/>
                <w:szCs w:val="24"/>
              </w:rPr>
              <w:t>Chinese food</w:t>
            </w:r>
          </w:p>
          <w:p w14:paraId="1B1C87F3" w14:textId="77777777" w:rsidR="00332DAE" w:rsidRPr="005102AE" w:rsidRDefault="00332DAE" w:rsidP="00332DAE">
            <w:pPr>
              <w:pStyle w:val="ListParagraph"/>
              <w:numPr>
                <w:ilvl w:val="0"/>
                <w:numId w:val="15"/>
              </w:numPr>
              <w:ind w:firstLineChars="0"/>
              <w:jc w:val="left"/>
              <w:rPr>
                <w:sz w:val="16"/>
                <w:szCs w:val="16"/>
              </w:rPr>
            </w:pPr>
            <w:r w:rsidRPr="00B13AA6">
              <w:rPr>
                <w:rFonts w:ascii="Times New Roman" w:hAnsi="Times New Roman" w:cs="Times New Roman"/>
                <w:sz w:val="24"/>
                <w:szCs w:val="24"/>
              </w:rPr>
              <w:t>FiveFlavors</w:t>
            </w:r>
          </w:p>
        </w:tc>
      </w:tr>
      <w:tr w:rsidR="00332DAE" w14:paraId="642D1620" w14:textId="77777777" w:rsidTr="00332DAE">
        <w:trPr>
          <w:trHeight w:val="483"/>
        </w:trPr>
        <w:tc>
          <w:tcPr>
            <w:tcW w:w="7454" w:type="dxa"/>
            <w:gridSpan w:val="5"/>
            <w:shd w:val="clear" w:color="auto" w:fill="262626" w:themeFill="text1" w:themeFillTint="D9"/>
          </w:tcPr>
          <w:p w14:paraId="5C3479AF" w14:textId="77777777" w:rsidR="00332DAE" w:rsidRPr="005102AE" w:rsidRDefault="00332DAE" w:rsidP="00332DAE">
            <w:pPr>
              <w:pStyle w:val="ListParagraph"/>
              <w:ind w:firstLineChars="0" w:firstLine="0"/>
              <w:jc w:val="center"/>
              <w:rPr>
                <w:rFonts w:ascii="Times New Roman" w:hAnsi="Times New Roman" w:cs="Times New Roman"/>
                <w:sz w:val="16"/>
                <w:szCs w:val="16"/>
              </w:rPr>
            </w:pPr>
            <w:r w:rsidRPr="005102AE">
              <w:rPr>
                <w:rFonts w:ascii="Times New Roman" w:hAnsi="Times New Roman" w:cs="Times New Roman" w:hint="eastAsia"/>
                <w:sz w:val="16"/>
                <w:szCs w:val="16"/>
              </w:rPr>
              <w:t>footer</w:t>
            </w:r>
          </w:p>
        </w:tc>
      </w:tr>
    </w:tbl>
    <w:p w14:paraId="23A9960C" w14:textId="77777777" w:rsidR="00332DAE" w:rsidRDefault="00332DAE" w:rsidP="006D5B8A">
      <w:pPr>
        <w:rPr>
          <w:sz w:val="24"/>
          <w:szCs w:val="24"/>
        </w:rPr>
      </w:pPr>
    </w:p>
    <w:p w14:paraId="3BEE2061" w14:textId="77777777" w:rsidR="00332DAE" w:rsidRDefault="00332DAE" w:rsidP="006D5B8A">
      <w:pPr>
        <w:rPr>
          <w:sz w:val="24"/>
          <w:szCs w:val="24"/>
        </w:rPr>
      </w:pPr>
    </w:p>
    <w:p w14:paraId="395CF0CC" w14:textId="77777777" w:rsidR="00332DAE" w:rsidRDefault="00332DAE" w:rsidP="006D5B8A">
      <w:pPr>
        <w:rPr>
          <w:sz w:val="24"/>
          <w:szCs w:val="24"/>
        </w:rPr>
      </w:pPr>
    </w:p>
    <w:p w14:paraId="3D8E877E" w14:textId="77777777" w:rsidR="00332DAE" w:rsidRDefault="00332DAE" w:rsidP="006D5B8A">
      <w:pPr>
        <w:rPr>
          <w:sz w:val="24"/>
          <w:szCs w:val="24"/>
        </w:rPr>
      </w:pPr>
    </w:p>
    <w:p w14:paraId="1FF0CE42" w14:textId="77777777" w:rsidR="00332DAE" w:rsidRDefault="00332DAE" w:rsidP="006D5B8A">
      <w:pPr>
        <w:rPr>
          <w:sz w:val="24"/>
          <w:szCs w:val="24"/>
        </w:rPr>
      </w:pPr>
    </w:p>
    <w:p w14:paraId="74257983" w14:textId="77777777" w:rsidR="00332DAE" w:rsidRDefault="00332DAE" w:rsidP="006D5B8A">
      <w:pPr>
        <w:rPr>
          <w:sz w:val="24"/>
          <w:szCs w:val="24"/>
        </w:rPr>
      </w:pPr>
    </w:p>
    <w:p w14:paraId="5CB397FD" w14:textId="77777777" w:rsidR="00332DAE" w:rsidRDefault="00332DAE" w:rsidP="006D5B8A">
      <w:pPr>
        <w:rPr>
          <w:sz w:val="24"/>
          <w:szCs w:val="24"/>
        </w:rPr>
      </w:pPr>
    </w:p>
    <w:p w14:paraId="70DAB96C" w14:textId="77777777" w:rsidR="00332DAE" w:rsidRDefault="00332DAE" w:rsidP="006D5B8A">
      <w:pPr>
        <w:rPr>
          <w:sz w:val="24"/>
          <w:szCs w:val="24"/>
        </w:rPr>
      </w:pPr>
    </w:p>
    <w:p w14:paraId="12084F63" w14:textId="77777777" w:rsidR="00332DAE" w:rsidRDefault="00332DAE" w:rsidP="006D5B8A">
      <w:pPr>
        <w:rPr>
          <w:sz w:val="24"/>
          <w:szCs w:val="24"/>
        </w:rPr>
      </w:pPr>
    </w:p>
    <w:p w14:paraId="63DA32D9" w14:textId="77777777" w:rsidR="00332DAE" w:rsidRDefault="00332DAE" w:rsidP="006D5B8A">
      <w:pPr>
        <w:rPr>
          <w:sz w:val="24"/>
          <w:szCs w:val="24"/>
        </w:rPr>
      </w:pPr>
    </w:p>
    <w:p w14:paraId="44DD9D47" w14:textId="77777777" w:rsidR="00332DAE" w:rsidRDefault="00332DAE" w:rsidP="006D5B8A">
      <w:pPr>
        <w:rPr>
          <w:sz w:val="24"/>
          <w:szCs w:val="24"/>
        </w:rPr>
      </w:pPr>
    </w:p>
    <w:p w14:paraId="04E77C98" w14:textId="77777777" w:rsidR="00332DAE" w:rsidRDefault="00332DAE" w:rsidP="006D5B8A">
      <w:pPr>
        <w:rPr>
          <w:sz w:val="24"/>
          <w:szCs w:val="24"/>
        </w:rPr>
      </w:pPr>
    </w:p>
    <w:p w14:paraId="3FA397DA" w14:textId="77777777" w:rsidR="00332DAE" w:rsidRDefault="00332DAE" w:rsidP="006D5B8A">
      <w:pPr>
        <w:rPr>
          <w:sz w:val="24"/>
          <w:szCs w:val="24"/>
        </w:rPr>
      </w:pPr>
    </w:p>
    <w:p w14:paraId="02056EB9" w14:textId="77777777" w:rsidR="00332DAE" w:rsidRDefault="00332DAE" w:rsidP="006D5B8A">
      <w:pPr>
        <w:rPr>
          <w:sz w:val="24"/>
          <w:szCs w:val="24"/>
        </w:rPr>
      </w:pPr>
    </w:p>
    <w:p w14:paraId="25757198" w14:textId="77777777" w:rsidR="00332DAE" w:rsidRDefault="00332DAE" w:rsidP="006D5B8A">
      <w:pPr>
        <w:rPr>
          <w:sz w:val="24"/>
          <w:szCs w:val="24"/>
        </w:rPr>
      </w:pPr>
    </w:p>
    <w:p w14:paraId="2593AB84" w14:textId="77777777" w:rsidR="00332DAE" w:rsidRDefault="00332DAE" w:rsidP="006D5B8A">
      <w:pPr>
        <w:rPr>
          <w:sz w:val="24"/>
          <w:szCs w:val="24"/>
        </w:rPr>
      </w:pPr>
    </w:p>
    <w:p w14:paraId="2D27A286" w14:textId="77777777" w:rsidR="00332DAE" w:rsidRDefault="00332DAE" w:rsidP="006D5B8A">
      <w:pPr>
        <w:rPr>
          <w:sz w:val="24"/>
          <w:szCs w:val="24"/>
        </w:rPr>
      </w:pPr>
    </w:p>
    <w:p w14:paraId="6492B1AA" w14:textId="77777777" w:rsidR="00332DAE" w:rsidRDefault="00332DAE" w:rsidP="006D5B8A">
      <w:pPr>
        <w:rPr>
          <w:sz w:val="24"/>
          <w:szCs w:val="24"/>
        </w:rPr>
      </w:pPr>
    </w:p>
    <w:p w14:paraId="6AB6AF6E" w14:textId="77777777" w:rsidR="00332DAE" w:rsidRDefault="00332DAE" w:rsidP="006D5B8A">
      <w:pPr>
        <w:rPr>
          <w:sz w:val="24"/>
          <w:szCs w:val="24"/>
        </w:rPr>
      </w:pPr>
    </w:p>
    <w:p w14:paraId="7D7505A5" w14:textId="77777777" w:rsidR="00332DAE" w:rsidRDefault="00332DAE" w:rsidP="006D5B8A">
      <w:pPr>
        <w:rPr>
          <w:sz w:val="24"/>
          <w:szCs w:val="24"/>
        </w:rPr>
      </w:pPr>
    </w:p>
    <w:p w14:paraId="0D66805C" w14:textId="77777777" w:rsidR="00332DAE" w:rsidRDefault="00332DAE" w:rsidP="006D5B8A">
      <w:pPr>
        <w:rPr>
          <w:sz w:val="24"/>
          <w:szCs w:val="24"/>
        </w:rPr>
      </w:pPr>
    </w:p>
    <w:p w14:paraId="3056EED0" w14:textId="77777777" w:rsidR="00332DAE" w:rsidRDefault="00332DAE" w:rsidP="006D5B8A">
      <w:pPr>
        <w:rPr>
          <w:sz w:val="24"/>
          <w:szCs w:val="24"/>
        </w:rPr>
      </w:pPr>
    </w:p>
    <w:p w14:paraId="12146D8B" w14:textId="77777777" w:rsidR="00332DAE" w:rsidRDefault="00332DAE" w:rsidP="006D5B8A">
      <w:pPr>
        <w:rPr>
          <w:sz w:val="24"/>
          <w:szCs w:val="24"/>
        </w:rPr>
      </w:pPr>
    </w:p>
    <w:p w14:paraId="34BB2804" w14:textId="77777777" w:rsidR="00332DAE" w:rsidRDefault="00332DAE" w:rsidP="006D5B8A">
      <w:pPr>
        <w:rPr>
          <w:sz w:val="24"/>
          <w:szCs w:val="24"/>
        </w:rPr>
      </w:pPr>
    </w:p>
    <w:p w14:paraId="0AFAF5FA" w14:textId="77777777" w:rsidR="00332DAE" w:rsidRDefault="00332DAE" w:rsidP="006D5B8A">
      <w:pPr>
        <w:rPr>
          <w:sz w:val="24"/>
          <w:szCs w:val="24"/>
        </w:rPr>
      </w:pPr>
    </w:p>
    <w:p w14:paraId="58BB2719" w14:textId="77777777" w:rsidR="00332DAE" w:rsidRDefault="00332DAE" w:rsidP="006D5B8A">
      <w:pPr>
        <w:rPr>
          <w:sz w:val="24"/>
          <w:szCs w:val="24"/>
        </w:rPr>
      </w:pPr>
    </w:p>
    <w:p w14:paraId="1ED7DB87" w14:textId="77777777" w:rsidR="00332DAE" w:rsidRDefault="00332DAE" w:rsidP="006D5B8A">
      <w:pPr>
        <w:rPr>
          <w:sz w:val="24"/>
          <w:szCs w:val="24"/>
        </w:rPr>
      </w:pPr>
    </w:p>
    <w:p w14:paraId="5A0D7DAB" w14:textId="77777777" w:rsidR="00332DAE" w:rsidRDefault="00332DAE" w:rsidP="006D5B8A">
      <w:pPr>
        <w:rPr>
          <w:sz w:val="24"/>
          <w:szCs w:val="24"/>
        </w:rPr>
      </w:pPr>
    </w:p>
    <w:p w14:paraId="1BDF1F15" w14:textId="77777777" w:rsidR="00332DAE" w:rsidRDefault="00332DAE" w:rsidP="00332DAE">
      <w:pPr>
        <w:rPr>
          <w:sz w:val="24"/>
          <w:szCs w:val="24"/>
        </w:rPr>
      </w:pPr>
    </w:p>
    <w:p w14:paraId="10606B05" w14:textId="77777777" w:rsidR="00332DAE" w:rsidRDefault="00332DAE" w:rsidP="00332DAE">
      <w:pPr>
        <w:rPr>
          <w:sz w:val="24"/>
          <w:szCs w:val="24"/>
        </w:rPr>
      </w:pPr>
    </w:p>
    <w:p w14:paraId="5DF656F0" w14:textId="77777777" w:rsidR="00332DAE" w:rsidRDefault="00332DAE" w:rsidP="00332DAE">
      <w:pPr>
        <w:rPr>
          <w:sz w:val="24"/>
          <w:szCs w:val="24"/>
        </w:rPr>
      </w:pPr>
    </w:p>
    <w:p w14:paraId="4E7210E6" w14:textId="77777777" w:rsidR="00332DAE" w:rsidRDefault="00332DAE" w:rsidP="00332DAE">
      <w:pPr>
        <w:rPr>
          <w:sz w:val="24"/>
          <w:szCs w:val="24"/>
        </w:rPr>
      </w:pPr>
    </w:p>
    <w:p w14:paraId="307AC94F" w14:textId="77777777" w:rsidR="00276AE9" w:rsidRPr="00673C2D" w:rsidRDefault="00276AE9" w:rsidP="00276AE9">
      <w:pPr>
        <w:rPr>
          <w:rFonts w:ascii="Times New Roman" w:hAnsi="Times New Roman" w:cs="Times New Roman"/>
          <w:sz w:val="24"/>
          <w:szCs w:val="24"/>
        </w:rPr>
      </w:pPr>
    </w:p>
    <w:p w14:paraId="7189A952" w14:textId="77777777" w:rsidR="00276AE9" w:rsidRPr="00673C2D" w:rsidRDefault="00276AE9" w:rsidP="00276AE9">
      <w:pPr>
        <w:rPr>
          <w:rFonts w:ascii="Times New Roman" w:hAnsi="Times New Roman" w:cs="Times New Roman"/>
          <w:sz w:val="24"/>
          <w:szCs w:val="24"/>
        </w:rPr>
      </w:pPr>
      <w:r w:rsidRPr="00673C2D">
        <w:rPr>
          <w:rFonts w:ascii="Times New Roman" w:hAnsi="Times New Roman" w:cs="Times New Roman"/>
          <w:sz w:val="24"/>
          <w:szCs w:val="24"/>
        </w:rPr>
        <w:t>The reason why we choose this color is because our site is about Chinese food. The warm tone color can make people feel hot and passion, and the red represents “China”.</w:t>
      </w:r>
    </w:p>
    <w:p w14:paraId="4931B5E2" w14:textId="77777777" w:rsidR="00276AE9" w:rsidRPr="00673C2D" w:rsidRDefault="00276AE9" w:rsidP="00276AE9">
      <w:pPr>
        <w:rPr>
          <w:rFonts w:ascii="Times New Roman" w:hAnsi="Times New Roman" w:cs="Times New Roman"/>
          <w:sz w:val="24"/>
          <w:szCs w:val="24"/>
        </w:rPr>
      </w:pPr>
      <w:r w:rsidRPr="00673C2D">
        <w:rPr>
          <w:rFonts w:ascii="Times New Roman" w:hAnsi="Times New Roman" w:cs="Times New Roman"/>
          <w:sz w:val="24"/>
          <w:szCs w:val="24"/>
        </w:rPr>
        <w:t>The reason we choose this kind of layout is that it is simple. Our site is mainly introducing foods. A complicated layout is meaningless, and it is easier to be maintained.</w:t>
      </w:r>
    </w:p>
    <w:p w14:paraId="131B8C20" w14:textId="77777777" w:rsidR="00276AE9" w:rsidRPr="00332DAE" w:rsidRDefault="00276AE9" w:rsidP="00276AE9">
      <w:pPr>
        <w:rPr>
          <w:sz w:val="24"/>
          <w:szCs w:val="24"/>
        </w:rPr>
      </w:pPr>
    </w:p>
    <w:p w14:paraId="08FF2DFC" w14:textId="77777777" w:rsidR="00332DAE" w:rsidRPr="00276AE9" w:rsidRDefault="00332DAE" w:rsidP="00332DAE">
      <w:pPr>
        <w:rPr>
          <w:sz w:val="24"/>
          <w:szCs w:val="24"/>
        </w:rPr>
      </w:pPr>
    </w:p>
    <w:p w14:paraId="4093DBA3" w14:textId="77777777" w:rsidR="00332DAE" w:rsidRDefault="00332DAE" w:rsidP="00332DAE">
      <w:pPr>
        <w:rPr>
          <w:sz w:val="24"/>
          <w:szCs w:val="24"/>
        </w:rPr>
      </w:pPr>
    </w:p>
    <w:p w14:paraId="54A5E184" w14:textId="5EBC9153" w:rsidR="00332DAE" w:rsidRDefault="00332DAE" w:rsidP="00332DAE">
      <w:pPr>
        <w:rPr>
          <w:ins w:id="23" w:author="Jianhui Jiang" w:date="2017-02-16T19:07:00Z"/>
          <w:sz w:val="24"/>
          <w:szCs w:val="24"/>
        </w:rPr>
      </w:pPr>
    </w:p>
    <w:p w14:paraId="0320145E" w14:textId="2B7022CE" w:rsidR="00106194" w:rsidRDefault="00106194" w:rsidP="00332DAE">
      <w:pPr>
        <w:rPr>
          <w:ins w:id="24" w:author="Jianhui Jiang" w:date="2017-02-16T19:07:00Z"/>
          <w:sz w:val="24"/>
          <w:szCs w:val="24"/>
        </w:rPr>
      </w:pPr>
      <w:ins w:id="25" w:author="Jianhui Jiang" w:date="2017-02-16T19:07:00Z">
        <w:r>
          <w:rPr>
            <w:sz w:val="24"/>
            <w:szCs w:val="24"/>
          </w:rPr>
          <w:t>Milestone 3</w:t>
        </w:r>
      </w:ins>
    </w:p>
    <w:p w14:paraId="07F3F049" w14:textId="37281ADF" w:rsidR="00106194" w:rsidRDefault="00106194" w:rsidP="00332DAE">
      <w:pPr>
        <w:rPr>
          <w:ins w:id="26" w:author="Jianhui Jiang" w:date="2017-02-16T19:07:00Z"/>
          <w:sz w:val="24"/>
          <w:szCs w:val="24"/>
        </w:rPr>
      </w:pPr>
    </w:p>
    <w:p w14:paraId="189BA864" w14:textId="51AC96A6" w:rsidR="00106194" w:rsidRDefault="00106194" w:rsidP="00106194">
      <w:pPr>
        <w:pStyle w:val="ListParagraph"/>
        <w:numPr>
          <w:ilvl w:val="1"/>
          <w:numId w:val="8"/>
        </w:numPr>
        <w:ind w:firstLineChars="0"/>
        <w:rPr>
          <w:ins w:id="27" w:author="Jianhui Jiang" w:date="2017-02-16T19:13:00Z"/>
          <w:sz w:val="24"/>
          <w:szCs w:val="24"/>
        </w:rPr>
        <w:pPrChange w:id="28" w:author="Jianhui Jiang" w:date="2017-02-16T19:09:00Z">
          <w:pPr/>
        </w:pPrChange>
      </w:pPr>
      <w:ins w:id="29" w:author="Jianhui Jiang" w:date="2017-02-16T19:08:00Z">
        <w:r w:rsidRPr="00106194">
          <w:rPr>
            <w:sz w:val="24"/>
            <w:szCs w:val="24"/>
            <w:rPrChange w:id="30" w:author="Jianhui Jiang" w:date="2017-02-16T19:09:00Z">
              <w:rPr/>
            </w:rPrChange>
          </w:rPr>
          <w:t xml:space="preserve">A/B test has been done. </w:t>
        </w:r>
        <w:r w:rsidR="00DD3F4C">
          <w:rPr>
            <w:sz w:val="24"/>
            <w:szCs w:val="24"/>
            <w:rPrChange w:id="31" w:author="Jianhui Jiang" w:date="2017-02-16T19:09:00Z">
              <w:rPr>
                <w:sz w:val="24"/>
                <w:szCs w:val="24"/>
              </w:rPr>
            </w:rPrChange>
          </w:rPr>
          <w:t>T</w:t>
        </w:r>
      </w:ins>
      <w:ins w:id="32" w:author="Jianhui Jiang" w:date="2017-02-16T19:19:00Z">
        <w:r w:rsidR="00DD3F4C">
          <w:rPr>
            <w:sz w:val="24"/>
            <w:szCs w:val="24"/>
          </w:rPr>
          <w:t>he</w:t>
        </w:r>
      </w:ins>
      <w:ins w:id="33" w:author="Jianhui Jiang" w:date="2017-02-16T19:08:00Z">
        <w:r w:rsidRPr="00106194">
          <w:rPr>
            <w:sz w:val="24"/>
            <w:szCs w:val="24"/>
            <w:rPrChange w:id="34" w:author="Jianhui Jiang" w:date="2017-02-16T19:09:00Z">
              <w:rPr/>
            </w:rPrChange>
          </w:rPr>
          <w:t xml:space="preserve"> layout</w:t>
        </w:r>
      </w:ins>
      <w:ins w:id="35" w:author="Jianhui Jiang" w:date="2017-02-16T19:19:00Z">
        <w:r w:rsidR="00DD3F4C">
          <w:rPr>
            <w:sz w:val="24"/>
            <w:szCs w:val="24"/>
          </w:rPr>
          <w:t>2</w:t>
        </w:r>
      </w:ins>
      <w:ins w:id="36" w:author="Jianhui Jiang" w:date="2017-02-16T19:08:00Z">
        <w:r w:rsidRPr="00106194">
          <w:rPr>
            <w:sz w:val="24"/>
            <w:szCs w:val="24"/>
            <w:rPrChange w:id="37" w:author="Jianhui Jiang" w:date="2017-02-16T19:09:00Z">
              <w:rPr/>
            </w:rPrChange>
          </w:rPr>
          <w:t xml:space="preserve"> has been chosen. </w:t>
        </w:r>
      </w:ins>
    </w:p>
    <w:p w14:paraId="4E565B2C" w14:textId="0E97FE7E" w:rsidR="00DD3F4C" w:rsidRDefault="00DD3F4C" w:rsidP="00DD3F4C">
      <w:pPr>
        <w:ind w:left="420"/>
        <w:rPr>
          <w:ins w:id="38" w:author="Jianhui Jiang" w:date="2017-02-16T19:17:00Z"/>
          <w:noProof/>
          <w:sz w:val="24"/>
          <w:szCs w:val="24"/>
          <w:lang w:val="en-CA"/>
        </w:rPr>
        <w:pPrChange w:id="39" w:author="Jianhui Jiang" w:date="2017-02-16T19:17:00Z">
          <w:pPr/>
        </w:pPrChange>
      </w:pPr>
      <w:ins w:id="40" w:author="Jianhui Jiang" w:date="2017-02-16T19:17:00Z">
        <w:r>
          <w:rPr>
            <w:noProof/>
            <w:sz w:val="24"/>
            <w:szCs w:val="24"/>
            <w:lang w:val="en-CA"/>
          </w:rPr>
          <w:t>Layout1</w:t>
        </w:r>
      </w:ins>
      <w:ins w:id="41" w:author="Jianhui Jiang" w:date="2017-02-16T19:19:00Z">
        <w:r>
          <w:rPr>
            <w:noProof/>
            <w:sz w:val="24"/>
            <w:szCs w:val="24"/>
            <w:lang w:val="en-CA"/>
          </w:rPr>
          <w:t xml:space="preserve">                          layout2</w:t>
        </w:r>
      </w:ins>
    </w:p>
    <w:p w14:paraId="74442CCD" w14:textId="5449CD5B" w:rsidR="00106194" w:rsidRDefault="00106194" w:rsidP="00106194">
      <w:pPr>
        <w:rPr>
          <w:ins w:id="42" w:author="Jianhui Jiang" w:date="2017-02-16T19:13:00Z"/>
          <w:sz w:val="24"/>
          <w:szCs w:val="24"/>
        </w:rPr>
        <w:pPrChange w:id="43" w:author="Jianhui Jiang" w:date="2017-02-16T19:13:00Z">
          <w:pPr/>
        </w:pPrChange>
      </w:pPr>
      <w:ins w:id="44" w:author="Jianhui Jiang" w:date="2017-02-16T19:16:00Z">
        <w:r>
          <w:rPr>
            <w:noProof/>
            <w:sz w:val="24"/>
            <w:szCs w:val="24"/>
            <w:lang w:val="en-CA"/>
          </w:rPr>
          <w:drawing>
            <wp:inline distT="0" distB="0" distL="0" distR="0" wp14:anchorId="38CD2359" wp14:editId="7B846E1E">
              <wp:extent cx="2374900" cy="257302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yout1.jpg"/>
                      <pic:cNvPicPr/>
                    </pic:nvPicPr>
                    <pic:blipFill rotWithShape="1">
                      <a:blip r:embed="rId20" cstate="print">
                        <a:extLst>
                          <a:ext uri="{28A0092B-C50C-407E-A947-70E740481C1C}">
                            <a14:useLocalDpi xmlns:a14="http://schemas.microsoft.com/office/drawing/2010/main" val="0"/>
                          </a:ext>
                        </a:extLst>
                      </a:blip>
                      <a:srcRect l="26608" t="246" r="28365"/>
                      <a:stretch/>
                    </pic:blipFill>
                    <pic:spPr bwMode="auto">
                      <a:xfrm>
                        <a:off x="0" y="0"/>
                        <a:ext cx="2374900" cy="2573020"/>
                      </a:xfrm>
                      <a:prstGeom prst="rect">
                        <a:avLst/>
                      </a:prstGeom>
                      <a:ln>
                        <a:noFill/>
                      </a:ln>
                      <a:extLst>
                        <a:ext uri="{53640926-AAD7-44D8-BBD7-CCE9431645EC}">
                          <a14:shadowObscured xmlns:a14="http://schemas.microsoft.com/office/drawing/2010/main"/>
                        </a:ext>
                      </a:extLst>
                    </pic:spPr>
                  </pic:pic>
                </a:graphicData>
              </a:graphic>
            </wp:inline>
          </w:drawing>
        </w:r>
      </w:ins>
      <w:ins w:id="45" w:author="Jianhui Jiang" w:date="2017-02-16T19:18:00Z">
        <w:r w:rsidR="00DD3F4C">
          <w:rPr>
            <w:sz w:val="24"/>
            <w:szCs w:val="24"/>
          </w:rPr>
          <w:t xml:space="preserve"> </w:t>
        </w:r>
        <w:r w:rsidR="00DD3F4C">
          <w:rPr>
            <w:noProof/>
            <w:sz w:val="24"/>
            <w:szCs w:val="24"/>
            <w:lang w:val="en-CA"/>
          </w:rPr>
          <w:drawing>
            <wp:inline distT="0" distB="0" distL="0" distR="0" wp14:anchorId="2E57F6A6" wp14:editId="659CF0A3">
              <wp:extent cx="1880894" cy="253873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you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01902" cy="2567086"/>
                      </a:xfrm>
                      <a:prstGeom prst="rect">
                        <a:avLst/>
                      </a:prstGeom>
                    </pic:spPr>
                  </pic:pic>
                </a:graphicData>
              </a:graphic>
            </wp:inline>
          </w:drawing>
        </w:r>
      </w:ins>
    </w:p>
    <w:p w14:paraId="331C8625" w14:textId="31690FBC" w:rsidR="00106194" w:rsidRDefault="00106194" w:rsidP="00106194">
      <w:pPr>
        <w:rPr>
          <w:ins w:id="46" w:author="Jianhui Jiang" w:date="2017-02-16T19:13:00Z"/>
          <w:sz w:val="24"/>
          <w:szCs w:val="24"/>
        </w:rPr>
        <w:pPrChange w:id="47" w:author="Jianhui Jiang" w:date="2017-02-16T19:13:00Z">
          <w:pPr/>
        </w:pPrChange>
      </w:pPr>
    </w:p>
    <w:p w14:paraId="268D765E" w14:textId="77777777" w:rsidR="00106194" w:rsidRPr="00106194" w:rsidRDefault="00106194" w:rsidP="00106194">
      <w:pPr>
        <w:rPr>
          <w:ins w:id="48" w:author="Jianhui Jiang" w:date="2017-02-16T19:09:00Z"/>
          <w:sz w:val="24"/>
          <w:szCs w:val="24"/>
          <w:rPrChange w:id="49" w:author="Jianhui Jiang" w:date="2017-02-16T19:13:00Z">
            <w:rPr>
              <w:ins w:id="50" w:author="Jianhui Jiang" w:date="2017-02-16T19:09:00Z"/>
            </w:rPr>
          </w:rPrChange>
        </w:rPr>
        <w:pPrChange w:id="51" w:author="Jianhui Jiang" w:date="2017-02-16T19:13:00Z">
          <w:pPr/>
        </w:pPrChange>
      </w:pPr>
    </w:p>
    <w:p w14:paraId="69824E97" w14:textId="694EB28B" w:rsidR="00106194" w:rsidRDefault="00106194" w:rsidP="00106194">
      <w:pPr>
        <w:pStyle w:val="ListParagraph"/>
        <w:numPr>
          <w:ilvl w:val="1"/>
          <w:numId w:val="8"/>
        </w:numPr>
        <w:ind w:firstLineChars="0"/>
        <w:rPr>
          <w:ins w:id="52" w:author="Jianhui Jiang" w:date="2017-02-16T19:09:00Z"/>
          <w:sz w:val="24"/>
          <w:szCs w:val="24"/>
        </w:rPr>
        <w:pPrChange w:id="53" w:author="Jianhui Jiang" w:date="2017-02-16T19:09:00Z">
          <w:pPr/>
        </w:pPrChange>
      </w:pPr>
      <w:ins w:id="54" w:author="Jianhui Jiang" w:date="2017-02-16T19:09:00Z">
        <w:r>
          <w:rPr>
            <w:sz w:val="24"/>
            <w:szCs w:val="24"/>
          </w:rPr>
          <w:t xml:space="preserve">Still working on: </w:t>
        </w:r>
      </w:ins>
    </w:p>
    <w:p w14:paraId="0B247A5B" w14:textId="205C11C1" w:rsidR="00106194" w:rsidRDefault="00106194" w:rsidP="00106194">
      <w:pPr>
        <w:pStyle w:val="ListParagraph"/>
        <w:ind w:left="1260" w:firstLineChars="0" w:firstLine="0"/>
        <w:rPr>
          <w:ins w:id="55" w:author="Jianhui Jiang" w:date="2017-02-16T19:10:00Z"/>
          <w:sz w:val="24"/>
          <w:szCs w:val="24"/>
        </w:rPr>
        <w:pPrChange w:id="56" w:author="Jianhui Jiang" w:date="2017-02-16T19:09:00Z">
          <w:pPr/>
        </w:pPrChange>
      </w:pPr>
      <w:ins w:id="57" w:author="Jianhui Jiang" w:date="2017-02-16T19:09:00Z">
        <w:r>
          <w:rPr>
            <w:sz w:val="24"/>
            <w:szCs w:val="24"/>
          </w:rPr>
          <w:t>JavaScript funct</w:t>
        </w:r>
      </w:ins>
      <w:ins w:id="58" w:author="Jianhui Jiang" w:date="2017-02-16T19:10:00Z">
        <w:r>
          <w:rPr>
            <w:sz w:val="24"/>
            <w:szCs w:val="24"/>
          </w:rPr>
          <w:t>i</w:t>
        </w:r>
      </w:ins>
      <w:ins w:id="59" w:author="Jianhui Jiang" w:date="2017-02-16T19:09:00Z">
        <w:r>
          <w:rPr>
            <w:sz w:val="24"/>
            <w:szCs w:val="24"/>
          </w:rPr>
          <w:t>ons</w:t>
        </w:r>
      </w:ins>
    </w:p>
    <w:p w14:paraId="0721EE89" w14:textId="3F7D9378" w:rsidR="00106194" w:rsidRDefault="00106194" w:rsidP="00106194">
      <w:pPr>
        <w:pStyle w:val="ListParagraph"/>
        <w:ind w:left="1260" w:firstLineChars="0" w:firstLine="0"/>
        <w:rPr>
          <w:ins w:id="60" w:author="Jianhui Jiang" w:date="2017-02-16T19:10:00Z"/>
          <w:sz w:val="24"/>
          <w:szCs w:val="24"/>
        </w:rPr>
        <w:pPrChange w:id="61" w:author="Jianhui Jiang" w:date="2017-02-16T19:09:00Z">
          <w:pPr/>
        </w:pPrChange>
      </w:pPr>
      <w:ins w:id="62" w:author="Jianhui Jiang" w:date="2017-02-16T19:10:00Z">
        <w:r>
          <w:rPr>
            <w:sz w:val="24"/>
            <w:szCs w:val="24"/>
          </w:rPr>
          <w:t>More hover effects</w:t>
        </w:r>
      </w:ins>
    </w:p>
    <w:p w14:paraId="4F8F3A69" w14:textId="36245058" w:rsidR="00106194" w:rsidRPr="00106194" w:rsidRDefault="00106194" w:rsidP="00106194">
      <w:pPr>
        <w:ind w:left="840" w:firstLine="420"/>
        <w:rPr>
          <w:ins w:id="63" w:author="Jianhui Jiang" w:date="2017-02-16T19:10:00Z"/>
          <w:sz w:val="24"/>
          <w:szCs w:val="24"/>
          <w:rPrChange w:id="64" w:author="Jianhui Jiang" w:date="2017-02-16T19:11:00Z">
            <w:rPr>
              <w:ins w:id="65" w:author="Jianhui Jiang" w:date="2017-02-16T19:10:00Z"/>
            </w:rPr>
          </w:rPrChange>
        </w:rPr>
        <w:pPrChange w:id="66" w:author="Jianhui Jiang" w:date="2017-02-16T19:11:00Z">
          <w:pPr/>
        </w:pPrChange>
      </w:pPr>
      <w:ins w:id="67" w:author="Jianhui Jiang" w:date="2017-02-16T19:11:00Z">
        <w:r>
          <w:rPr>
            <w:sz w:val="24"/>
            <w:szCs w:val="24"/>
          </w:rPr>
          <w:t>Page markup</w:t>
        </w:r>
      </w:ins>
      <w:ins w:id="68" w:author="Jianhui Jiang" w:date="2017-02-16T19:10:00Z">
        <w:r w:rsidRPr="00106194">
          <w:rPr>
            <w:sz w:val="24"/>
            <w:szCs w:val="24"/>
            <w:rPrChange w:id="69" w:author="Jianhui Jiang" w:date="2017-02-16T19:11:00Z">
              <w:rPr/>
            </w:rPrChange>
          </w:rPr>
          <w:t xml:space="preserve"> modification</w:t>
        </w:r>
      </w:ins>
    </w:p>
    <w:p w14:paraId="746D0070" w14:textId="5C161711" w:rsidR="00106194" w:rsidRDefault="00106194" w:rsidP="00106194">
      <w:pPr>
        <w:pStyle w:val="ListParagraph"/>
        <w:ind w:left="1260" w:firstLineChars="0" w:firstLine="0"/>
        <w:rPr>
          <w:ins w:id="70" w:author="Jianhui Jiang" w:date="2017-02-16T19:10:00Z"/>
          <w:sz w:val="24"/>
          <w:szCs w:val="24"/>
        </w:rPr>
        <w:pPrChange w:id="71" w:author="Jianhui Jiang" w:date="2017-02-16T19:09:00Z">
          <w:pPr/>
        </w:pPrChange>
      </w:pPr>
      <w:ins w:id="72" w:author="Jianhui Jiang" w:date="2017-02-16T19:10:00Z">
        <w:r>
          <w:rPr>
            <w:sz w:val="24"/>
            <w:szCs w:val="24"/>
          </w:rPr>
          <w:t>Forum function</w:t>
        </w:r>
      </w:ins>
    </w:p>
    <w:p w14:paraId="567FC476" w14:textId="7B3A48B8" w:rsidR="00106194" w:rsidRDefault="00106194" w:rsidP="00106194">
      <w:pPr>
        <w:pStyle w:val="ListParagraph"/>
        <w:ind w:left="1260" w:firstLineChars="0" w:firstLine="0"/>
        <w:rPr>
          <w:ins w:id="73" w:author="Jianhui Jiang" w:date="2017-02-16T19:19:00Z"/>
          <w:sz w:val="24"/>
          <w:szCs w:val="24"/>
        </w:rPr>
        <w:pPrChange w:id="74" w:author="Jianhui Jiang" w:date="2017-02-16T19:09:00Z">
          <w:pPr/>
        </w:pPrChange>
      </w:pPr>
      <w:ins w:id="75" w:author="Jianhui Jiang" w:date="2017-02-16T19:10:00Z">
        <w:r>
          <w:rPr>
            <w:sz w:val="24"/>
            <w:szCs w:val="24"/>
          </w:rPr>
          <w:t>Reg</w:t>
        </w:r>
      </w:ins>
      <w:ins w:id="76" w:author="Jianhui Jiang" w:date="2017-02-16T19:11:00Z">
        <w:r>
          <w:rPr>
            <w:sz w:val="24"/>
            <w:szCs w:val="24"/>
          </w:rPr>
          <w:t>i</w:t>
        </w:r>
      </w:ins>
      <w:ins w:id="77" w:author="Jianhui Jiang" w:date="2017-02-16T19:10:00Z">
        <w:r>
          <w:rPr>
            <w:sz w:val="24"/>
            <w:szCs w:val="24"/>
          </w:rPr>
          <w:t xml:space="preserve">stration </w:t>
        </w:r>
      </w:ins>
      <w:ins w:id="78" w:author="Jianhui Jiang" w:date="2017-02-16T19:11:00Z">
        <w:r>
          <w:rPr>
            <w:sz w:val="24"/>
            <w:szCs w:val="24"/>
          </w:rPr>
          <w:t>function</w:t>
        </w:r>
      </w:ins>
    </w:p>
    <w:p w14:paraId="42FC1DCB" w14:textId="3DF172FA" w:rsidR="00DD3F4C" w:rsidRDefault="00DD3F4C" w:rsidP="00DD3F4C">
      <w:pPr>
        <w:rPr>
          <w:ins w:id="79" w:author="Jianhui Jiang" w:date="2017-02-16T19:19:00Z"/>
          <w:sz w:val="24"/>
          <w:szCs w:val="24"/>
        </w:rPr>
        <w:pPrChange w:id="80" w:author="Jianhui Jiang" w:date="2017-02-16T19:19:00Z">
          <w:pPr/>
        </w:pPrChange>
      </w:pPr>
    </w:p>
    <w:p w14:paraId="72D4A454" w14:textId="6FD5F323" w:rsidR="00DD3F4C" w:rsidRDefault="00DD3F4C" w:rsidP="00DD3F4C">
      <w:pPr>
        <w:pStyle w:val="ListParagraph"/>
        <w:numPr>
          <w:ilvl w:val="1"/>
          <w:numId w:val="8"/>
        </w:numPr>
        <w:ind w:firstLineChars="0"/>
        <w:rPr>
          <w:ins w:id="81" w:author="Jianhui Jiang" w:date="2017-02-16T19:20:00Z"/>
          <w:sz w:val="24"/>
          <w:szCs w:val="24"/>
        </w:rPr>
        <w:pPrChange w:id="82" w:author="Jianhui Jiang" w:date="2017-02-16T19:19:00Z">
          <w:pPr/>
        </w:pPrChange>
      </w:pPr>
      <w:ins w:id="83" w:author="Jianhui Jiang" w:date="2017-02-16T19:20:00Z">
        <w:r>
          <w:rPr>
            <w:sz w:val="24"/>
            <w:szCs w:val="24"/>
          </w:rPr>
          <w:t>Base page</w:t>
        </w:r>
      </w:ins>
    </w:p>
    <w:p w14:paraId="7DDD65D8" w14:textId="78B052B5" w:rsidR="00DD3F4C" w:rsidRDefault="00DD3F4C" w:rsidP="00DD3F4C">
      <w:pPr>
        <w:rPr>
          <w:ins w:id="84" w:author="Jianhui Jiang" w:date="2017-02-16T19:20:00Z"/>
          <w:sz w:val="24"/>
          <w:szCs w:val="24"/>
        </w:rPr>
        <w:pPrChange w:id="85" w:author="Jianhui Jiang" w:date="2017-02-16T19:20:00Z">
          <w:pPr/>
        </w:pPrChange>
      </w:pPr>
    </w:p>
    <w:p w14:paraId="1F61D581" w14:textId="0837F98E" w:rsidR="00DD3F4C" w:rsidRDefault="00DD3F4C" w:rsidP="00DD3F4C">
      <w:pPr>
        <w:rPr>
          <w:ins w:id="86" w:author="Jianhui Jiang" w:date="2017-02-16T19:20:00Z"/>
          <w:sz w:val="24"/>
          <w:szCs w:val="24"/>
        </w:rPr>
        <w:pPrChange w:id="87" w:author="Jianhui Jiang" w:date="2017-02-16T19:20:00Z">
          <w:pPr/>
        </w:pPrChange>
      </w:pPr>
    </w:p>
    <w:p w14:paraId="666D7202" w14:textId="102931F9" w:rsidR="00DD3F4C" w:rsidRDefault="00DD3F4C" w:rsidP="00DD3F4C">
      <w:pPr>
        <w:ind w:left="568"/>
        <w:rPr>
          <w:ins w:id="88" w:author="Jianhui Jiang" w:date="2017-02-16T19:27:00Z"/>
          <w:sz w:val="24"/>
          <w:szCs w:val="24"/>
        </w:rPr>
        <w:pPrChange w:id="89" w:author="Jianhui Jiang" w:date="2017-02-16T19:20:00Z">
          <w:pPr/>
        </w:pPrChange>
      </w:pPr>
      <w:ins w:id="90" w:author="Jianhui Jiang" w:date="2017-02-16T19:26:00Z">
        <w:r>
          <w:rPr>
            <w:noProof/>
            <w:sz w:val="24"/>
            <w:szCs w:val="24"/>
            <w:lang w:val="en-CA"/>
          </w:rPr>
          <w:lastRenderedPageBreak/>
          <w:drawing>
            <wp:inline distT="0" distB="0" distL="0" distR="0" wp14:anchorId="4B2D7AAA" wp14:editId="3740677A">
              <wp:extent cx="3573741" cy="4127500"/>
              <wp:effectExtent l="0" t="0" r="825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se.png"/>
                      <pic:cNvPicPr/>
                    </pic:nvPicPr>
                    <pic:blipFill>
                      <a:blip r:embed="rId22">
                        <a:extLst>
                          <a:ext uri="{28A0092B-C50C-407E-A947-70E740481C1C}">
                            <a14:useLocalDpi xmlns:a14="http://schemas.microsoft.com/office/drawing/2010/main" val="0"/>
                          </a:ext>
                        </a:extLst>
                      </a:blip>
                      <a:stretch>
                        <a:fillRect/>
                      </a:stretch>
                    </pic:blipFill>
                    <pic:spPr>
                      <a:xfrm>
                        <a:off x="0" y="0"/>
                        <a:ext cx="3577874" cy="4132273"/>
                      </a:xfrm>
                      <a:prstGeom prst="rect">
                        <a:avLst/>
                      </a:prstGeom>
                    </pic:spPr>
                  </pic:pic>
                </a:graphicData>
              </a:graphic>
            </wp:inline>
          </w:drawing>
        </w:r>
      </w:ins>
    </w:p>
    <w:p w14:paraId="176ED655" w14:textId="53E52D7F" w:rsidR="00A122AC" w:rsidRDefault="00A122AC" w:rsidP="00DD3F4C">
      <w:pPr>
        <w:ind w:left="568"/>
        <w:rPr>
          <w:ins w:id="91" w:author="Jianhui Jiang" w:date="2017-02-16T19:27:00Z"/>
          <w:sz w:val="24"/>
          <w:szCs w:val="24"/>
        </w:rPr>
        <w:pPrChange w:id="92" w:author="Jianhui Jiang" w:date="2017-02-16T19:20:00Z">
          <w:pPr/>
        </w:pPrChange>
      </w:pPr>
    </w:p>
    <w:p w14:paraId="1A0F3283" w14:textId="6E483B3F" w:rsidR="00A122AC" w:rsidRDefault="00A122AC" w:rsidP="00A122AC">
      <w:pPr>
        <w:pStyle w:val="ListParagraph"/>
        <w:numPr>
          <w:ilvl w:val="1"/>
          <w:numId w:val="8"/>
        </w:numPr>
        <w:ind w:firstLineChars="0"/>
        <w:rPr>
          <w:ins w:id="93" w:author="Jianhui Jiang" w:date="2017-02-16T19:27:00Z"/>
          <w:sz w:val="24"/>
          <w:szCs w:val="24"/>
        </w:rPr>
        <w:pPrChange w:id="94" w:author="Jianhui Jiang" w:date="2017-02-16T19:27:00Z">
          <w:pPr/>
        </w:pPrChange>
      </w:pPr>
      <w:ins w:id="95" w:author="Jianhui Jiang" w:date="2017-02-16T19:27:00Z">
        <w:r>
          <w:rPr>
            <w:sz w:val="24"/>
            <w:szCs w:val="24"/>
          </w:rPr>
          <w:t>Table page</w:t>
        </w:r>
      </w:ins>
    </w:p>
    <w:p w14:paraId="6415C81C" w14:textId="1DD036C4" w:rsidR="00A122AC" w:rsidRDefault="00A122AC" w:rsidP="00A122AC">
      <w:pPr>
        <w:rPr>
          <w:ins w:id="96" w:author="Jianhui Jiang" w:date="2017-02-16T19:28:00Z"/>
          <w:sz w:val="24"/>
          <w:szCs w:val="24"/>
        </w:rPr>
        <w:pPrChange w:id="97" w:author="Jianhui Jiang" w:date="2017-02-16T19:28:00Z">
          <w:pPr/>
        </w:pPrChange>
      </w:pPr>
      <w:ins w:id="98" w:author="Jianhui Jiang" w:date="2017-02-16T19:28:00Z">
        <w:r>
          <w:rPr>
            <w:noProof/>
            <w:sz w:val="24"/>
            <w:szCs w:val="24"/>
            <w:lang w:val="en-CA"/>
          </w:rPr>
          <w:drawing>
            <wp:inline distT="0" distB="0" distL="0" distR="0" wp14:anchorId="1500E9E9" wp14:editId="5C54A09A">
              <wp:extent cx="4363963" cy="2331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b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75714" cy="2337999"/>
                      </a:xfrm>
                      <a:prstGeom prst="rect">
                        <a:avLst/>
                      </a:prstGeom>
                    </pic:spPr>
                  </pic:pic>
                </a:graphicData>
              </a:graphic>
            </wp:inline>
          </w:drawing>
        </w:r>
      </w:ins>
    </w:p>
    <w:p w14:paraId="57D1C1B0" w14:textId="3FBE04A5" w:rsidR="00A122AC" w:rsidRDefault="00A122AC" w:rsidP="00A122AC">
      <w:pPr>
        <w:rPr>
          <w:ins w:id="99" w:author="Jianhui Jiang" w:date="2017-02-16T19:28:00Z"/>
          <w:sz w:val="24"/>
          <w:szCs w:val="24"/>
        </w:rPr>
        <w:pPrChange w:id="100" w:author="Jianhui Jiang" w:date="2017-02-16T19:28:00Z">
          <w:pPr/>
        </w:pPrChange>
      </w:pPr>
    </w:p>
    <w:p w14:paraId="77C5132B" w14:textId="57D204A0" w:rsidR="00A122AC" w:rsidRDefault="00A122AC" w:rsidP="00A122AC">
      <w:pPr>
        <w:pStyle w:val="ListParagraph"/>
        <w:numPr>
          <w:ilvl w:val="1"/>
          <w:numId w:val="8"/>
        </w:numPr>
        <w:ind w:firstLineChars="0"/>
        <w:rPr>
          <w:ins w:id="101" w:author="Jianhui Jiang" w:date="2017-02-16T19:28:00Z"/>
          <w:sz w:val="24"/>
          <w:szCs w:val="24"/>
        </w:rPr>
        <w:pPrChange w:id="102" w:author="Jianhui Jiang" w:date="2017-02-16T19:28:00Z">
          <w:pPr/>
        </w:pPrChange>
      </w:pPr>
      <w:ins w:id="103" w:author="Jianhui Jiang" w:date="2017-02-16T19:28:00Z">
        <w:r>
          <w:rPr>
            <w:sz w:val="24"/>
            <w:szCs w:val="24"/>
          </w:rPr>
          <w:t>Forum page</w:t>
        </w:r>
      </w:ins>
    </w:p>
    <w:p w14:paraId="2F085FA5" w14:textId="6535423E" w:rsidR="00A122AC" w:rsidRPr="00A122AC" w:rsidRDefault="00A122AC" w:rsidP="00A122AC">
      <w:pPr>
        <w:rPr>
          <w:ins w:id="104" w:author="Jianhui Jiang" w:date="2017-02-16T19:11:00Z"/>
          <w:sz w:val="24"/>
          <w:szCs w:val="24"/>
          <w:rPrChange w:id="105" w:author="Jianhui Jiang" w:date="2017-02-16T19:29:00Z">
            <w:rPr>
              <w:ins w:id="106" w:author="Jianhui Jiang" w:date="2017-02-16T19:11:00Z"/>
            </w:rPr>
          </w:rPrChange>
        </w:rPr>
        <w:pPrChange w:id="107" w:author="Jianhui Jiang" w:date="2017-02-16T19:29:00Z">
          <w:pPr/>
        </w:pPrChange>
      </w:pPr>
      <w:ins w:id="108" w:author="Jianhui Jiang" w:date="2017-02-16T19:31:00Z">
        <w:r>
          <w:rPr>
            <w:noProof/>
            <w:sz w:val="24"/>
            <w:szCs w:val="24"/>
            <w:lang w:val="en-CA"/>
          </w:rPr>
          <w:lastRenderedPageBreak/>
          <w:drawing>
            <wp:inline distT="0" distB="0" distL="0" distR="0" wp14:anchorId="473B245B" wp14:editId="62005DC2">
              <wp:extent cx="3414952" cy="372984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on.png"/>
                      <pic:cNvPicPr/>
                    </pic:nvPicPr>
                    <pic:blipFill>
                      <a:blip r:embed="rId24">
                        <a:extLst>
                          <a:ext uri="{28A0092B-C50C-407E-A947-70E740481C1C}">
                            <a14:useLocalDpi xmlns:a14="http://schemas.microsoft.com/office/drawing/2010/main" val="0"/>
                          </a:ext>
                        </a:extLst>
                      </a:blip>
                      <a:stretch>
                        <a:fillRect/>
                      </a:stretch>
                    </pic:blipFill>
                    <pic:spPr>
                      <a:xfrm>
                        <a:off x="0" y="0"/>
                        <a:ext cx="3425292" cy="3741139"/>
                      </a:xfrm>
                      <a:prstGeom prst="rect">
                        <a:avLst/>
                      </a:prstGeom>
                    </pic:spPr>
                  </pic:pic>
                </a:graphicData>
              </a:graphic>
            </wp:inline>
          </w:drawing>
        </w:r>
      </w:ins>
    </w:p>
    <w:p w14:paraId="39C44E57" w14:textId="77777777" w:rsidR="00106194" w:rsidRPr="00106194" w:rsidRDefault="00106194" w:rsidP="00106194">
      <w:pPr>
        <w:pStyle w:val="ListParagraph"/>
        <w:ind w:left="1260" w:firstLineChars="0" w:firstLine="0"/>
        <w:rPr>
          <w:ins w:id="109" w:author="Jianhui Jiang" w:date="2017-02-16T19:09:00Z"/>
          <w:sz w:val="24"/>
          <w:szCs w:val="24"/>
          <w:rPrChange w:id="110" w:author="Jianhui Jiang" w:date="2017-02-16T19:09:00Z">
            <w:rPr>
              <w:ins w:id="111" w:author="Jianhui Jiang" w:date="2017-02-16T19:09:00Z"/>
            </w:rPr>
          </w:rPrChange>
        </w:rPr>
        <w:pPrChange w:id="112" w:author="Jianhui Jiang" w:date="2017-02-16T19:09:00Z">
          <w:pPr/>
        </w:pPrChange>
      </w:pPr>
    </w:p>
    <w:p w14:paraId="5448C90A" w14:textId="29F6DC7F" w:rsidR="00106194" w:rsidRDefault="00A122AC" w:rsidP="00A122AC">
      <w:pPr>
        <w:pStyle w:val="ListParagraph"/>
        <w:numPr>
          <w:ilvl w:val="1"/>
          <w:numId w:val="8"/>
        </w:numPr>
        <w:ind w:firstLineChars="0"/>
        <w:rPr>
          <w:ins w:id="113" w:author="Jianhui Jiang" w:date="2017-02-16T19:32:00Z"/>
          <w:sz w:val="24"/>
          <w:szCs w:val="24"/>
        </w:rPr>
        <w:pPrChange w:id="114" w:author="Jianhui Jiang" w:date="2017-02-16T19:32:00Z">
          <w:pPr/>
        </w:pPrChange>
      </w:pPr>
      <w:ins w:id="115" w:author="Jianhui Jiang" w:date="2017-02-16T19:32:00Z">
        <w:r>
          <w:rPr>
            <w:sz w:val="24"/>
            <w:szCs w:val="24"/>
          </w:rPr>
          <w:t>CSS file</w:t>
        </w:r>
      </w:ins>
    </w:p>
    <w:p w14:paraId="7E75AD87" w14:textId="77F14E3B" w:rsidR="00A122AC" w:rsidRDefault="00A122AC" w:rsidP="00A122AC">
      <w:pPr>
        <w:pBdr>
          <w:bottom w:val="thinThickThinMediumGap" w:sz="18" w:space="1" w:color="auto"/>
        </w:pBdr>
        <w:rPr>
          <w:ins w:id="116" w:author="Jianhui Jiang" w:date="2017-02-16T19:32:00Z"/>
          <w:sz w:val="24"/>
          <w:szCs w:val="24"/>
        </w:rPr>
        <w:pPrChange w:id="117" w:author="Jianhui Jiang" w:date="2017-02-16T19:32:00Z">
          <w:pPr/>
        </w:pPrChange>
      </w:pPr>
    </w:p>
    <w:p w14:paraId="575DDB7F" w14:textId="486E4569" w:rsidR="00A122AC" w:rsidRDefault="00A122AC" w:rsidP="00A122AC">
      <w:pPr>
        <w:rPr>
          <w:ins w:id="118" w:author="Jianhui Jiang" w:date="2017-02-16T19:32:00Z"/>
          <w:sz w:val="24"/>
          <w:szCs w:val="24"/>
        </w:rPr>
        <w:pPrChange w:id="119" w:author="Jianhui Jiang" w:date="2017-02-16T19:32:00Z">
          <w:pPr/>
        </w:pPrChange>
      </w:pPr>
    </w:p>
    <w:p w14:paraId="27ECDBA0" w14:textId="77777777" w:rsidR="00A122AC" w:rsidRPr="00A122AC" w:rsidRDefault="00A122AC" w:rsidP="00A122AC">
      <w:pPr>
        <w:pBdr>
          <w:bottom w:val="thinThickThinMediumGap" w:sz="18" w:space="1" w:color="auto"/>
        </w:pBdr>
        <w:rPr>
          <w:ins w:id="120" w:author="Jianhui Jiang" w:date="2017-02-16T19:33:00Z"/>
          <w:sz w:val="24"/>
          <w:szCs w:val="24"/>
        </w:rPr>
      </w:pPr>
      <w:ins w:id="121" w:author="Jianhui Jiang" w:date="2017-02-16T19:33:00Z">
        <w:r w:rsidRPr="00A122AC">
          <w:rPr>
            <w:sz w:val="24"/>
            <w:szCs w:val="24"/>
          </w:rPr>
          <w:t>body {</w:t>
        </w:r>
      </w:ins>
    </w:p>
    <w:p w14:paraId="44B23EC6" w14:textId="77777777" w:rsidR="00A122AC" w:rsidRPr="00A122AC" w:rsidRDefault="00A122AC" w:rsidP="00A122AC">
      <w:pPr>
        <w:pBdr>
          <w:bottom w:val="thinThickThinMediumGap" w:sz="18" w:space="1" w:color="auto"/>
        </w:pBdr>
        <w:rPr>
          <w:ins w:id="122" w:author="Jianhui Jiang" w:date="2017-02-16T19:33:00Z"/>
          <w:sz w:val="24"/>
          <w:szCs w:val="24"/>
        </w:rPr>
      </w:pPr>
      <w:ins w:id="123" w:author="Jianhui Jiang" w:date="2017-02-16T19:33:00Z">
        <w:r w:rsidRPr="00A122AC">
          <w:rPr>
            <w:sz w:val="24"/>
            <w:szCs w:val="24"/>
          </w:rPr>
          <w:tab/>
          <w:t>background-color: #f8efdf;</w:t>
        </w:r>
      </w:ins>
    </w:p>
    <w:p w14:paraId="051F0DDF" w14:textId="77777777" w:rsidR="00A122AC" w:rsidRPr="00A122AC" w:rsidRDefault="00A122AC" w:rsidP="00A122AC">
      <w:pPr>
        <w:pBdr>
          <w:bottom w:val="thinThickThinMediumGap" w:sz="18" w:space="1" w:color="auto"/>
        </w:pBdr>
        <w:rPr>
          <w:ins w:id="124" w:author="Jianhui Jiang" w:date="2017-02-16T19:33:00Z"/>
          <w:sz w:val="24"/>
          <w:szCs w:val="24"/>
        </w:rPr>
      </w:pPr>
      <w:ins w:id="125" w:author="Jianhui Jiang" w:date="2017-02-16T19:33:00Z">
        <w:r w:rsidRPr="00A122AC">
          <w:rPr>
            <w:sz w:val="24"/>
            <w:szCs w:val="24"/>
          </w:rPr>
          <w:tab/>
          <w:t>font-family: "Lucida Grande", Verdana, sans-serif;</w:t>
        </w:r>
      </w:ins>
    </w:p>
    <w:p w14:paraId="1363D29F" w14:textId="77777777" w:rsidR="00A122AC" w:rsidRPr="00A122AC" w:rsidRDefault="00A122AC" w:rsidP="00A122AC">
      <w:pPr>
        <w:pBdr>
          <w:bottom w:val="thinThickThinMediumGap" w:sz="18" w:space="1" w:color="auto"/>
        </w:pBdr>
        <w:rPr>
          <w:ins w:id="126" w:author="Jianhui Jiang" w:date="2017-02-16T19:33:00Z"/>
          <w:sz w:val="24"/>
          <w:szCs w:val="24"/>
        </w:rPr>
      </w:pPr>
      <w:ins w:id="127" w:author="Jianhui Jiang" w:date="2017-02-16T19:33:00Z">
        <w:r w:rsidRPr="00A122AC">
          <w:rPr>
            <w:sz w:val="24"/>
            <w:szCs w:val="24"/>
          </w:rPr>
          <w:tab/>
          <w:t xml:space="preserve">margin:0; </w:t>
        </w:r>
      </w:ins>
    </w:p>
    <w:p w14:paraId="7793D07C" w14:textId="77777777" w:rsidR="00A122AC" w:rsidRPr="00A122AC" w:rsidRDefault="00A122AC" w:rsidP="00A122AC">
      <w:pPr>
        <w:pBdr>
          <w:bottom w:val="thinThickThinMediumGap" w:sz="18" w:space="1" w:color="auto"/>
        </w:pBdr>
        <w:rPr>
          <w:ins w:id="128" w:author="Jianhui Jiang" w:date="2017-02-16T19:33:00Z"/>
          <w:sz w:val="24"/>
          <w:szCs w:val="24"/>
        </w:rPr>
      </w:pPr>
      <w:ins w:id="129" w:author="Jianhui Jiang" w:date="2017-02-16T19:33:00Z">
        <w:r w:rsidRPr="00A122AC">
          <w:rPr>
            <w:sz w:val="24"/>
            <w:szCs w:val="24"/>
          </w:rPr>
          <w:tab/>
          <w:t>padding:0;</w:t>
        </w:r>
      </w:ins>
    </w:p>
    <w:p w14:paraId="7CB2241F" w14:textId="77777777" w:rsidR="00A122AC" w:rsidRPr="00A122AC" w:rsidRDefault="00A122AC" w:rsidP="00A122AC">
      <w:pPr>
        <w:pBdr>
          <w:bottom w:val="thinThickThinMediumGap" w:sz="18" w:space="1" w:color="auto"/>
        </w:pBdr>
        <w:rPr>
          <w:ins w:id="130" w:author="Jianhui Jiang" w:date="2017-02-16T19:33:00Z"/>
          <w:sz w:val="24"/>
          <w:szCs w:val="24"/>
        </w:rPr>
      </w:pPr>
      <w:ins w:id="131" w:author="Jianhui Jiang" w:date="2017-02-16T19:33:00Z">
        <w:r w:rsidRPr="00A122AC">
          <w:rPr>
            <w:sz w:val="24"/>
            <w:szCs w:val="24"/>
          </w:rPr>
          <w:t>}</w:t>
        </w:r>
      </w:ins>
    </w:p>
    <w:p w14:paraId="5920BBDC" w14:textId="77777777" w:rsidR="00A122AC" w:rsidRPr="00A122AC" w:rsidRDefault="00A122AC" w:rsidP="00A122AC">
      <w:pPr>
        <w:pBdr>
          <w:bottom w:val="thinThickThinMediumGap" w:sz="18" w:space="1" w:color="auto"/>
        </w:pBdr>
        <w:rPr>
          <w:ins w:id="132" w:author="Jianhui Jiang" w:date="2017-02-16T19:33:00Z"/>
          <w:sz w:val="24"/>
          <w:szCs w:val="24"/>
        </w:rPr>
      </w:pPr>
      <w:ins w:id="133" w:author="Jianhui Jiang" w:date="2017-02-16T19:33:00Z">
        <w:r w:rsidRPr="00A122AC">
          <w:rPr>
            <w:sz w:val="24"/>
            <w:szCs w:val="24"/>
          </w:rPr>
          <w:t>header {</w:t>
        </w:r>
      </w:ins>
    </w:p>
    <w:p w14:paraId="57D3D7D6" w14:textId="77777777" w:rsidR="00A122AC" w:rsidRPr="00A122AC" w:rsidRDefault="00A122AC" w:rsidP="00A122AC">
      <w:pPr>
        <w:pBdr>
          <w:bottom w:val="thinThickThinMediumGap" w:sz="18" w:space="1" w:color="auto"/>
        </w:pBdr>
        <w:rPr>
          <w:ins w:id="134" w:author="Jianhui Jiang" w:date="2017-02-16T19:33:00Z"/>
          <w:sz w:val="24"/>
          <w:szCs w:val="24"/>
        </w:rPr>
      </w:pPr>
      <w:ins w:id="135" w:author="Jianhui Jiang" w:date="2017-02-16T19:33:00Z">
        <w:r w:rsidRPr="00A122AC">
          <w:rPr>
            <w:sz w:val="24"/>
            <w:szCs w:val="24"/>
          </w:rPr>
          <w:tab/>
          <w:t>background-color:#d10101;</w:t>
        </w:r>
      </w:ins>
    </w:p>
    <w:p w14:paraId="750C22AD" w14:textId="77777777" w:rsidR="00A122AC" w:rsidRPr="00A122AC" w:rsidRDefault="00A122AC" w:rsidP="00A122AC">
      <w:pPr>
        <w:pBdr>
          <w:bottom w:val="thinThickThinMediumGap" w:sz="18" w:space="1" w:color="auto"/>
        </w:pBdr>
        <w:rPr>
          <w:ins w:id="136" w:author="Jianhui Jiang" w:date="2017-02-16T19:33:00Z"/>
          <w:sz w:val="24"/>
          <w:szCs w:val="24"/>
        </w:rPr>
      </w:pPr>
      <w:ins w:id="137" w:author="Jianhui Jiang" w:date="2017-02-16T19:33:00Z">
        <w:r w:rsidRPr="00A122AC">
          <w:rPr>
            <w:sz w:val="24"/>
            <w:szCs w:val="24"/>
          </w:rPr>
          <w:tab/>
          <w:t>position: relative;</w:t>
        </w:r>
      </w:ins>
    </w:p>
    <w:p w14:paraId="6D9B434D" w14:textId="77777777" w:rsidR="00A122AC" w:rsidRPr="00A122AC" w:rsidRDefault="00A122AC" w:rsidP="00A122AC">
      <w:pPr>
        <w:pBdr>
          <w:bottom w:val="thinThickThinMediumGap" w:sz="18" w:space="1" w:color="auto"/>
        </w:pBdr>
        <w:rPr>
          <w:ins w:id="138" w:author="Jianhui Jiang" w:date="2017-02-16T19:33:00Z"/>
          <w:sz w:val="24"/>
          <w:szCs w:val="24"/>
        </w:rPr>
      </w:pPr>
      <w:ins w:id="139" w:author="Jianhui Jiang" w:date="2017-02-16T19:33:00Z">
        <w:r w:rsidRPr="00A122AC">
          <w:rPr>
            <w:sz w:val="24"/>
            <w:szCs w:val="24"/>
          </w:rPr>
          <w:tab/>
          <w:t>width: 100%;</w:t>
        </w:r>
      </w:ins>
    </w:p>
    <w:p w14:paraId="7871D5EF" w14:textId="77777777" w:rsidR="00A122AC" w:rsidRPr="00A122AC" w:rsidRDefault="00A122AC" w:rsidP="00A122AC">
      <w:pPr>
        <w:pBdr>
          <w:bottom w:val="thinThickThinMediumGap" w:sz="18" w:space="1" w:color="auto"/>
        </w:pBdr>
        <w:rPr>
          <w:ins w:id="140" w:author="Jianhui Jiang" w:date="2017-02-16T19:33:00Z"/>
          <w:sz w:val="24"/>
          <w:szCs w:val="24"/>
        </w:rPr>
      </w:pPr>
      <w:ins w:id="141" w:author="Jianhui Jiang" w:date="2017-02-16T19:33:00Z">
        <w:r w:rsidRPr="00A122AC">
          <w:rPr>
            <w:sz w:val="24"/>
            <w:szCs w:val="24"/>
          </w:rPr>
          <w:tab/>
          <w:t>border-top: #262626 solid 10px;</w:t>
        </w:r>
      </w:ins>
    </w:p>
    <w:p w14:paraId="4229207E" w14:textId="77777777" w:rsidR="00A122AC" w:rsidRPr="00A122AC" w:rsidRDefault="00A122AC" w:rsidP="00A122AC">
      <w:pPr>
        <w:pBdr>
          <w:bottom w:val="thinThickThinMediumGap" w:sz="18" w:space="1" w:color="auto"/>
        </w:pBdr>
        <w:rPr>
          <w:ins w:id="142" w:author="Jianhui Jiang" w:date="2017-02-16T19:33:00Z"/>
          <w:sz w:val="24"/>
          <w:szCs w:val="24"/>
        </w:rPr>
      </w:pPr>
      <w:ins w:id="143" w:author="Jianhui Jiang" w:date="2017-02-16T19:33:00Z">
        <w:r w:rsidRPr="00A122AC">
          <w:rPr>
            <w:sz w:val="24"/>
            <w:szCs w:val="24"/>
          </w:rPr>
          <w:tab/>
          <w:t>color: white;</w:t>
        </w:r>
      </w:ins>
    </w:p>
    <w:p w14:paraId="3ED0668D" w14:textId="77777777" w:rsidR="00A122AC" w:rsidRPr="00A122AC" w:rsidRDefault="00A122AC" w:rsidP="00A122AC">
      <w:pPr>
        <w:pBdr>
          <w:bottom w:val="thinThickThinMediumGap" w:sz="18" w:space="1" w:color="auto"/>
        </w:pBdr>
        <w:rPr>
          <w:ins w:id="144" w:author="Jianhui Jiang" w:date="2017-02-16T19:33:00Z"/>
          <w:sz w:val="24"/>
          <w:szCs w:val="24"/>
        </w:rPr>
      </w:pPr>
      <w:ins w:id="145" w:author="Jianhui Jiang" w:date="2017-02-16T19:33:00Z">
        <w:r w:rsidRPr="00A122AC">
          <w:rPr>
            <w:sz w:val="24"/>
            <w:szCs w:val="24"/>
          </w:rPr>
          <w:t>}</w:t>
        </w:r>
      </w:ins>
    </w:p>
    <w:p w14:paraId="5BFB14D3" w14:textId="77777777" w:rsidR="00A122AC" w:rsidRPr="00A122AC" w:rsidRDefault="00A122AC" w:rsidP="00A122AC">
      <w:pPr>
        <w:pBdr>
          <w:bottom w:val="thinThickThinMediumGap" w:sz="18" w:space="1" w:color="auto"/>
        </w:pBdr>
        <w:rPr>
          <w:ins w:id="146" w:author="Jianhui Jiang" w:date="2017-02-16T19:33:00Z"/>
          <w:sz w:val="24"/>
          <w:szCs w:val="24"/>
        </w:rPr>
      </w:pPr>
    </w:p>
    <w:p w14:paraId="4A5AC82E" w14:textId="77777777" w:rsidR="00A122AC" w:rsidRPr="00A122AC" w:rsidRDefault="00A122AC" w:rsidP="00A122AC">
      <w:pPr>
        <w:pBdr>
          <w:bottom w:val="thinThickThinMediumGap" w:sz="18" w:space="1" w:color="auto"/>
        </w:pBdr>
        <w:rPr>
          <w:ins w:id="147" w:author="Jianhui Jiang" w:date="2017-02-16T19:33:00Z"/>
          <w:sz w:val="24"/>
          <w:szCs w:val="24"/>
        </w:rPr>
      </w:pPr>
      <w:ins w:id="148" w:author="Jianhui Jiang" w:date="2017-02-16T19:33:00Z">
        <w:r w:rsidRPr="00A122AC">
          <w:rPr>
            <w:sz w:val="24"/>
            <w:szCs w:val="24"/>
          </w:rPr>
          <w:t>#container{</w:t>
        </w:r>
      </w:ins>
    </w:p>
    <w:p w14:paraId="17BE6B46" w14:textId="77777777" w:rsidR="00A122AC" w:rsidRPr="00A122AC" w:rsidRDefault="00A122AC" w:rsidP="00A122AC">
      <w:pPr>
        <w:pBdr>
          <w:bottom w:val="thinThickThinMediumGap" w:sz="18" w:space="1" w:color="auto"/>
        </w:pBdr>
        <w:rPr>
          <w:ins w:id="149" w:author="Jianhui Jiang" w:date="2017-02-16T19:33:00Z"/>
          <w:sz w:val="24"/>
          <w:szCs w:val="24"/>
        </w:rPr>
      </w:pPr>
      <w:ins w:id="150" w:author="Jianhui Jiang" w:date="2017-02-16T19:33:00Z">
        <w:r w:rsidRPr="00A122AC">
          <w:rPr>
            <w:sz w:val="24"/>
            <w:szCs w:val="24"/>
          </w:rPr>
          <w:tab/>
          <w:t>margin: 0 auto;</w:t>
        </w:r>
      </w:ins>
    </w:p>
    <w:p w14:paraId="7F2618BE" w14:textId="77777777" w:rsidR="00A122AC" w:rsidRPr="00A122AC" w:rsidRDefault="00A122AC" w:rsidP="00A122AC">
      <w:pPr>
        <w:pBdr>
          <w:bottom w:val="thinThickThinMediumGap" w:sz="18" w:space="1" w:color="auto"/>
        </w:pBdr>
        <w:rPr>
          <w:ins w:id="151" w:author="Jianhui Jiang" w:date="2017-02-16T19:33:00Z"/>
          <w:sz w:val="24"/>
          <w:szCs w:val="24"/>
        </w:rPr>
      </w:pPr>
      <w:ins w:id="152" w:author="Jianhui Jiang" w:date="2017-02-16T19:33:00Z">
        <w:r w:rsidRPr="00A122AC">
          <w:rPr>
            <w:sz w:val="24"/>
            <w:szCs w:val="24"/>
          </w:rPr>
          <w:tab/>
          <w:t>width: 1000px;</w:t>
        </w:r>
      </w:ins>
    </w:p>
    <w:p w14:paraId="739039B1" w14:textId="77777777" w:rsidR="00A122AC" w:rsidRPr="00A122AC" w:rsidRDefault="00A122AC" w:rsidP="00A122AC">
      <w:pPr>
        <w:pBdr>
          <w:bottom w:val="thinThickThinMediumGap" w:sz="18" w:space="1" w:color="auto"/>
        </w:pBdr>
        <w:rPr>
          <w:ins w:id="153" w:author="Jianhui Jiang" w:date="2017-02-16T19:33:00Z"/>
          <w:sz w:val="24"/>
          <w:szCs w:val="24"/>
        </w:rPr>
      </w:pPr>
      <w:ins w:id="154" w:author="Jianhui Jiang" w:date="2017-02-16T19:33:00Z">
        <w:r w:rsidRPr="00A122AC">
          <w:rPr>
            <w:sz w:val="24"/>
            <w:szCs w:val="24"/>
          </w:rPr>
          <w:tab/>
          <w:t>height:auto;</w:t>
        </w:r>
      </w:ins>
    </w:p>
    <w:p w14:paraId="7F022120" w14:textId="77777777" w:rsidR="00A122AC" w:rsidRPr="00A122AC" w:rsidRDefault="00A122AC" w:rsidP="00A122AC">
      <w:pPr>
        <w:pBdr>
          <w:bottom w:val="thinThickThinMediumGap" w:sz="18" w:space="1" w:color="auto"/>
        </w:pBdr>
        <w:rPr>
          <w:ins w:id="155" w:author="Jianhui Jiang" w:date="2017-02-16T19:33:00Z"/>
          <w:sz w:val="24"/>
          <w:szCs w:val="24"/>
        </w:rPr>
      </w:pPr>
      <w:ins w:id="156" w:author="Jianhui Jiang" w:date="2017-02-16T19:33:00Z">
        <w:r w:rsidRPr="00A122AC">
          <w:rPr>
            <w:sz w:val="24"/>
            <w:szCs w:val="24"/>
          </w:rPr>
          <w:t>}</w:t>
        </w:r>
      </w:ins>
    </w:p>
    <w:p w14:paraId="0FBDC323" w14:textId="77777777" w:rsidR="00A122AC" w:rsidRPr="00A122AC" w:rsidRDefault="00A122AC" w:rsidP="00A122AC">
      <w:pPr>
        <w:pBdr>
          <w:bottom w:val="thinThickThinMediumGap" w:sz="18" w:space="1" w:color="auto"/>
        </w:pBdr>
        <w:rPr>
          <w:ins w:id="157" w:author="Jianhui Jiang" w:date="2017-02-16T19:33:00Z"/>
          <w:sz w:val="24"/>
          <w:szCs w:val="24"/>
        </w:rPr>
      </w:pPr>
      <w:ins w:id="158" w:author="Jianhui Jiang" w:date="2017-02-16T19:33:00Z">
        <w:r w:rsidRPr="00A122AC">
          <w:rPr>
            <w:sz w:val="24"/>
            <w:szCs w:val="24"/>
          </w:rPr>
          <w:t>.banner {</w:t>
        </w:r>
      </w:ins>
    </w:p>
    <w:p w14:paraId="7DF3C896" w14:textId="77777777" w:rsidR="00A122AC" w:rsidRPr="00A122AC" w:rsidRDefault="00A122AC" w:rsidP="00A122AC">
      <w:pPr>
        <w:pBdr>
          <w:bottom w:val="thinThickThinMediumGap" w:sz="18" w:space="1" w:color="auto"/>
        </w:pBdr>
        <w:rPr>
          <w:ins w:id="159" w:author="Jianhui Jiang" w:date="2017-02-16T19:33:00Z"/>
          <w:sz w:val="24"/>
          <w:szCs w:val="24"/>
        </w:rPr>
      </w:pPr>
      <w:ins w:id="160" w:author="Jianhui Jiang" w:date="2017-02-16T19:33:00Z">
        <w:r w:rsidRPr="00A122AC">
          <w:rPr>
            <w:sz w:val="24"/>
            <w:szCs w:val="24"/>
          </w:rPr>
          <w:tab/>
          <w:t>width: 1000px;</w:t>
        </w:r>
      </w:ins>
    </w:p>
    <w:p w14:paraId="0C632F83" w14:textId="77777777" w:rsidR="00A122AC" w:rsidRPr="00A122AC" w:rsidRDefault="00A122AC" w:rsidP="00A122AC">
      <w:pPr>
        <w:pBdr>
          <w:bottom w:val="thinThickThinMediumGap" w:sz="18" w:space="1" w:color="auto"/>
        </w:pBdr>
        <w:rPr>
          <w:ins w:id="161" w:author="Jianhui Jiang" w:date="2017-02-16T19:33:00Z"/>
          <w:sz w:val="24"/>
          <w:szCs w:val="24"/>
        </w:rPr>
      </w:pPr>
      <w:ins w:id="162" w:author="Jianhui Jiang" w:date="2017-02-16T19:33:00Z">
        <w:r w:rsidRPr="00A122AC">
          <w:rPr>
            <w:sz w:val="24"/>
            <w:szCs w:val="24"/>
          </w:rPr>
          <w:lastRenderedPageBreak/>
          <w:tab/>
          <w:t>margin-left: auto;</w:t>
        </w:r>
      </w:ins>
    </w:p>
    <w:p w14:paraId="5422625F" w14:textId="77777777" w:rsidR="00A122AC" w:rsidRPr="00A122AC" w:rsidRDefault="00A122AC" w:rsidP="00A122AC">
      <w:pPr>
        <w:pBdr>
          <w:bottom w:val="thinThickThinMediumGap" w:sz="18" w:space="1" w:color="auto"/>
        </w:pBdr>
        <w:rPr>
          <w:ins w:id="163" w:author="Jianhui Jiang" w:date="2017-02-16T19:33:00Z"/>
          <w:sz w:val="24"/>
          <w:szCs w:val="24"/>
        </w:rPr>
      </w:pPr>
      <w:ins w:id="164" w:author="Jianhui Jiang" w:date="2017-02-16T19:33:00Z">
        <w:r w:rsidRPr="00A122AC">
          <w:rPr>
            <w:sz w:val="24"/>
            <w:szCs w:val="24"/>
          </w:rPr>
          <w:tab/>
          <w:t>margin-right: auto;</w:t>
        </w:r>
      </w:ins>
    </w:p>
    <w:p w14:paraId="4624AFAD" w14:textId="77777777" w:rsidR="00A122AC" w:rsidRPr="00A122AC" w:rsidRDefault="00A122AC" w:rsidP="00A122AC">
      <w:pPr>
        <w:pBdr>
          <w:bottom w:val="thinThickThinMediumGap" w:sz="18" w:space="1" w:color="auto"/>
        </w:pBdr>
        <w:rPr>
          <w:ins w:id="165" w:author="Jianhui Jiang" w:date="2017-02-16T19:33:00Z"/>
          <w:sz w:val="24"/>
          <w:szCs w:val="24"/>
        </w:rPr>
      </w:pPr>
      <w:ins w:id="166" w:author="Jianhui Jiang" w:date="2017-02-16T19:33:00Z">
        <w:r w:rsidRPr="00A122AC">
          <w:rPr>
            <w:sz w:val="24"/>
            <w:szCs w:val="24"/>
          </w:rPr>
          <w:tab/>
          <w:t>padding-top: 10px;</w:t>
        </w:r>
      </w:ins>
    </w:p>
    <w:p w14:paraId="08745F89" w14:textId="77777777" w:rsidR="00A122AC" w:rsidRPr="00A122AC" w:rsidRDefault="00A122AC" w:rsidP="00A122AC">
      <w:pPr>
        <w:pBdr>
          <w:bottom w:val="thinThickThinMediumGap" w:sz="18" w:space="1" w:color="auto"/>
        </w:pBdr>
        <w:rPr>
          <w:ins w:id="167" w:author="Jianhui Jiang" w:date="2017-02-16T19:33:00Z"/>
          <w:sz w:val="24"/>
          <w:szCs w:val="24"/>
        </w:rPr>
      </w:pPr>
      <w:ins w:id="168" w:author="Jianhui Jiang" w:date="2017-02-16T19:33:00Z">
        <w:r w:rsidRPr="00A122AC">
          <w:rPr>
            <w:sz w:val="24"/>
            <w:szCs w:val="24"/>
          </w:rPr>
          <w:tab/>
          <w:t>padding-bottom: 10px;</w:t>
        </w:r>
      </w:ins>
    </w:p>
    <w:p w14:paraId="7381BC85" w14:textId="77777777" w:rsidR="00A122AC" w:rsidRPr="00A122AC" w:rsidRDefault="00A122AC" w:rsidP="00A122AC">
      <w:pPr>
        <w:pBdr>
          <w:bottom w:val="thinThickThinMediumGap" w:sz="18" w:space="1" w:color="auto"/>
        </w:pBdr>
        <w:rPr>
          <w:ins w:id="169" w:author="Jianhui Jiang" w:date="2017-02-16T19:33:00Z"/>
          <w:sz w:val="24"/>
          <w:szCs w:val="24"/>
        </w:rPr>
      </w:pPr>
      <w:ins w:id="170" w:author="Jianhui Jiang" w:date="2017-02-16T19:33:00Z">
        <w:r w:rsidRPr="00A122AC">
          <w:rPr>
            <w:sz w:val="24"/>
            <w:szCs w:val="24"/>
          </w:rPr>
          <w:tab/>
          <w:t>font-size: 2em;</w:t>
        </w:r>
      </w:ins>
    </w:p>
    <w:p w14:paraId="532A2B88" w14:textId="77777777" w:rsidR="00A122AC" w:rsidRPr="00A122AC" w:rsidRDefault="00A122AC" w:rsidP="00A122AC">
      <w:pPr>
        <w:pBdr>
          <w:bottom w:val="thinThickThinMediumGap" w:sz="18" w:space="1" w:color="auto"/>
        </w:pBdr>
        <w:rPr>
          <w:ins w:id="171" w:author="Jianhui Jiang" w:date="2017-02-16T19:33:00Z"/>
          <w:sz w:val="24"/>
          <w:szCs w:val="24"/>
        </w:rPr>
      </w:pPr>
      <w:ins w:id="172" w:author="Jianhui Jiang" w:date="2017-02-16T19:33:00Z">
        <w:r w:rsidRPr="00A122AC">
          <w:rPr>
            <w:sz w:val="24"/>
            <w:szCs w:val="24"/>
          </w:rPr>
          <w:tab/>
          <w:t>line-height: 100px;</w:t>
        </w:r>
      </w:ins>
    </w:p>
    <w:p w14:paraId="13D4EBEE" w14:textId="77777777" w:rsidR="00A122AC" w:rsidRPr="00A122AC" w:rsidRDefault="00A122AC" w:rsidP="00A122AC">
      <w:pPr>
        <w:pBdr>
          <w:bottom w:val="thinThickThinMediumGap" w:sz="18" w:space="1" w:color="auto"/>
        </w:pBdr>
        <w:rPr>
          <w:ins w:id="173" w:author="Jianhui Jiang" w:date="2017-02-16T19:33:00Z"/>
          <w:sz w:val="24"/>
          <w:szCs w:val="24"/>
        </w:rPr>
      </w:pPr>
      <w:ins w:id="174" w:author="Jianhui Jiang" w:date="2017-02-16T19:33:00Z">
        <w:r w:rsidRPr="00A122AC">
          <w:rPr>
            <w:sz w:val="24"/>
            <w:szCs w:val="24"/>
          </w:rPr>
          <w:tab/>
          <w:t>position: relative;</w:t>
        </w:r>
      </w:ins>
    </w:p>
    <w:p w14:paraId="6A6BD609" w14:textId="77777777" w:rsidR="00A122AC" w:rsidRPr="00A122AC" w:rsidRDefault="00A122AC" w:rsidP="00A122AC">
      <w:pPr>
        <w:pBdr>
          <w:bottom w:val="thinThickThinMediumGap" w:sz="18" w:space="1" w:color="auto"/>
        </w:pBdr>
        <w:rPr>
          <w:ins w:id="175" w:author="Jianhui Jiang" w:date="2017-02-16T19:33:00Z"/>
          <w:sz w:val="24"/>
          <w:szCs w:val="24"/>
        </w:rPr>
      </w:pPr>
      <w:ins w:id="176" w:author="Jianhui Jiang" w:date="2017-02-16T19:33:00Z">
        <w:r w:rsidRPr="00A122AC">
          <w:rPr>
            <w:sz w:val="24"/>
            <w:szCs w:val="24"/>
          </w:rPr>
          <w:tab/>
          <w:t>display: flex;</w:t>
        </w:r>
      </w:ins>
    </w:p>
    <w:p w14:paraId="45FF0989" w14:textId="77777777" w:rsidR="00A122AC" w:rsidRPr="00A122AC" w:rsidRDefault="00A122AC" w:rsidP="00A122AC">
      <w:pPr>
        <w:pBdr>
          <w:bottom w:val="thinThickThinMediumGap" w:sz="18" w:space="1" w:color="auto"/>
        </w:pBdr>
        <w:rPr>
          <w:ins w:id="177" w:author="Jianhui Jiang" w:date="2017-02-16T19:33:00Z"/>
          <w:sz w:val="24"/>
          <w:szCs w:val="24"/>
        </w:rPr>
      </w:pPr>
      <w:ins w:id="178" w:author="Jianhui Jiang" w:date="2017-02-16T19:33:00Z">
        <w:r w:rsidRPr="00A122AC">
          <w:rPr>
            <w:sz w:val="24"/>
            <w:szCs w:val="24"/>
          </w:rPr>
          <w:tab/>
          <w:t>align-items: center;</w:t>
        </w:r>
      </w:ins>
    </w:p>
    <w:p w14:paraId="641DA6AE" w14:textId="77777777" w:rsidR="00A122AC" w:rsidRPr="00A122AC" w:rsidRDefault="00A122AC" w:rsidP="00A122AC">
      <w:pPr>
        <w:pBdr>
          <w:bottom w:val="thinThickThinMediumGap" w:sz="18" w:space="1" w:color="auto"/>
        </w:pBdr>
        <w:rPr>
          <w:ins w:id="179" w:author="Jianhui Jiang" w:date="2017-02-16T19:33:00Z"/>
          <w:sz w:val="24"/>
          <w:szCs w:val="24"/>
        </w:rPr>
      </w:pPr>
    </w:p>
    <w:p w14:paraId="60906036" w14:textId="77777777" w:rsidR="00A122AC" w:rsidRPr="00A122AC" w:rsidRDefault="00A122AC" w:rsidP="00A122AC">
      <w:pPr>
        <w:pBdr>
          <w:bottom w:val="thinThickThinMediumGap" w:sz="18" w:space="1" w:color="auto"/>
        </w:pBdr>
        <w:rPr>
          <w:ins w:id="180" w:author="Jianhui Jiang" w:date="2017-02-16T19:33:00Z"/>
          <w:sz w:val="24"/>
          <w:szCs w:val="24"/>
        </w:rPr>
      </w:pPr>
      <w:ins w:id="181" w:author="Jianhui Jiang" w:date="2017-02-16T19:33:00Z">
        <w:r w:rsidRPr="00A122AC">
          <w:rPr>
            <w:sz w:val="24"/>
            <w:szCs w:val="24"/>
          </w:rPr>
          <w:t>}</w:t>
        </w:r>
      </w:ins>
    </w:p>
    <w:p w14:paraId="1DC7F340" w14:textId="77777777" w:rsidR="00A122AC" w:rsidRPr="00A122AC" w:rsidRDefault="00A122AC" w:rsidP="00A122AC">
      <w:pPr>
        <w:pBdr>
          <w:bottom w:val="thinThickThinMediumGap" w:sz="18" w:space="1" w:color="auto"/>
        </w:pBdr>
        <w:rPr>
          <w:ins w:id="182" w:author="Jianhui Jiang" w:date="2017-02-16T19:33:00Z"/>
          <w:sz w:val="24"/>
          <w:szCs w:val="24"/>
        </w:rPr>
      </w:pPr>
      <w:ins w:id="183" w:author="Jianhui Jiang" w:date="2017-02-16T19:33:00Z">
        <w:r w:rsidRPr="00A122AC">
          <w:rPr>
            <w:sz w:val="24"/>
            <w:szCs w:val="24"/>
          </w:rPr>
          <w:t>.banner img{</w:t>
        </w:r>
      </w:ins>
    </w:p>
    <w:p w14:paraId="1ACBACDA" w14:textId="77777777" w:rsidR="00A122AC" w:rsidRPr="00A122AC" w:rsidRDefault="00A122AC" w:rsidP="00A122AC">
      <w:pPr>
        <w:pBdr>
          <w:bottom w:val="thinThickThinMediumGap" w:sz="18" w:space="1" w:color="auto"/>
        </w:pBdr>
        <w:rPr>
          <w:ins w:id="184" w:author="Jianhui Jiang" w:date="2017-02-16T19:33:00Z"/>
          <w:sz w:val="24"/>
          <w:szCs w:val="24"/>
        </w:rPr>
      </w:pPr>
      <w:ins w:id="185" w:author="Jianhui Jiang" w:date="2017-02-16T19:33:00Z">
        <w:r w:rsidRPr="00A122AC">
          <w:rPr>
            <w:sz w:val="24"/>
            <w:szCs w:val="24"/>
          </w:rPr>
          <w:tab/>
          <w:t>padding-right: 10px;</w:t>
        </w:r>
      </w:ins>
    </w:p>
    <w:p w14:paraId="12B2EF6E" w14:textId="77777777" w:rsidR="00A122AC" w:rsidRPr="00A122AC" w:rsidRDefault="00A122AC" w:rsidP="00A122AC">
      <w:pPr>
        <w:pBdr>
          <w:bottom w:val="thinThickThinMediumGap" w:sz="18" w:space="1" w:color="auto"/>
        </w:pBdr>
        <w:rPr>
          <w:ins w:id="186" w:author="Jianhui Jiang" w:date="2017-02-16T19:33:00Z"/>
          <w:sz w:val="24"/>
          <w:szCs w:val="24"/>
        </w:rPr>
      </w:pPr>
      <w:ins w:id="187" w:author="Jianhui Jiang" w:date="2017-02-16T19:33:00Z">
        <w:r w:rsidRPr="00A122AC">
          <w:rPr>
            <w:sz w:val="24"/>
            <w:szCs w:val="24"/>
          </w:rPr>
          <w:tab/>
          <w:t>height: 170px;</w:t>
        </w:r>
      </w:ins>
    </w:p>
    <w:p w14:paraId="75980654" w14:textId="77777777" w:rsidR="00A122AC" w:rsidRPr="00A122AC" w:rsidRDefault="00A122AC" w:rsidP="00A122AC">
      <w:pPr>
        <w:pBdr>
          <w:bottom w:val="thinThickThinMediumGap" w:sz="18" w:space="1" w:color="auto"/>
        </w:pBdr>
        <w:rPr>
          <w:ins w:id="188" w:author="Jianhui Jiang" w:date="2017-02-16T19:33:00Z"/>
          <w:sz w:val="24"/>
          <w:szCs w:val="24"/>
        </w:rPr>
      </w:pPr>
      <w:ins w:id="189" w:author="Jianhui Jiang" w:date="2017-02-16T19:33:00Z">
        <w:r w:rsidRPr="00A122AC">
          <w:rPr>
            <w:sz w:val="24"/>
            <w:szCs w:val="24"/>
          </w:rPr>
          <w:t>}</w:t>
        </w:r>
      </w:ins>
    </w:p>
    <w:p w14:paraId="6437CDA2" w14:textId="77777777" w:rsidR="00A122AC" w:rsidRPr="00A122AC" w:rsidRDefault="00A122AC" w:rsidP="00A122AC">
      <w:pPr>
        <w:pBdr>
          <w:bottom w:val="thinThickThinMediumGap" w:sz="18" w:space="1" w:color="auto"/>
        </w:pBdr>
        <w:rPr>
          <w:ins w:id="190" w:author="Jianhui Jiang" w:date="2017-02-16T19:33:00Z"/>
          <w:sz w:val="24"/>
          <w:szCs w:val="24"/>
        </w:rPr>
      </w:pPr>
    </w:p>
    <w:p w14:paraId="4BD8A946" w14:textId="77777777" w:rsidR="00A122AC" w:rsidRPr="00A122AC" w:rsidRDefault="00A122AC" w:rsidP="00A122AC">
      <w:pPr>
        <w:pBdr>
          <w:bottom w:val="thinThickThinMediumGap" w:sz="18" w:space="1" w:color="auto"/>
        </w:pBdr>
        <w:rPr>
          <w:ins w:id="191" w:author="Jianhui Jiang" w:date="2017-02-16T19:33:00Z"/>
          <w:sz w:val="24"/>
          <w:szCs w:val="24"/>
        </w:rPr>
      </w:pPr>
      <w:ins w:id="192" w:author="Jianhui Jiang" w:date="2017-02-16T19:33:00Z">
        <w:r w:rsidRPr="00A122AC">
          <w:rPr>
            <w:sz w:val="24"/>
            <w:szCs w:val="24"/>
          </w:rPr>
          <w:t>.navbar {</w:t>
        </w:r>
      </w:ins>
    </w:p>
    <w:p w14:paraId="51E2D212" w14:textId="77777777" w:rsidR="00A122AC" w:rsidRPr="00A122AC" w:rsidRDefault="00A122AC" w:rsidP="00A122AC">
      <w:pPr>
        <w:pBdr>
          <w:bottom w:val="thinThickThinMediumGap" w:sz="18" w:space="1" w:color="auto"/>
        </w:pBdr>
        <w:rPr>
          <w:ins w:id="193" w:author="Jianhui Jiang" w:date="2017-02-16T19:33:00Z"/>
          <w:sz w:val="24"/>
          <w:szCs w:val="24"/>
        </w:rPr>
      </w:pPr>
      <w:ins w:id="194" w:author="Jianhui Jiang" w:date="2017-02-16T19:33:00Z">
        <w:r w:rsidRPr="00A122AC">
          <w:rPr>
            <w:sz w:val="24"/>
            <w:szCs w:val="24"/>
          </w:rPr>
          <w:tab/>
          <w:t>width: 100%;</w:t>
        </w:r>
      </w:ins>
    </w:p>
    <w:p w14:paraId="05A1EF1C" w14:textId="77777777" w:rsidR="00A122AC" w:rsidRPr="00A122AC" w:rsidRDefault="00A122AC" w:rsidP="00A122AC">
      <w:pPr>
        <w:pBdr>
          <w:bottom w:val="thinThickThinMediumGap" w:sz="18" w:space="1" w:color="auto"/>
        </w:pBdr>
        <w:rPr>
          <w:ins w:id="195" w:author="Jianhui Jiang" w:date="2017-02-16T19:33:00Z"/>
          <w:sz w:val="24"/>
          <w:szCs w:val="24"/>
        </w:rPr>
      </w:pPr>
      <w:ins w:id="196" w:author="Jianhui Jiang" w:date="2017-02-16T19:33:00Z">
        <w:r w:rsidRPr="00A122AC">
          <w:rPr>
            <w:sz w:val="24"/>
            <w:szCs w:val="24"/>
          </w:rPr>
          <w:tab/>
          <w:t>position: absolute;</w:t>
        </w:r>
      </w:ins>
    </w:p>
    <w:p w14:paraId="305EAE3C" w14:textId="77777777" w:rsidR="00A122AC" w:rsidRPr="00A122AC" w:rsidRDefault="00A122AC" w:rsidP="00A122AC">
      <w:pPr>
        <w:pBdr>
          <w:bottom w:val="thinThickThinMediumGap" w:sz="18" w:space="1" w:color="auto"/>
        </w:pBdr>
        <w:rPr>
          <w:ins w:id="197" w:author="Jianhui Jiang" w:date="2017-02-16T19:33:00Z"/>
          <w:sz w:val="24"/>
          <w:szCs w:val="24"/>
        </w:rPr>
      </w:pPr>
      <w:ins w:id="198" w:author="Jianhui Jiang" w:date="2017-02-16T19:33:00Z">
        <w:r w:rsidRPr="00A122AC">
          <w:rPr>
            <w:sz w:val="24"/>
            <w:szCs w:val="24"/>
          </w:rPr>
          <w:tab/>
          <w:t>align-items: center;</w:t>
        </w:r>
      </w:ins>
    </w:p>
    <w:p w14:paraId="3B4EFBF4" w14:textId="77777777" w:rsidR="00A122AC" w:rsidRPr="00A122AC" w:rsidRDefault="00A122AC" w:rsidP="00A122AC">
      <w:pPr>
        <w:pBdr>
          <w:bottom w:val="thinThickThinMediumGap" w:sz="18" w:space="1" w:color="auto"/>
        </w:pBdr>
        <w:rPr>
          <w:ins w:id="199" w:author="Jianhui Jiang" w:date="2017-02-16T19:33:00Z"/>
          <w:sz w:val="24"/>
          <w:szCs w:val="24"/>
        </w:rPr>
      </w:pPr>
      <w:ins w:id="200" w:author="Jianhui Jiang" w:date="2017-02-16T19:33:00Z">
        <w:r w:rsidRPr="00A122AC">
          <w:rPr>
            <w:sz w:val="24"/>
            <w:szCs w:val="24"/>
          </w:rPr>
          <w:tab/>
          <w:t>font-size: 12px;</w:t>
        </w:r>
      </w:ins>
    </w:p>
    <w:p w14:paraId="60249668" w14:textId="77777777" w:rsidR="00A122AC" w:rsidRPr="00A122AC" w:rsidRDefault="00A122AC" w:rsidP="00A122AC">
      <w:pPr>
        <w:pBdr>
          <w:bottom w:val="thinThickThinMediumGap" w:sz="18" w:space="1" w:color="auto"/>
        </w:pBdr>
        <w:rPr>
          <w:ins w:id="201" w:author="Jianhui Jiang" w:date="2017-02-16T19:33:00Z"/>
          <w:sz w:val="24"/>
          <w:szCs w:val="24"/>
        </w:rPr>
      </w:pPr>
      <w:ins w:id="202" w:author="Jianhui Jiang" w:date="2017-02-16T19:33:00Z">
        <w:r w:rsidRPr="00A122AC">
          <w:rPr>
            <w:sz w:val="24"/>
            <w:szCs w:val="24"/>
          </w:rPr>
          <w:tab/>
          <w:t>font-weight: bolder;</w:t>
        </w:r>
      </w:ins>
    </w:p>
    <w:p w14:paraId="76AAFAA8" w14:textId="77777777" w:rsidR="00A122AC" w:rsidRPr="00A122AC" w:rsidRDefault="00A122AC" w:rsidP="00A122AC">
      <w:pPr>
        <w:pBdr>
          <w:bottom w:val="thinThickThinMediumGap" w:sz="18" w:space="1" w:color="auto"/>
        </w:pBdr>
        <w:rPr>
          <w:ins w:id="203" w:author="Jianhui Jiang" w:date="2017-02-16T19:33:00Z"/>
          <w:sz w:val="24"/>
          <w:szCs w:val="24"/>
        </w:rPr>
      </w:pPr>
      <w:ins w:id="204" w:author="Jianhui Jiang" w:date="2017-02-16T19:33:00Z">
        <w:r w:rsidRPr="00A122AC">
          <w:rPr>
            <w:sz w:val="24"/>
            <w:szCs w:val="24"/>
          </w:rPr>
          <w:tab/>
          <w:t>margin-left: auto;</w:t>
        </w:r>
      </w:ins>
    </w:p>
    <w:p w14:paraId="185EE7EF" w14:textId="77777777" w:rsidR="00A122AC" w:rsidRPr="00A122AC" w:rsidRDefault="00A122AC" w:rsidP="00A122AC">
      <w:pPr>
        <w:pBdr>
          <w:bottom w:val="thinThickThinMediumGap" w:sz="18" w:space="1" w:color="auto"/>
        </w:pBdr>
        <w:rPr>
          <w:ins w:id="205" w:author="Jianhui Jiang" w:date="2017-02-16T19:33:00Z"/>
          <w:sz w:val="24"/>
          <w:szCs w:val="24"/>
        </w:rPr>
      </w:pPr>
      <w:ins w:id="206" w:author="Jianhui Jiang" w:date="2017-02-16T19:33:00Z">
        <w:r w:rsidRPr="00A122AC">
          <w:rPr>
            <w:sz w:val="24"/>
            <w:szCs w:val="24"/>
          </w:rPr>
          <w:tab/>
          <w:t>margin-right: auto;</w:t>
        </w:r>
      </w:ins>
    </w:p>
    <w:p w14:paraId="0BF47AB1" w14:textId="77777777" w:rsidR="00A122AC" w:rsidRPr="00A122AC" w:rsidRDefault="00A122AC" w:rsidP="00A122AC">
      <w:pPr>
        <w:pBdr>
          <w:bottom w:val="thinThickThinMediumGap" w:sz="18" w:space="1" w:color="auto"/>
        </w:pBdr>
        <w:rPr>
          <w:ins w:id="207" w:author="Jianhui Jiang" w:date="2017-02-16T19:33:00Z"/>
          <w:sz w:val="24"/>
          <w:szCs w:val="24"/>
        </w:rPr>
      </w:pPr>
      <w:ins w:id="208" w:author="Jianhui Jiang" w:date="2017-02-16T19:33:00Z">
        <w:r w:rsidRPr="00A122AC">
          <w:rPr>
            <w:sz w:val="24"/>
            <w:szCs w:val="24"/>
          </w:rPr>
          <w:tab/>
          <w:t>display: flex;</w:t>
        </w:r>
      </w:ins>
    </w:p>
    <w:p w14:paraId="3D139AFD" w14:textId="77777777" w:rsidR="00A122AC" w:rsidRPr="00A122AC" w:rsidRDefault="00A122AC" w:rsidP="00A122AC">
      <w:pPr>
        <w:pBdr>
          <w:bottom w:val="thinThickThinMediumGap" w:sz="18" w:space="1" w:color="auto"/>
        </w:pBdr>
        <w:rPr>
          <w:ins w:id="209" w:author="Jianhui Jiang" w:date="2017-02-16T19:33:00Z"/>
          <w:sz w:val="24"/>
          <w:szCs w:val="24"/>
        </w:rPr>
      </w:pPr>
      <w:ins w:id="210" w:author="Jianhui Jiang" w:date="2017-02-16T19:33:00Z">
        <w:r w:rsidRPr="00A122AC">
          <w:rPr>
            <w:sz w:val="24"/>
            <w:szCs w:val="24"/>
          </w:rPr>
          <w:tab/>
          <w:t>flex-direction: column;</w:t>
        </w:r>
      </w:ins>
    </w:p>
    <w:p w14:paraId="342DA8B6" w14:textId="77777777" w:rsidR="00A122AC" w:rsidRPr="00A122AC" w:rsidRDefault="00A122AC" w:rsidP="00A122AC">
      <w:pPr>
        <w:pBdr>
          <w:bottom w:val="thinThickThinMediumGap" w:sz="18" w:space="1" w:color="auto"/>
        </w:pBdr>
        <w:rPr>
          <w:ins w:id="211" w:author="Jianhui Jiang" w:date="2017-02-16T19:33:00Z"/>
          <w:sz w:val="24"/>
          <w:szCs w:val="24"/>
        </w:rPr>
      </w:pPr>
      <w:ins w:id="212" w:author="Jianhui Jiang" w:date="2017-02-16T19:33:00Z">
        <w:r w:rsidRPr="00A122AC">
          <w:rPr>
            <w:sz w:val="24"/>
            <w:szCs w:val="24"/>
          </w:rPr>
          <w:tab/>
          <w:t>background-color: #262626;</w:t>
        </w:r>
      </w:ins>
    </w:p>
    <w:p w14:paraId="56AE2EEC" w14:textId="77777777" w:rsidR="00A122AC" w:rsidRPr="00A122AC" w:rsidRDefault="00A122AC" w:rsidP="00A122AC">
      <w:pPr>
        <w:pBdr>
          <w:bottom w:val="thinThickThinMediumGap" w:sz="18" w:space="1" w:color="auto"/>
        </w:pBdr>
        <w:rPr>
          <w:ins w:id="213" w:author="Jianhui Jiang" w:date="2017-02-16T19:33:00Z"/>
          <w:sz w:val="24"/>
          <w:szCs w:val="24"/>
        </w:rPr>
      </w:pPr>
      <w:ins w:id="214" w:author="Jianhui Jiang" w:date="2017-02-16T19:33:00Z">
        <w:r w:rsidRPr="00A122AC">
          <w:rPr>
            <w:sz w:val="24"/>
            <w:szCs w:val="24"/>
          </w:rPr>
          <w:tab/>
          <w:t>height:32px;</w:t>
        </w:r>
      </w:ins>
    </w:p>
    <w:p w14:paraId="734B07A5" w14:textId="77777777" w:rsidR="00A122AC" w:rsidRPr="00A122AC" w:rsidRDefault="00A122AC" w:rsidP="00A122AC">
      <w:pPr>
        <w:pBdr>
          <w:bottom w:val="thinThickThinMediumGap" w:sz="18" w:space="1" w:color="auto"/>
        </w:pBdr>
        <w:rPr>
          <w:ins w:id="215" w:author="Jianhui Jiang" w:date="2017-02-16T19:33:00Z"/>
          <w:sz w:val="24"/>
          <w:szCs w:val="24"/>
        </w:rPr>
      </w:pPr>
      <w:ins w:id="216" w:author="Jianhui Jiang" w:date="2017-02-16T19:33:00Z">
        <w:r w:rsidRPr="00A122AC">
          <w:rPr>
            <w:sz w:val="24"/>
            <w:szCs w:val="24"/>
          </w:rPr>
          <w:tab/>
          <w:t>z-index:999;</w:t>
        </w:r>
      </w:ins>
    </w:p>
    <w:p w14:paraId="20714512" w14:textId="77777777" w:rsidR="00A122AC" w:rsidRPr="00A122AC" w:rsidRDefault="00A122AC" w:rsidP="00A122AC">
      <w:pPr>
        <w:pBdr>
          <w:bottom w:val="thinThickThinMediumGap" w:sz="18" w:space="1" w:color="auto"/>
        </w:pBdr>
        <w:rPr>
          <w:ins w:id="217" w:author="Jianhui Jiang" w:date="2017-02-16T19:33:00Z"/>
          <w:sz w:val="24"/>
          <w:szCs w:val="24"/>
        </w:rPr>
      </w:pPr>
      <w:ins w:id="218" w:author="Jianhui Jiang" w:date="2017-02-16T19:33:00Z">
        <w:r w:rsidRPr="00A122AC">
          <w:rPr>
            <w:sz w:val="24"/>
            <w:szCs w:val="24"/>
          </w:rPr>
          <w:t>}</w:t>
        </w:r>
      </w:ins>
    </w:p>
    <w:p w14:paraId="34738E65" w14:textId="77777777" w:rsidR="00A122AC" w:rsidRPr="00A122AC" w:rsidRDefault="00A122AC" w:rsidP="00A122AC">
      <w:pPr>
        <w:pBdr>
          <w:bottom w:val="thinThickThinMediumGap" w:sz="18" w:space="1" w:color="auto"/>
        </w:pBdr>
        <w:rPr>
          <w:ins w:id="219" w:author="Jianhui Jiang" w:date="2017-02-16T19:33:00Z"/>
          <w:sz w:val="24"/>
          <w:szCs w:val="24"/>
        </w:rPr>
      </w:pPr>
      <w:ins w:id="220" w:author="Jianhui Jiang" w:date="2017-02-16T19:33:00Z">
        <w:r w:rsidRPr="00A122AC">
          <w:rPr>
            <w:sz w:val="24"/>
            <w:szCs w:val="24"/>
          </w:rPr>
          <w:t>.navbar ul{</w:t>
        </w:r>
      </w:ins>
    </w:p>
    <w:p w14:paraId="502A7DC6" w14:textId="77777777" w:rsidR="00A122AC" w:rsidRPr="00A122AC" w:rsidRDefault="00A122AC" w:rsidP="00A122AC">
      <w:pPr>
        <w:pBdr>
          <w:bottom w:val="thinThickThinMediumGap" w:sz="18" w:space="1" w:color="auto"/>
        </w:pBdr>
        <w:rPr>
          <w:ins w:id="221" w:author="Jianhui Jiang" w:date="2017-02-16T19:33:00Z"/>
          <w:sz w:val="24"/>
          <w:szCs w:val="24"/>
        </w:rPr>
      </w:pPr>
      <w:ins w:id="222" w:author="Jianhui Jiang" w:date="2017-02-16T19:33:00Z">
        <w:r w:rsidRPr="00A122AC">
          <w:rPr>
            <w:sz w:val="24"/>
            <w:szCs w:val="24"/>
          </w:rPr>
          <w:tab/>
          <w:t>margin: 0px;</w:t>
        </w:r>
      </w:ins>
    </w:p>
    <w:p w14:paraId="092800E8" w14:textId="77777777" w:rsidR="00A122AC" w:rsidRPr="00A122AC" w:rsidRDefault="00A122AC" w:rsidP="00A122AC">
      <w:pPr>
        <w:pBdr>
          <w:bottom w:val="thinThickThinMediumGap" w:sz="18" w:space="1" w:color="auto"/>
        </w:pBdr>
        <w:rPr>
          <w:ins w:id="223" w:author="Jianhui Jiang" w:date="2017-02-16T19:33:00Z"/>
          <w:sz w:val="24"/>
          <w:szCs w:val="24"/>
        </w:rPr>
      </w:pPr>
      <w:ins w:id="224" w:author="Jianhui Jiang" w:date="2017-02-16T19:33:00Z">
        <w:r w:rsidRPr="00A122AC">
          <w:rPr>
            <w:sz w:val="24"/>
            <w:szCs w:val="24"/>
          </w:rPr>
          <w:tab/>
          <w:t>padding-left: 0px;</w:t>
        </w:r>
      </w:ins>
    </w:p>
    <w:p w14:paraId="5EB76DF1" w14:textId="77777777" w:rsidR="00A122AC" w:rsidRPr="00A122AC" w:rsidRDefault="00A122AC" w:rsidP="00A122AC">
      <w:pPr>
        <w:pBdr>
          <w:bottom w:val="thinThickThinMediumGap" w:sz="18" w:space="1" w:color="auto"/>
        </w:pBdr>
        <w:rPr>
          <w:ins w:id="225" w:author="Jianhui Jiang" w:date="2017-02-16T19:33:00Z"/>
          <w:sz w:val="24"/>
          <w:szCs w:val="24"/>
        </w:rPr>
      </w:pPr>
      <w:ins w:id="226" w:author="Jianhui Jiang" w:date="2017-02-16T19:33:00Z">
        <w:r w:rsidRPr="00A122AC">
          <w:rPr>
            <w:sz w:val="24"/>
            <w:szCs w:val="24"/>
          </w:rPr>
          <w:t>}</w:t>
        </w:r>
      </w:ins>
    </w:p>
    <w:p w14:paraId="3E019017" w14:textId="77777777" w:rsidR="00A122AC" w:rsidRPr="00A122AC" w:rsidRDefault="00A122AC" w:rsidP="00A122AC">
      <w:pPr>
        <w:pBdr>
          <w:bottom w:val="thinThickThinMediumGap" w:sz="18" w:space="1" w:color="auto"/>
        </w:pBdr>
        <w:rPr>
          <w:ins w:id="227" w:author="Jianhui Jiang" w:date="2017-02-16T19:33:00Z"/>
          <w:sz w:val="24"/>
          <w:szCs w:val="24"/>
        </w:rPr>
      </w:pPr>
      <w:ins w:id="228" w:author="Jianhui Jiang" w:date="2017-02-16T19:33:00Z">
        <w:r w:rsidRPr="00A122AC">
          <w:rPr>
            <w:sz w:val="24"/>
            <w:szCs w:val="24"/>
          </w:rPr>
          <w:t>.navbar li{</w:t>
        </w:r>
      </w:ins>
    </w:p>
    <w:p w14:paraId="5D019E84" w14:textId="77777777" w:rsidR="00A122AC" w:rsidRPr="00A122AC" w:rsidRDefault="00A122AC" w:rsidP="00A122AC">
      <w:pPr>
        <w:pBdr>
          <w:bottom w:val="thinThickThinMediumGap" w:sz="18" w:space="1" w:color="auto"/>
        </w:pBdr>
        <w:rPr>
          <w:ins w:id="229" w:author="Jianhui Jiang" w:date="2017-02-16T19:33:00Z"/>
          <w:sz w:val="24"/>
          <w:szCs w:val="24"/>
        </w:rPr>
      </w:pPr>
      <w:ins w:id="230" w:author="Jianhui Jiang" w:date="2017-02-16T19:33:00Z">
        <w:r w:rsidRPr="00A122AC">
          <w:rPr>
            <w:sz w:val="24"/>
            <w:szCs w:val="24"/>
          </w:rPr>
          <w:tab/>
          <w:t>list-style-image: none;</w:t>
        </w:r>
      </w:ins>
    </w:p>
    <w:p w14:paraId="222B17D4" w14:textId="77777777" w:rsidR="00A122AC" w:rsidRPr="00A122AC" w:rsidRDefault="00A122AC" w:rsidP="00A122AC">
      <w:pPr>
        <w:pBdr>
          <w:bottom w:val="thinThickThinMediumGap" w:sz="18" w:space="1" w:color="auto"/>
        </w:pBdr>
        <w:rPr>
          <w:ins w:id="231" w:author="Jianhui Jiang" w:date="2017-02-16T19:33:00Z"/>
          <w:sz w:val="24"/>
          <w:szCs w:val="24"/>
        </w:rPr>
      </w:pPr>
      <w:ins w:id="232" w:author="Jianhui Jiang" w:date="2017-02-16T19:33:00Z">
        <w:r w:rsidRPr="00A122AC">
          <w:rPr>
            <w:sz w:val="24"/>
            <w:szCs w:val="24"/>
          </w:rPr>
          <w:tab/>
          <w:t>list-style-type: none;</w:t>
        </w:r>
      </w:ins>
    </w:p>
    <w:p w14:paraId="6A3DECBD" w14:textId="77777777" w:rsidR="00A122AC" w:rsidRPr="00A122AC" w:rsidRDefault="00A122AC" w:rsidP="00A122AC">
      <w:pPr>
        <w:pBdr>
          <w:bottom w:val="thinThickThinMediumGap" w:sz="18" w:space="1" w:color="auto"/>
        </w:pBdr>
        <w:rPr>
          <w:ins w:id="233" w:author="Jianhui Jiang" w:date="2017-02-16T19:33:00Z"/>
          <w:sz w:val="24"/>
          <w:szCs w:val="24"/>
        </w:rPr>
      </w:pPr>
      <w:ins w:id="234" w:author="Jianhui Jiang" w:date="2017-02-16T19:33:00Z">
        <w:r w:rsidRPr="00A122AC">
          <w:rPr>
            <w:sz w:val="24"/>
            <w:szCs w:val="24"/>
          </w:rPr>
          <w:tab/>
          <w:t>background-color: #262626;</w:t>
        </w:r>
      </w:ins>
    </w:p>
    <w:p w14:paraId="64B00EDC" w14:textId="77777777" w:rsidR="00A122AC" w:rsidRPr="00A122AC" w:rsidRDefault="00A122AC" w:rsidP="00A122AC">
      <w:pPr>
        <w:pBdr>
          <w:bottom w:val="thinThickThinMediumGap" w:sz="18" w:space="1" w:color="auto"/>
        </w:pBdr>
        <w:rPr>
          <w:ins w:id="235" w:author="Jianhui Jiang" w:date="2017-02-16T19:33:00Z"/>
          <w:sz w:val="24"/>
          <w:szCs w:val="24"/>
        </w:rPr>
      </w:pPr>
      <w:ins w:id="236" w:author="Jianhui Jiang" w:date="2017-02-16T19:33:00Z">
        <w:r w:rsidRPr="00A122AC">
          <w:rPr>
            <w:sz w:val="24"/>
            <w:szCs w:val="24"/>
          </w:rPr>
          <w:tab/>
          <w:t>float:left;</w:t>
        </w:r>
      </w:ins>
    </w:p>
    <w:p w14:paraId="513705F5" w14:textId="77777777" w:rsidR="00A122AC" w:rsidRPr="00A122AC" w:rsidRDefault="00A122AC" w:rsidP="00A122AC">
      <w:pPr>
        <w:pBdr>
          <w:bottom w:val="thinThickThinMediumGap" w:sz="18" w:space="1" w:color="auto"/>
        </w:pBdr>
        <w:rPr>
          <w:ins w:id="237" w:author="Jianhui Jiang" w:date="2017-02-16T19:33:00Z"/>
          <w:sz w:val="24"/>
          <w:szCs w:val="24"/>
        </w:rPr>
      </w:pPr>
      <w:ins w:id="238" w:author="Jianhui Jiang" w:date="2017-02-16T19:33:00Z">
        <w:r w:rsidRPr="00A122AC">
          <w:rPr>
            <w:sz w:val="24"/>
            <w:szCs w:val="24"/>
          </w:rPr>
          <w:tab/>
          <w:t>text-align: center;</w:t>
        </w:r>
      </w:ins>
    </w:p>
    <w:p w14:paraId="46EC6165" w14:textId="77777777" w:rsidR="00A122AC" w:rsidRPr="00A122AC" w:rsidRDefault="00A122AC" w:rsidP="00A122AC">
      <w:pPr>
        <w:pBdr>
          <w:bottom w:val="thinThickThinMediumGap" w:sz="18" w:space="1" w:color="auto"/>
        </w:pBdr>
        <w:rPr>
          <w:ins w:id="239" w:author="Jianhui Jiang" w:date="2017-02-16T19:33:00Z"/>
          <w:sz w:val="24"/>
          <w:szCs w:val="24"/>
        </w:rPr>
      </w:pPr>
      <w:ins w:id="240" w:author="Jianhui Jiang" w:date="2017-02-16T19:33:00Z">
        <w:r w:rsidRPr="00A122AC">
          <w:rPr>
            <w:sz w:val="24"/>
            <w:szCs w:val="24"/>
          </w:rPr>
          <w:tab/>
          <w:t>border-radius: 5px;</w:t>
        </w:r>
      </w:ins>
    </w:p>
    <w:p w14:paraId="75612DEA" w14:textId="77777777" w:rsidR="00A122AC" w:rsidRPr="00A122AC" w:rsidRDefault="00A122AC" w:rsidP="00A122AC">
      <w:pPr>
        <w:pBdr>
          <w:bottom w:val="thinThickThinMediumGap" w:sz="18" w:space="1" w:color="auto"/>
        </w:pBdr>
        <w:rPr>
          <w:ins w:id="241" w:author="Jianhui Jiang" w:date="2017-02-16T19:33:00Z"/>
          <w:sz w:val="24"/>
          <w:szCs w:val="24"/>
        </w:rPr>
      </w:pPr>
      <w:ins w:id="242" w:author="Jianhui Jiang" w:date="2017-02-16T19:33:00Z">
        <w:r w:rsidRPr="00A122AC">
          <w:rPr>
            <w:sz w:val="24"/>
            <w:szCs w:val="24"/>
          </w:rPr>
          <w:t>}</w:t>
        </w:r>
      </w:ins>
    </w:p>
    <w:p w14:paraId="2C2B5C20" w14:textId="77777777" w:rsidR="00A122AC" w:rsidRPr="00A122AC" w:rsidRDefault="00A122AC" w:rsidP="00A122AC">
      <w:pPr>
        <w:pBdr>
          <w:bottom w:val="thinThickThinMediumGap" w:sz="18" w:space="1" w:color="auto"/>
        </w:pBdr>
        <w:rPr>
          <w:ins w:id="243" w:author="Jianhui Jiang" w:date="2017-02-16T19:33:00Z"/>
          <w:sz w:val="24"/>
          <w:szCs w:val="24"/>
        </w:rPr>
      </w:pPr>
      <w:ins w:id="244" w:author="Jianhui Jiang" w:date="2017-02-16T19:33:00Z">
        <w:r w:rsidRPr="00A122AC">
          <w:rPr>
            <w:sz w:val="24"/>
            <w:szCs w:val="24"/>
          </w:rPr>
          <w:t>.navbar li li{</w:t>
        </w:r>
      </w:ins>
    </w:p>
    <w:p w14:paraId="167A03AE" w14:textId="77777777" w:rsidR="00A122AC" w:rsidRPr="00A122AC" w:rsidRDefault="00A122AC" w:rsidP="00A122AC">
      <w:pPr>
        <w:pBdr>
          <w:bottom w:val="thinThickThinMediumGap" w:sz="18" w:space="1" w:color="auto"/>
        </w:pBdr>
        <w:rPr>
          <w:ins w:id="245" w:author="Jianhui Jiang" w:date="2017-02-16T19:33:00Z"/>
          <w:sz w:val="24"/>
          <w:szCs w:val="24"/>
        </w:rPr>
      </w:pPr>
      <w:ins w:id="246" w:author="Jianhui Jiang" w:date="2017-02-16T19:33:00Z">
        <w:r w:rsidRPr="00A122AC">
          <w:rPr>
            <w:sz w:val="24"/>
            <w:szCs w:val="24"/>
          </w:rPr>
          <w:tab/>
          <w:t>float:none;</w:t>
        </w:r>
      </w:ins>
    </w:p>
    <w:p w14:paraId="61EBEBB2" w14:textId="77777777" w:rsidR="00A122AC" w:rsidRPr="00A122AC" w:rsidRDefault="00A122AC" w:rsidP="00A122AC">
      <w:pPr>
        <w:pBdr>
          <w:bottom w:val="thinThickThinMediumGap" w:sz="18" w:space="1" w:color="auto"/>
        </w:pBdr>
        <w:rPr>
          <w:ins w:id="247" w:author="Jianhui Jiang" w:date="2017-02-16T19:33:00Z"/>
          <w:sz w:val="24"/>
          <w:szCs w:val="24"/>
        </w:rPr>
      </w:pPr>
      <w:ins w:id="248" w:author="Jianhui Jiang" w:date="2017-02-16T19:33:00Z">
        <w:r w:rsidRPr="00A122AC">
          <w:rPr>
            <w:sz w:val="24"/>
            <w:szCs w:val="24"/>
          </w:rPr>
          <w:lastRenderedPageBreak/>
          <w:tab/>
          <w:t>border-style:none;</w:t>
        </w:r>
      </w:ins>
    </w:p>
    <w:p w14:paraId="32BE026D" w14:textId="77777777" w:rsidR="00A122AC" w:rsidRPr="00A122AC" w:rsidRDefault="00A122AC" w:rsidP="00A122AC">
      <w:pPr>
        <w:pBdr>
          <w:bottom w:val="thinThickThinMediumGap" w:sz="18" w:space="1" w:color="auto"/>
        </w:pBdr>
        <w:rPr>
          <w:ins w:id="249" w:author="Jianhui Jiang" w:date="2017-02-16T19:33:00Z"/>
          <w:sz w:val="24"/>
          <w:szCs w:val="24"/>
        </w:rPr>
      </w:pPr>
      <w:ins w:id="250" w:author="Jianhui Jiang" w:date="2017-02-16T19:33:00Z">
        <w:r w:rsidRPr="00A122AC">
          <w:rPr>
            <w:sz w:val="24"/>
            <w:szCs w:val="24"/>
          </w:rPr>
          <w:t>}</w:t>
        </w:r>
      </w:ins>
    </w:p>
    <w:p w14:paraId="3E6FE59E" w14:textId="77777777" w:rsidR="00A122AC" w:rsidRPr="00A122AC" w:rsidRDefault="00A122AC" w:rsidP="00A122AC">
      <w:pPr>
        <w:pBdr>
          <w:bottom w:val="thinThickThinMediumGap" w:sz="18" w:space="1" w:color="auto"/>
        </w:pBdr>
        <w:rPr>
          <w:ins w:id="251" w:author="Jianhui Jiang" w:date="2017-02-16T19:33:00Z"/>
          <w:sz w:val="24"/>
          <w:szCs w:val="24"/>
        </w:rPr>
      </w:pPr>
      <w:ins w:id="252" w:author="Jianhui Jiang" w:date="2017-02-16T19:33:00Z">
        <w:r w:rsidRPr="00A122AC">
          <w:rPr>
            <w:sz w:val="24"/>
            <w:szCs w:val="24"/>
          </w:rPr>
          <w:t>.navbar li a {</w:t>
        </w:r>
      </w:ins>
    </w:p>
    <w:p w14:paraId="65C8A5F4" w14:textId="77777777" w:rsidR="00A122AC" w:rsidRPr="00A122AC" w:rsidRDefault="00A122AC" w:rsidP="00A122AC">
      <w:pPr>
        <w:pBdr>
          <w:bottom w:val="thinThickThinMediumGap" w:sz="18" w:space="1" w:color="auto"/>
        </w:pBdr>
        <w:rPr>
          <w:ins w:id="253" w:author="Jianhui Jiang" w:date="2017-02-16T19:33:00Z"/>
          <w:sz w:val="24"/>
          <w:szCs w:val="24"/>
        </w:rPr>
      </w:pPr>
      <w:ins w:id="254" w:author="Jianhui Jiang" w:date="2017-02-16T19:33:00Z">
        <w:r w:rsidRPr="00A122AC">
          <w:rPr>
            <w:sz w:val="24"/>
            <w:szCs w:val="24"/>
          </w:rPr>
          <w:tab/>
          <w:t>color: white;</w:t>
        </w:r>
      </w:ins>
    </w:p>
    <w:p w14:paraId="5D936D63" w14:textId="77777777" w:rsidR="00A122AC" w:rsidRPr="00A122AC" w:rsidRDefault="00A122AC" w:rsidP="00A122AC">
      <w:pPr>
        <w:pBdr>
          <w:bottom w:val="thinThickThinMediumGap" w:sz="18" w:space="1" w:color="auto"/>
        </w:pBdr>
        <w:rPr>
          <w:ins w:id="255" w:author="Jianhui Jiang" w:date="2017-02-16T19:33:00Z"/>
          <w:sz w:val="24"/>
          <w:szCs w:val="24"/>
        </w:rPr>
      </w:pPr>
      <w:ins w:id="256" w:author="Jianhui Jiang" w:date="2017-02-16T19:33:00Z">
        <w:r w:rsidRPr="00A122AC">
          <w:rPr>
            <w:sz w:val="24"/>
            <w:szCs w:val="24"/>
          </w:rPr>
          <w:tab/>
          <w:t>text-decoration: none;</w:t>
        </w:r>
      </w:ins>
    </w:p>
    <w:p w14:paraId="7BD85071" w14:textId="77777777" w:rsidR="00A122AC" w:rsidRPr="00A122AC" w:rsidRDefault="00A122AC" w:rsidP="00A122AC">
      <w:pPr>
        <w:pBdr>
          <w:bottom w:val="thinThickThinMediumGap" w:sz="18" w:space="1" w:color="auto"/>
        </w:pBdr>
        <w:rPr>
          <w:ins w:id="257" w:author="Jianhui Jiang" w:date="2017-02-16T19:33:00Z"/>
          <w:sz w:val="24"/>
          <w:szCs w:val="24"/>
        </w:rPr>
      </w:pPr>
      <w:ins w:id="258" w:author="Jianhui Jiang" w:date="2017-02-16T19:33:00Z">
        <w:r w:rsidRPr="00A122AC">
          <w:rPr>
            <w:sz w:val="24"/>
            <w:szCs w:val="24"/>
          </w:rPr>
          <w:tab/>
          <w:t>margin: 0px;</w:t>
        </w:r>
      </w:ins>
    </w:p>
    <w:p w14:paraId="34930B51" w14:textId="77777777" w:rsidR="00A122AC" w:rsidRPr="00A122AC" w:rsidRDefault="00A122AC" w:rsidP="00A122AC">
      <w:pPr>
        <w:pBdr>
          <w:bottom w:val="thinThickThinMediumGap" w:sz="18" w:space="1" w:color="auto"/>
        </w:pBdr>
        <w:rPr>
          <w:ins w:id="259" w:author="Jianhui Jiang" w:date="2017-02-16T19:33:00Z"/>
          <w:sz w:val="24"/>
          <w:szCs w:val="24"/>
        </w:rPr>
      </w:pPr>
      <w:ins w:id="260" w:author="Jianhui Jiang" w:date="2017-02-16T19:33:00Z">
        <w:r w:rsidRPr="00A122AC">
          <w:rPr>
            <w:sz w:val="24"/>
            <w:szCs w:val="24"/>
          </w:rPr>
          <w:tab/>
          <w:t>display: block;</w:t>
        </w:r>
      </w:ins>
    </w:p>
    <w:p w14:paraId="0825FD78" w14:textId="77777777" w:rsidR="00A122AC" w:rsidRPr="00A122AC" w:rsidRDefault="00A122AC" w:rsidP="00A122AC">
      <w:pPr>
        <w:pBdr>
          <w:bottom w:val="thinThickThinMediumGap" w:sz="18" w:space="1" w:color="auto"/>
        </w:pBdr>
        <w:rPr>
          <w:ins w:id="261" w:author="Jianhui Jiang" w:date="2017-02-16T19:33:00Z"/>
          <w:sz w:val="24"/>
          <w:szCs w:val="24"/>
        </w:rPr>
      </w:pPr>
      <w:ins w:id="262" w:author="Jianhui Jiang" w:date="2017-02-16T19:33:00Z">
        <w:r w:rsidRPr="00A122AC">
          <w:rPr>
            <w:sz w:val="24"/>
            <w:szCs w:val="24"/>
          </w:rPr>
          <w:tab/>
          <w:t>width: 150px;</w:t>
        </w:r>
      </w:ins>
    </w:p>
    <w:p w14:paraId="34798C4F" w14:textId="77777777" w:rsidR="00A122AC" w:rsidRPr="00A122AC" w:rsidRDefault="00A122AC" w:rsidP="00A122AC">
      <w:pPr>
        <w:pBdr>
          <w:bottom w:val="thinThickThinMediumGap" w:sz="18" w:space="1" w:color="auto"/>
        </w:pBdr>
        <w:rPr>
          <w:ins w:id="263" w:author="Jianhui Jiang" w:date="2017-02-16T19:33:00Z"/>
          <w:sz w:val="24"/>
          <w:szCs w:val="24"/>
        </w:rPr>
      </w:pPr>
      <w:ins w:id="264" w:author="Jianhui Jiang" w:date="2017-02-16T19:33:00Z">
        <w:r w:rsidRPr="00A122AC">
          <w:rPr>
            <w:sz w:val="24"/>
            <w:szCs w:val="24"/>
          </w:rPr>
          <w:tab/>
          <w:t>height: 30px;</w:t>
        </w:r>
      </w:ins>
    </w:p>
    <w:p w14:paraId="36087084" w14:textId="77777777" w:rsidR="00A122AC" w:rsidRPr="00A122AC" w:rsidRDefault="00A122AC" w:rsidP="00A122AC">
      <w:pPr>
        <w:pBdr>
          <w:bottom w:val="thinThickThinMediumGap" w:sz="18" w:space="1" w:color="auto"/>
        </w:pBdr>
        <w:rPr>
          <w:ins w:id="265" w:author="Jianhui Jiang" w:date="2017-02-16T19:33:00Z"/>
          <w:sz w:val="24"/>
          <w:szCs w:val="24"/>
        </w:rPr>
      </w:pPr>
      <w:ins w:id="266" w:author="Jianhui Jiang" w:date="2017-02-16T19:33:00Z">
        <w:r w:rsidRPr="00A122AC">
          <w:rPr>
            <w:sz w:val="24"/>
            <w:szCs w:val="24"/>
          </w:rPr>
          <w:tab/>
          <w:t>line-height: 30px;</w:t>
        </w:r>
      </w:ins>
    </w:p>
    <w:p w14:paraId="7CD14C2B" w14:textId="77777777" w:rsidR="00A122AC" w:rsidRPr="00A122AC" w:rsidRDefault="00A122AC" w:rsidP="00A122AC">
      <w:pPr>
        <w:pBdr>
          <w:bottom w:val="thinThickThinMediumGap" w:sz="18" w:space="1" w:color="auto"/>
        </w:pBdr>
        <w:rPr>
          <w:ins w:id="267" w:author="Jianhui Jiang" w:date="2017-02-16T19:33:00Z"/>
          <w:sz w:val="24"/>
          <w:szCs w:val="24"/>
        </w:rPr>
      </w:pPr>
      <w:ins w:id="268" w:author="Jianhui Jiang" w:date="2017-02-16T19:33:00Z">
        <w:r w:rsidRPr="00A122AC">
          <w:rPr>
            <w:sz w:val="24"/>
            <w:szCs w:val="24"/>
          </w:rPr>
          <w:tab/>
          <w:t>border: 1px solid #CCC;</w:t>
        </w:r>
      </w:ins>
    </w:p>
    <w:p w14:paraId="0464141F" w14:textId="77777777" w:rsidR="00A122AC" w:rsidRPr="00A122AC" w:rsidRDefault="00A122AC" w:rsidP="00A122AC">
      <w:pPr>
        <w:pBdr>
          <w:bottom w:val="thinThickThinMediumGap" w:sz="18" w:space="1" w:color="auto"/>
        </w:pBdr>
        <w:rPr>
          <w:ins w:id="269" w:author="Jianhui Jiang" w:date="2017-02-16T19:33:00Z"/>
          <w:sz w:val="24"/>
          <w:szCs w:val="24"/>
        </w:rPr>
      </w:pPr>
      <w:ins w:id="270" w:author="Jianhui Jiang" w:date="2017-02-16T19:33:00Z">
        <w:r w:rsidRPr="00A122AC">
          <w:rPr>
            <w:sz w:val="24"/>
            <w:szCs w:val="24"/>
          </w:rPr>
          <w:tab/>
          <w:t>border-radius: 5px;</w:t>
        </w:r>
      </w:ins>
    </w:p>
    <w:p w14:paraId="0E649E8A" w14:textId="77777777" w:rsidR="00A122AC" w:rsidRPr="00A122AC" w:rsidRDefault="00A122AC" w:rsidP="00A122AC">
      <w:pPr>
        <w:pBdr>
          <w:bottom w:val="thinThickThinMediumGap" w:sz="18" w:space="1" w:color="auto"/>
        </w:pBdr>
        <w:rPr>
          <w:ins w:id="271" w:author="Jianhui Jiang" w:date="2017-02-16T19:33:00Z"/>
          <w:sz w:val="24"/>
          <w:szCs w:val="24"/>
        </w:rPr>
      </w:pPr>
      <w:ins w:id="272" w:author="Jianhui Jiang" w:date="2017-02-16T19:33:00Z">
        <w:r w:rsidRPr="00A122AC">
          <w:rPr>
            <w:sz w:val="24"/>
            <w:szCs w:val="24"/>
          </w:rPr>
          <w:t>}</w:t>
        </w:r>
      </w:ins>
    </w:p>
    <w:p w14:paraId="4522CD3A" w14:textId="77777777" w:rsidR="00A122AC" w:rsidRPr="00A122AC" w:rsidRDefault="00A122AC" w:rsidP="00A122AC">
      <w:pPr>
        <w:pBdr>
          <w:bottom w:val="thinThickThinMediumGap" w:sz="18" w:space="1" w:color="auto"/>
        </w:pBdr>
        <w:rPr>
          <w:ins w:id="273" w:author="Jianhui Jiang" w:date="2017-02-16T19:33:00Z"/>
          <w:sz w:val="24"/>
          <w:szCs w:val="24"/>
        </w:rPr>
      </w:pPr>
      <w:ins w:id="274" w:author="Jianhui Jiang" w:date="2017-02-16T19:33:00Z">
        <w:r w:rsidRPr="00A122AC">
          <w:rPr>
            <w:sz w:val="24"/>
            <w:szCs w:val="24"/>
          </w:rPr>
          <w:t>.navbar li:hover ul {</w:t>
        </w:r>
      </w:ins>
    </w:p>
    <w:p w14:paraId="632813A4" w14:textId="77777777" w:rsidR="00A122AC" w:rsidRPr="00A122AC" w:rsidRDefault="00A122AC" w:rsidP="00A122AC">
      <w:pPr>
        <w:pBdr>
          <w:bottom w:val="thinThickThinMediumGap" w:sz="18" w:space="1" w:color="auto"/>
        </w:pBdr>
        <w:rPr>
          <w:ins w:id="275" w:author="Jianhui Jiang" w:date="2017-02-16T19:33:00Z"/>
          <w:sz w:val="24"/>
          <w:szCs w:val="24"/>
        </w:rPr>
      </w:pPr>
      <w:ins w:id="276" w:author="Jianhui Jiang" w:date="2017-02-16T19:33:00Z">
        <w:r w:rsidRPr="00A122AC">
          <w:rPr>
            <w:sz w:val="24"/>
            <w:szCs w:val="24"/>
          </w:rPr>
          <w:tab/>
          <w:t>display:block;</w:t>
        </w:r>
      </w:ins>
    </w:p>
    <w:p w14:paraId="13867829" w14:textId="77777777" w:rsidR="00A122AC" w:rsidRPr="00A122AC" w:rsidRDefault="00A122AC" w:rsidP="00A122AC">
      <w:pPr>
        <w:pBdr>
          <w:bottom w:val="thinThickThinMediumGap" w:sz="18" w:space="1" w:color="auto"/>
        </w:pBdr>
        <w:rPr>
          <w:ins w:id="277" w:author="Jianhui Jiang" w:date="2017-02-16T19:33:00Z"/>
          <w:sz w:val="24"/>
          <w:szCs w:val="24"/>
        </w:rPr>
      </w:pPr>
      <w:ins w:id="278" w:author="Jianhui Jiang" w:date="2017-02-16T19:33:00Z">
        <w:r w:rsidRPr="00A122AC">
          <w:rPr>
            <w:sz w:val="24"/>
            <w:szCs w:val="24"/>
          </w:rPr>
          <w:t>}</w:t>
        </w:r>
      </w:ins>
    </w:p>
    <w:p w14:paraId="28BC80DB" w14:textId="77777777" w:rsidR="00A122AC" w:rsidRPr="00A122AC" w:rsidRDefault="00A122AC" w:rsidP="00A122AC">
      <w:pPr>
        <w:pBdr>
          <w:bottom w:val="thinThickThinMediumGap" w:sz="18" w:space="1" w:color="auto"/>
        </w:pBdr>
        <w:rPr>
          <w:ins w:id="279" w:author="Jianhui Jiang" w:date="2017-02-16T19:33:00Z"/>
          <w:sz w:val="24"/>
          <w:szCs w:val="24"/>
        </w:rPr>
      </w:pPr>
    </w:p>
    <w:p w14:paraId="62A821BB" w14:textId="77777777" w:rsidR="00A122AC" w:rsidRPr="00A122AC" w:rsidRDefault="00A122AC" w:rsidP="00A122AC">
      <w:pPr>
        <w:pBdr>
          <w:bottom w:val="thinThickThinMediumGap" w:sz="18" w:space="1" w:color="auto"/>
        </w:pBdr>
        <w:rPr>
          <w:ins w:id="280" w:author="Jianhui Jiang" w:date="2017-02-16T19:33:00Z"/>
          <w:sz w:val="24"/>
          <w:szCs w:val="24"/>
        </w:rPr>
      </w:pPr>
      <w:ins w:id="281" w:author="Jianhui Jiang" w:date="2017-02-16T19:33:00Z">
        <w:r w:rsidRPr="00A122AC">
          <w:rPr>
            <w:sz w:val="24"/>
            <w:szCs w:val="24"/>
          </w:rPr>
          <w:t>.navbar ul ul {</w:t>
        </w:r>
      </w:ins>
    </w:p>
    <w:p w14:paraId="6722EA68" w14:textId="77777777" w:rsidR="00A122AC" w:rsidRPr="00A122AC" w:rsidRDefault="00A122AC" w:rsidP="00A122AC">
      <w:pPr>
        <w:pBdr>
          <w:bottom w:val="thinThickThinMediumGap" w:sz="18" w:space="1" w:color="auto"/>
        </w:pBdr>
        <w:rPr>
          <w:ins w:id="282" w:author="Jianhui Jiang" w:date="2017-02-16T19:33:00Z"/>
          <w:sz w:val="24"/>
          <w:szCs w:val="24"/>
        </w:rPr>
      </w:pPr>
      <w:ins w:id="283" w:author="Jianhui Jiang" w:date="2017-02-16T19:33:00Z">
        <w:r w:rsidRPr="00A122AC">
          <w:rPr>
            <w:sz w:val="24"/>
            <w:szCs w:val="24"/>
          </w:rPr>
          <w:tab/>
          <w:t>position:absolute;</w:t>
        </w:r>
      </w:ins>
    </w:p>
    <w:p w14:paraId="41879210" w14:textId="77777777" w:rsidR="00A122AC" w:rsidRPr="00A122AC" w:rsidRDefault="00A122AC" w:rsidP="00A122AC">
      <w:pPr>
        <w:pBdr>
          <w:bottom w:val="thinThickThinMediumGap" w:sz="18" w:space="1" w:color="auto"/>
        </w:pBdr>
        <w:rPr>
          <w:ins w:id="284" w:author="Jianhui Jiang" w:date="2017-02-16T19:33:00Z"/>
          <w:sz w:val="24"/>
          <w:szCs w:val="24"/>
        </w:rPr>
      </w:pPr>
      <w:ins w:id="285" w:author="Jianhui Jiang" w:date="2017-02-16T19:33:00Z">
        <w:r w:rsidRPr="00A122AC">
          <w:rPr>
            <w:sz w:val="24"/>
            <w:szCs w:val="24"/>
          </w:rPr>
          <w:tab/>
          <w:t>display:none;</w:t>
        </w:r>
      </w:ins>
    </w:p>
    <w:p w14:paraId="08FB5A70" w14:textId="77777777" w:rsidR="00A122AC" w:rsidRPr="00A122AC" w:rsidRDefault="00A122AC" w:rsidP="00A122AC">
      <w:pPr>
        <w:pBdr>
          <w:bottom w:val="thinThickThinMediumGap" w:sz="18" w:space="1" w:color="auto"/>
        </w:pBdr>
        <w:rPr>
          <w:ins w:id="286" w:author="Jianhui Jiang" w:date="2017-02-16T19:33:00Z"/>
          <w:sz w:val="24"/>
          <w:szCs w:val="24"/>
        </w:rPr>
      </w:pPr>
      <w:ins w:id="287" w:author="Jianhui Jiang" w:date="2017-02-16T19:33:00Z">
        <w:r w:rsidRPr="00A122AC">
          <w:rPr>
            <w:sz w:val="24"/>
            <w:szCs w:val="24"/>
          </w:rPr>
          <w:tab/>
          <w:t>margin: auto;</w:t>
        </w:r>
      </w:ins>
    </w:p>
    <w:p w14:paraId="2DC9405F" w14:textId="77777777" w:rsidR="00A122AC" w:rsidRPr="00A122AC" w:rsidRDefault="00A122AC" w:rsidP="00A122AC">
      <w:pPr>
        <w:pBdr>
          <w:bottom w:val="thinThickThinMediumGap" w:sz="18" w:space="1" w:color="auto"/>
        </w:pBdr>
        <w:rPr>
          <w:ins w:id="288" w:author="Jianhui Jiang" w:date="2017-02-16T19:33:00Z"/>
          <w:sz w:val="24"/>
          <w:szCs w:val="24"/>
        </w:rPr>
      </w:pPr>
      <w:ins w:id="289" w:author="Jianhui Jiang" w:date="2017-02-16T19:33:00Z">
        <w:r w:rsidRPr="00A122AC">
          <w:rPr>
            <w:sz w:val="24"/>
            <w:szCs w:val="24"/>
          </w:rPr>
          <w:tab/>
          <w:t>padding-left: 0px;</w:t>
        </w:r>
      </w:ins>
    </w:p>
    <w:p w14:paraId="1CB75382" w14:textId="77777777" w:rsidR="00A122AC" w:rsidRPr="00A122AC" w:rsidRDefault="00A122AC" w:rsidP="00A122AC">
      <w:pPr>
        <w:pBdr>
          <w:bottom w:val="thinThickThinMediumGap" w:sz="18" w:space="1" w:color="auto"/>
        </w:pBdr>
        <w:rPr>
          <w:ins w:id="290" w:author="Jianhui Jiang" w:date="2017-02-16T19:33:00Z"/>
          <w:sz w:val="24"/>
          <w:szCs w:val="24"/>
        </w:rPr>
      </w:pPr>
      <w:ins w:id="291" w:author="Jianhui Jiang" w:date="2017-02-16T19:33:00Z">
        <w:r w:rsidRPr="00A122AC">
          <w:rPr>
            <w:sz w:val="24"/>
            <w:szCs w:val="24"/>
          </w:rPr>
          <w:t>}</w:t>
        </w:r>
      </w:ins>
    </w:p>
    <w:p w14:paraId="400B5148" w14:textId="77777777" w:rsidR="00A122AC" w:rsidRPr="00A122AC" w:rsidRDefault="00A122AC" w:rsidP="00A122AC">
      <w:pPr>
        <w:pBdr>
          <w:bottom w:val="thinThickThinMediumGap" w:sz="18" w:space="1" w:color="auto"/>
        </w:pBdr>
        <w:rPr>
          <w:ins w:id="292" w:author="Jianhui Jiang" w:date="2017-02-16T19:33:00Z"/>
          <w:sz w:val="24"/>
          <w:szCs w:val="24"/>
        </w:rPr>
      </w:pPr>
      <w:ins w:id="293" w:author="Jianhui Jiang" w:date="2017-02-16T19:33:00Z">
        <w:r w:rsidRPr="00A122AC">
          <w:rPr>
            <w:sz w:val="24"/>
            <w:szCs w:val="24"/>
          </w:rPr>
          <w:t>.navbar ul ul li{</w:t>
        </w:r>
      </w:ins>
    </w:p>
    <w:p w14:paraId="0D3A13B2" w14:textId="77777777" w:rsidR="00A122AC" w:rsidRPr="00A122AC" w:rsidRDefault="00A122AC" w:rsidP="00A122AC">
      <w:pPr>
        <w:pBdr>
          <w:bottom w:val="thinThickThinMediumGap" w:sz="18" w:space="1" w:color="auto"/>
        </w:pBdr>
        <w:rPr>
          <w:ins w:id="294" w:author="Jianhui Jiang" w:date="2017-02-16T19:33:00Z"/>
          <w:sz w:val="24"/>
          <w:szCs w:val="24"/>
        </w:rPr>
      </w:pPr>
      <w:ins w:id="295" w:author="Jianhui Jiang" w:date="2017-02-16T19:33:00Z">
        <w:r w:rsidRPr="00A122AC">
          <w:rPr>
            <w:sz w:val="24"/>
            <w:szCs w:val="24"/>
          </w:rPr>
          <w:tab/>
          <w:t>width:100%;</w:t>
        </w:r>
      </w:ins>
    </w:p>
    <w:p w14:paraId="081253A8" w14:textId="77777777" w:rsidR="00A122AC" w:rsidRPr="00A122AC" w:rsidRDefault="00A122AC" w:rsidP="00A122AC">
      <w:pPr>
        <w:pBdr>
          <w:bottom w:val="thinThickThinMediumGap" w:sz="18" w:space="1" w:color="auto"/>
        </w:pBdr>
        <w:rPr>
          <w:ins w:id="296" w:author="Jianhui Jiang" w:date="2017-02-16T19:33:00Z"/>
          <w:sz w:val="24"/>
          <w:szCs w:val="24"/>
        </w:rPr>
      </w:pPr>
      <w:ins w:id="297" w:author="Jianhui Jiang" w:date="2017-02-16T19:33:00Z">
        <w:r w:rsidRPr="00A122AC">
          <w:rPr>
            <w:sz w:val="24"/>
            <w:szCs w:val="24"/>
          </w:rPr>
          <w:t>}</w:t>
        </w:r>
      </w:ins>
    </w:p>
    <w:p w14:paraId="42200C27" w14:textId="77777777" w:rsidR="00A122AC" w:rsidRPr="00A122AC" w:rsidRDefault="00A122AC" w:rsidP="00A122AC">
      <w:pPr>
        <w:pBdr>
          <w:bottom w:val="thinThickThinMediumGap" w:sz="18" w:space="1" w:color="auto"/>
        </w:pBdr>
        <w:rPr>
          <w:ins w:id="298" w:author="Jianhui Jiang" w:date="2017-02-16T19:33:00Z"/>
          <w:sz w:val="24"/>
          <w:szCs w:val="24"/>
        </w:rPr>
      </w:pPr>
      <w:ins w:id="299" w:author="Jianhui Jiang" w:date="2017-02-16T19:33:00Z">
        <w:r w:rsidRPr="00A122AC">
          <w:rPr>
            <w:sz w:val="24"/>
            <w:szCs w:val="24"/>
          </w:rPr>
          <w:t>.navbar li a:hover {</w:t>
        </w:r>
      </w:ins>
    </w:p>
    <w:p w14:paraId="627F0FE1" w14:textId="77777777" w:rsidR="00A122AC" w:rsidRPr="00A122AC" w:rsidRDefault="00A122AC" w:rsidP="00A122AC">
      <w:pPr>
        <w:pBdr>
          <w:bottom w:val="thinThickThinMediumGap" w:sz="18" w:space="1" w:color="auto"/>
        </w:pBdr>
        <w:rPr>
          <w:ins w:id="300" w:author="Jianhui Jiang" w:date="2017-02-16T19:33:00Z"/>
          <w:sz w:val="24"/>
          <w:szCs w:val="24"/>
        </w:rPr>
      </w:pPr>
      <w:ins w:id="301" w:author="Jianhui Jiang" w:date="2017-02-16T19:33:00Z">
        <w:r w:rsidRPr="00A122AC">
          <w:rPr>
            <w:sz w:val="24"/>
            <w:szCs w:val="24"/>
          </w:rPr>
          <w:tab/>
          <w:t>background-color: #0099CC;</w:t>
        </w:r>
      </w:ins>
    </w:p>
    <w:p w14:paraId="3F91112A" w14:textId="77777777" w:rsidR="00A122AC" w:rsidRPr="00A122AC" w:rsidRDefault="00A122AC" w:rsidP="00A122AC">
      <w:pPr>
        <w:pBdr>
          <w:bottom w:val="thinThickThinMediumGap" w:sz="18" w:space="1" w:color="auto"/>
        </w:pBdr>
        <w:rPr>
          <w:ins w:id="302" w:author="Jianhui Jiang" w:date="2017-02-16T19:33:00Z"/>
          <w:sz w:val="24"/>
          <w:szCs w:val="24"/>
        </w:rPr>
      </w:pPr>
      <w:ins w:id="303" w:author="Jianhui Jiang" w:date="2017-02-16T19:33:00Z">
        <w:r w:rsidRPr="00A122AC">
          <w:rPr>
            <w:sz w:val="24"/>
            <w:szCs w:val="24"/>
          </w:rPr>
          <w:t>}</w:t>
        </w:r>
      </w:ins>
    </w:p>
    <w:p w14:paraId="3B4C5DB6" w14:textId="77777777" w:rsidR="00A122AC" w:rsidRPr="00A122AC" w:rsidRDefault="00A122AC" w:rsidP="00A122AC">
      <w:pPr>
        <w:pBdr>
          <w:bottom w:val="thinThickThinMediumGap" w:sz="18" w:space="1" w:color="auto"/>
        </w:pBdr>
        <w:rPr>
          <w:ins w:id="304" w:author="Jianhui Jiang" w:date="2017-02-16T19:33:00Z"/>
          <w:sz w:val="24"/>
          <w:szCs w:val="24"/>
        </w:rPr>
      </w:pPr>
      <w:ins w:id="305" w:author="Jianhui Jiang" w:date="2017-02-16T19:33:00Z">
        <w:r w:rsidRPr="00A122AC">
          <w:rPr>
            <w:sz w:val="24"/>
            <w:szCs w:val="24"/>
          </w:rPr>
          <w:t>.border_first{</w:t>
        </w:r>
      </w:ins>
    </w:p>
    <w:p w14:paraId="7BB3E6B4" w14:textId="77777777" w:rsidR="00A122AC" w:rsidRPr="00A122AC" w:rsidRDefault="00A122AC" w:rsidP="00A122AC">
      <w:pPr>
        <w:pBdr>
          <w:bottom w:val="thinThickThinMediumGap" w:sz="18" w:space="1" w:color="auto"/>
        </w:pBdr>
        <w:rPr>
          <w:ins w:id="306" w:author="Jianhui Jiang" w:date="2017-02-16T19:33:00Z"/>
          <w:sz w:val="24"/>
          <w:szCs w:val="24"/>
        </w:rPr>
      </w:pPr>
      <w:ins w:id="307" w:author="Jianhui Jiang" w:date="2017-02-16T19:33:00Z">
        <w:r w:rsidRPr="00A122AC">
          <w:rPr>
            <w:sz w:val="24"/>
            <w:szCs w:val="24"/>
          </w:rPr>
          <w:tab/>
          <w:t>border-left-width: 5px;</w:t>
        </w:r>
      </w:ins>
    </w:p>
    <w:p w14:paraId="3FA6948E" w14:textId="77777777" w:rsidR="00A122AC" w:rsidRPr="00A122AC" w:rsidRDefault="00A122AC" w:rsidP="00A122AC">
      <w:pPr>
        <w:pBdr>
          <w:bottom w:val="thinThickThinMediumGap" w:sz="18" w:space="1" w:color="auto"/>
        </w:pBdr>
        <w:rPr>
          <w:ins w:id="308" w:author="Jianhui Jiang" w:date="2017-02-16T19:33:00Z"/>
          <w:sz w:val="24"/>
          <w:szCs w:val="24"/>
        </w:rPr>
      </w:pPr>
      <w:ins w:id="309" w:author="Jianhui Jiang" w:date="2017-02-16T19:33:00Z">
        <w:r w:rsidRPr="00A122AC">
          <w:rPr>
            <w:sz w:val="24"/>
            <w:szCs w:val="24"/>
          </w:rPr>
          <w:tab/>
          <w:t>border-left-style: solid;</w:t>
        </w:r>
      </w:ins>
    </w:p>
    <w:p w14:paraId="749DED84" w14:textId="77777777" w:rsidR="00A122AC" w:rsidRPr="00A122AC" w:rsidRDefault="00A122AC" w:rsidP="00A122AC">
      <w:pPr>
        <w:pBdr>
          <w:bottom w:val="thinThickThinMediumGap" w:sz="18" w:space="1" w:color="auto"/>
        </w:pBdr>
        <w:rPr>
          <w:ins w:id="310" w:author="Jianhui Jiang" w:date="2017-02-16T19:33:00Z"/>
          <w:sz w:val="24"/>
          <w:szCs w:val="24"/>
        </w:rPr>
      </w:pPr>
      <w:ins w:id="311" w:author="Jianhui Jiang" w:date="2017-02-16T19:33:00Z">
        <w:r w:rsidRPr="00A122AC">
          <w:rPr>
            <w:sz w:val="24"/>
            <w:szCs w:val="24"/>
          </w:rPr>
          <w:tab/>
          <w:t>border-left-color: #d10101;</w:t>
        </w:r>
      </w:ins>
    </w:p>
    <w:p w14:paraId="69ADCA4D" w14:textId="77777777" w:rsidR="00A122AC" w:rsidRPr="00A122AC" w:rsidRDefault="00A122AC" w:rsidP="00A122AC">
      <w:pPr>
        <w:pBdr>
          <w:bottom w:val="thinThickThinMediumGap" w:sz="18" w:space="1" w:color="auto"/>
        </w:pBdr>
        <w:rPr>
          <w:ins w:id="312" w:author="Jianhui Jiang" w:date="2017-02-16T19:33:00Z"/>
          <w:sz w:val="24"/>
          <w:szCs w:val="24"/>
        </w:rPr>
      </w:pPr>
      <w:ins w:id="313" w:author="Jianhui Jiang" w:date="2017-02-16T19:33:00Z">
        <w:r w:rsidRPr="00A122AC">
          <w:rPr>
            <w:sz w:val="24"/>
            <w:szCs w:val="24"/>
          </w:rPr>
          <w:t>}</w:t>
        </w:r>
      </w:ins>
    </w:p>
    <w:p w14:paraId="4B36D4CC" w14:textId="77777777" w:rsidR="00A122AC" w:rsidRPr="00A122AC" w:rsidRDefault="00A122AC" w:rsidP="00A122AC">
      <w:pPr>
        <w:pBdr>
          <w:bottom w:val="thinThickThinMediumGap" w:sz="18" w:space="1" w:color="auto"/>
        </w:pBdr>
        <w:rPr>
          <w:ins w:id="314" w:author="Jianhui Jiang" w:date="2017-02-16T19:33:00Z"/>
          <w:sz w:val="24"/>
          <w:szCs w:val="24"/>
        </w:rPr>
      </w:pPr>
      <w:ins w:id="315" w:author="Jianhui Jiang" w:date="2017-02-16T19:33:00Z">
        <w:r w:rsidRPr="00A122AC">
          <w:rPr>
            <w:sz w:val="24"/>
            <w:szCs w:val="24"/>
          </w:rPr>
          <w:t>#main {</w:t>
        </w:r>
      </w:ins>
    </w:p>
    <w:p w14:paraId="118E745F" w14:textId="77777777" w:rsidR="00A122AC" w:rsidRPr="00A122AC" w:rsidRDefault="00A122AC" w:rsidP="00A122AC">
      <w:pPr>
        <w:pBdr>
          <w:bottom w:val="thinThickThinMediumGap" w:sz="18" w:space="1" w:color="auto"/>
        </w:pBdr>
        <w:rPr>
          <w:ins w:id="316" w:author="Jianhui Jiang" w:date="2017-02-16T19:33:00Z"/>
          <w:sz w:val="24"/>
          <w:szCs w:val="24"/>
        </w:rPr>
      </w:pPr>
      <w:ins w:id="317" w:author="Jianhui Jiang" w:date="2017-02-16T19:33:00Z">
        <w:r w:rsidRPr="00A122AC">
          <w:rPr>
            <w:sz w:val="24"/>
            <w:szCs w:val="24"/>
          </w:rPr>
          <w:tab/>
          <w:t>width:100%;</w:t>
        </w:r>
      </w:ins>
    </w:p>
    <w:p w14:paraId="21132752" w14:textId="77777777" w:rsidR="00A122AC" w:rsidRPr="00A122AC" w:rsidRDefault="00A122AC" w:rsidP="00A122AC">
      <w:pPr>
        <w:pBdr>
          <w:bottom w:val="thinThickThinMediumGap" w:sz="18" w:space="1" w:color="auto"/>
        </w:pBdr>
        <w:rPr>
          <w:ins w:id="318" w:author="Jianhui Jiang" w:date="2017-02-16T19:33:00Z"/>
          <w:sz w:val="24"/>
          <w:szCs w:val="24"/>
        </w:rPr>
      </w:pPr>
      <w:ins w:id="319" w:author="Jianhui Jiang" w:date="2017-02-16T19:33:00Z">
        <w:r w:rsidRPr="00A122AC">
          <w:rPr>
            <w:sz w:val="24"/>
            <w:szCs w:val="24"/>
          </w:rPr>
          <w:tab/>
          <w:t>height:100%;</w:t>
        </w:r>
      </w:ins>
    </w:p>
    <w:p w14:paraId="76D84137" w14:textId="77777777" w:rsidR="00A122AC" w:rsidRPr="00A122AC" w:rsidRDefault="00A122AC" w:rsidP="00A122AC">
      <w:pPr>
        <w:pBdr>
          <w:bottom w:val="thinThickThinMediumGap" w:sz="18" w:space="1" w:color="auto"/>
        </w:pBdr>
        <w:rPr>
          <w:ins w:id="320" w:author="Jianhui Jiang" w:date="2017-02-16T19:33:00Z"/>
          <w:sz w:val="24"/>
          <w:szCs w:val="24"/>
        </w:rPr>
      </w:pPr>
      <w:ins w:id="321" w:author="Jianhui Jiang" w:date="2017-02-16T19:33:00Z">
        <w:r w:rsidRPr="00A122AC">
          <w:rPr>
            <w:sz w:val="24"/>
            <w:szCs w:val="24"/>
          </w:rPr>
          <w:tab/>
          <w:t>margin-left:auto;</w:t>
        </w:r>
      </w:ins>
    </w:p>
    <w:p w14:paraId="614ABF4F" w14:textId="77777777" w:rsidR="00A122AC" w:rsidRPr="00A122AC" w:rsidRDefault="00A122AC" w:rsidP="00A122AC">
      <w:pPr>
        <w:pBdr>
          <w:bottom w:val="thinThickThinMediumGap" w:sz="18" w:space="1" w:color="auto"/>
        </w:pBdr>
        <w:rPr>
          <w:ins w:id="322" w:author="Jianhui Jiang" w:date="2017-02-16T19:33:00Z"/>
          <w:sz w:val="24"/>
          <w:szCs w:val="24"/>
        </w:rPr>
      </w:pPr>
      <w:ins w:id="323" w:author="Jianhui Jiang" w:date="2017-02-16T19:33:00Z">
        <w:r w:rsidRPr="00A122AC">
          <w:rPr>
            <w:sz w:val="24"/>
            <w:szCs w:val="24"/>
          </w:rPr>
          <w:tab/>
          <w:t>margin-right:auto;</w:t>
        </w:r>
      </w:ins>
    </w:p>
    <w:p w14:paraId="0B9A1BEF" w14:textId="77777777" w:rsidR="00A122AC" w:rsidRPr="00A122AC" w:rsidRDefault="00A122AC" w:rsidP="00A122AC">
      <w:pPr>
        <w:pBdr>
          <w:bottom w:val="thinThickThinMediumGap" w:sz="18" w:space="1" w:color="auto"/>
        </w:pBdr>
        <w:rPr>
          <w:ins w:id="324" w:author="Jianhui Jiang" w:date="2017-02-16T19:33:00Z"/>
          <w:sz w:val="24"/>
          <w:szCs w:val="24"/>
        </w:rPr>
      </w:pPr>
      <w:ins w:id="325" w:author="Jianhui Jiang" w:date="2017-02-16T19:33:00Z">
        <w:r w:rsidRPr="00A122AC">
          <w:rPr>
            <w:sz w:val="24"/>
            <w:szCs w:val="24"/>
          </w:rPr>
          <w:tab/>
          <w:t>display:block;</w:t>
        </w:r>
      </w:ins>
    </w:p>
    <w:p w14:paraId="322E5852" w14:textId="77777777" w:rsidR="00A122AC" w:rsidRPr="00A122AC" w:rsidRDefault="00A122AC" w:rsidP="00A122AC">
      <w:pPr>
        <w:pBdr>
          <w:bottom w:val="thinThickThinMediumGap" w:sz="18" w:space="1" w:color="auto"/>
        </w:pBdr>
        <w:rPr>
          <w:ins w:id="326" w:author="Jianhui Jiang" w:date="2017-02-16T19:33:00Z"/>
          <w:sz w:val="24"/>
          <w:szCs w:val="24"/>
        </w:rPr>
      </w:pPr>
      <w:ins w:id="327" w:author="Jianhui Jiang" w:date="2017-02-16T19:33:00Z">
        <w:r w:rsidRPr="00A122AC">
          <w:rPr>
            <w:sz w:val="24"/>
            <w:szCs w:val="24"/>
          </w:rPr>
          <w:tab/>
          <w:t>position:relative;</w:t>
        </w:r>
      </w:ins>
    </w:p>
    <w:p w14:paraId="36FF19FB" w14:textId="77777777" w:rsidR="00A122AC" w:rsidRPr="00A122AC" w:rsidRDefault="00A122AC" w:rsidP="00A122AC">
      <w:pPr>
        <w:pBdr>
          <w:bottom w:val="thinThickThinMediumGap" w:sz="18" w:space="1" w:color="auto"/>
        </w:pBdr>
        <w:rPr>
          <w:ins w:id="328" w:author="Jianhui Jiang" w:date="2017-02-16T19:33:00Z"/>
          <w:sz w:val="24"/>
          <w:szCs w:val="24"/>
        </w:rPr>
      </w:pPr>
      <w:ins w:id="329" w:author="Jianhui Jiang" w:date="2017-02-16T19:33:00Z">
        <w:r w:rsidRPr="00A122AC">
          <w:rPr>
            <w:sz w:val="24"/>
            <w:szCs w:val="24"/>
          </w:rPr>
          <w:t>}</w:t>
        </w:r>
      </w:ins>
    </w:p>
    <w:p w14:paraId="73948401" w14:textId="77777777" w:rsidR="00A122AC" w:rsidRPr="00A122AC" w:rsidRDefault="00A122AC" w:rsidP="00A122AC">
      <w:pPr>
        <w:pBdr>
          <w:bottom w:val="thinThickThinMediumGap" w:sz="18" w:space="1" w:color="auto"/>
        </w:pBdr>
        <w:rPr>
          <w:ins w:id="330" w:author="Jianhui Jiang" w:date="2017-02-16T19:33:00Z"/>
          <w:sz w:val="24"/>
          <w:szCs w:val="24"/>
        </w:rPr>
      </w:pPr>
    </w:p>
    <w:p w14:paraId="239901B1" w14:textId="77777777" w:rsidR="00A122AC" w:rsidRPr="00A122AC" w:rsidRDefault="00A122AC" w:rsidP="00A122AC">
      <w:pPr>
        <w:pBdr>
          <w:bottom w:val="thinThickThinMediumGap" w:sz="18" w:space="1" w:color="auto"/>
        </w:pBdr>
        <w:rPr>
          <w:ins w:id="331" w:author="Jianhui Jiang" w:date="2017-02-16T19:33:00Z"/>
          <w:sz w:val="24"/>
          <w:szCs w:val="24"/>
        </w:rPr>
      </w:pPr>
      <w:ins w:id="332" w:author="Jianhui Jiang" w:date="2017-02-16T19:33:00Z">
        <w:r w:rsidRPr="00A122AC">
          <w:rPr>
            <w:sz w:val="24"/>
            <w:szCs w:val="24"/>
          </w:rPr>
          <w:t>.image{</w:t>
        </w:r>
      </w:ins>
    </w:p>
    <w:p w14:paraId="3FE2A95C" w14:textId="77777777" w:rsidR="00A122AC" w:rsidRPr="00A122AC" w:rsidRDefault="00A122AC" w:rsidP="00A122AC">
      <w:pPr>
        <w:pBdr>
          <w:bottom w:val="thinThickThinMediumGap" w:sz="18" w:space="1" w:color="auto"/>
        </w:pBdr>
        <w:rPr>
          <w:ins w:id="333" w:author="Jianhui Jiang" w:date="2017-02-16T19:33:00Z"/>
          <w:sz w:val="24"/>
          <w:szCs w:val="24"/>
        </w:rPr>
      </w:pPr>
      <w:ins w:id="334" w:author="Jianhui Jiang" w:date="2017-02-16T19:33:00Z">
        <w:r w:rsidRPr="00A122AC">
          <w:rPr>
            <w:sz w:val="24"/>
            <w:szCs w:val="24"/>
          </w:rPr>
          <w:lastRenderedPageBreak/>
          <w:tab/>
          <w:t>margin-left:auto;</w:t>
        </w:r>
      </w:ins>
    </w:p>
    <w:p w14:paraId="758801E4" w14:textId="77777777" w:rsidR="00A122AC" w:rsidRPr="00A122AC" w:rsidRDefault="00A122AC" w:rsidP="00A122AC">
      <w:pPr>
        <w:pBdr>
          <w:bottom w:val="thinThickThinMediumGap" w:sz="18" w:space="1" w:color="auto"/>
        </w:pBdr>
        <w:rPr>
          <w:ins w:id="335" w:author="Jianhui Jiang" w:date="2017-02-16T19:33:00Z"/>
          <w:sz w:val="24"/>
          <w:szCs w:val="24"/>
        </w:rPr>
      </w:pPr>
      <w:ins w:id="336" w:author="Jianhui Jiang" w:date="2017-02-16T19:33:00Z">
        <w:r w:rsidRPr="00A122AC">
          <w:rPr>
            <w:sz w:val="24"/>
            <w:szCs w:val="24"/>
          </w:rPr>
          <w:tab/>
          <w:t>margin-right:auto;</w:t>
        </w:r>
      </w:ins>
    </w:p>
    <w:p w14:paraId="7DBD6F00" w14:textId="77777777" w:rsidR="00A122AC" w:rsidRPr="00A122AC" w:rsidRDefault="00A122AC" w:rsidP="00A122AC">
      <w:pPr>
        <w:pBdr>
          <w:bottom w:val="thinThickThinMediumGap" w:sz="18" w:space="1" w:color="auto"/>
        </w:pBdr>
        <w:rPr>
          <w:ins w:id="337" w:author="Jianhui Jiang" w:date="2017-02-16T19:33:00Z"/>
          <w:sz w:val="24"/>
          <w:szCs w:val="24"/>
        </w:rPr>
      </w:pPr>
      <w:ins w:id="338" w:author="Jianhui Jiang" w:date="2017-02-16T19:33:00Z">
        <w:r w:rsidRPr="00A122AC">
          <w:rPr>
            <w:sz w:val="24"/>
            <w:szCs w:val="24"/>
          </w:rPr>
          <w:tab/>
          <w:t>max-width:100%;</w:t>
        </w:r>
      </w:ins>
    </w:p>
    <w:p w14:paraId="675857D9" w14:textId="77777777" w:rsidR="00A122AC" w:rsidRPr="00A122AC" w:rsidRDefault="00A122AC" w:rsidP="00A122AC">
      <w:pPr>
        <w:pBdr>
          <w:bottom w:val="thinThickThinMediumGap" w:sz="18" w:space="1" w:color="auto"/>
        </w:pBdr>
        <w:rPr>
          <w:ins w:id="339" w:author="Jianhui Jiang" w:date="2017-02-16T19:33:00Z"/>
          <w:sz w:val="24"/>
          <w:szCs w:val="24"/>
        </w:rPr>
      </w:pPr>
      <w:ins w:id="340" w:author="Jianhui Jiang" w:date="2017-02-16T19:33:00Z">
        <w:r w:rsidRPr="00A122AC">
          <w:rPr>
            <w:sz w:val="24"/>
            <w:szCs w:val="24"/>
          </w:rPr>
          <w:tab/>
          <w:t>margin-top:10px;</w:t>
        </w:r>
      </w:ins>
    </w:p>
    <w:p w14:paraId="432EFB9F" w14:textId="77777777" w:rsidR="00A122AC" w:rsidRPr="00A122AC" w:rsidRDefault="00A122AC" w:rsidP="00A122AC">
      <w:pPr>
        <w:pBdr>
          <w:bottom w:val="thinThickThinMediumGap" w:sz="18" w:space="1" w:color="auto"/>
        </w:pBdr>
        <w:rPr>
          <w:ins w:id="341" w:author="Jianhui Jiang" w:date="2017-02-16T19:33:00Z"/>
          <w:sz w:val="24"/>
          <w:szCs w:val="24"/>
        </w:rPr>
      </w:pPr>
      <w:ins w:id="342" w:author="Jianhui Jiang" w:date="2017-02-16T19:33:00Z">
        <w:r w:rsidRPr="00A122AC">
          <w:rPr>
            <w:sz w:val="24"/>
            <w:szCs w:val="24"/>
          </w:rPr>
          <w:t>}</w:t>
        </w:r>
      </w:ins>
    </w:p>
    <w:p w14:paraId="7C77C9CA" w14:textId="77777777" w:rsidR="00A122AC" w:rsidRPr="00A122AC" w:rsidRDefault="00A122AC" w:rsidP="00A122AC">
      <w:pPr>
        <w:pBdr>
          <w:bottom w:val="thinThickThinMediumGap" w:sz="18" w:space="1" w:color="auto"/>
        </w:pBdr>
        <w:rPr>
          <w:ins w:id="343" w:author="Jianhui Jiang" w:date="2017-02-16T19:33:00Z"/>
          <w:sz w:val="24"/>
          <w:szCs w:val="24"/>
        </w:rPr>
      </w:pPr>
    </w:p>
    <w:p w14:paraId="1A855215" w14:textId="77777777" w:rsidR="00A122AC" w:rsidRPr="00A122AC" w:rsidRDefault="00A122AC" w:rsidP="00A122AC">
      <w:pPr>
        <w:pBdr>
          <w:bottom w:val="thinThickThinMediumGap" w:sz="18" w:space="1" w:color="auto"/>
        </w:pBdr>
        <w:rPr>
          <w:ins w:id="344" w:author="Jianhui Jiang" w:date="2017-02-16T19:33:00Z"/>
          <w:sz w:val="24"/>
          <w:szCs w:val="24"/>
        </w:rPr>
      </w:pPr>
    </w:p>
    <w:p w14:paraId="07AAA14F" w14:textId="77777777" w:rsidR="00A122AC" w:rsidRPr="00A122AC" w:rsidRDefault="00A122AC" w:rsidP="00A122AC">
      <w:pPr>
        <w:pBdr>
          <w:bottom w:val="thinThickThinMediumGap" w:sz="18" w:space="1" w:color="auto"/>
        </w:pBdr>
        <w:rPr>
          <w:ins w:id="345" w:author="Jianhui Jiang" w:date="2017-02-16T19:33:00Z"/>
          <w:sz w:val="24"/>
          <w:szCs w:val="24"/>
        </w:rPr>
      </w:pPr>
      <w:ins w:id="346" w:author="Jianhui Jiang" w:date="2017-02-16T19:33:00Z">
        <w:r w:rsidRPr="00A122AC">
          <w:rPr>
            <w:sz w:val="24"/>
            <w:szCs w:val="24"/>
          </w:rPr>
          <w:t>.video{</w:t>
        </w:r>
      </w:ins>
    </w:p>
    <w:p w14:paraId="37FB1796" w14:textId="77777777" w:rsidR="00A122AC" w:rsidRPr="00A122AC" w:rsidRDefault="00A122AC" w:rsidP="00A122AC">
      <w:pPr>
        <w:pBdr>
          <w:bottom w:val="thinThickThinMediumGap" w:sz="18" w:space="1" w:color="auto"/>
        </w:pBdr>
        <w:rPr>
          <w:ins w:id="347" w:author="Jianhui Jiang" w:date="2017-02-16T19:33:00Z"/>
          <w:sz w:val="24"/>
          <w:szCs w:val="24"/>
        </w:rPr>
      </w:pPr>
      <w:ins w:id="348" w:author="Jianhui Jiang" w:date="2017-02-16T19:33:00Z">
        <w:r w:rsidRPr="00A122AC">
          <w:rPr>
            <w:sz w:val="24"/>
            <w:szCs w:val="24"/>
          </w:rPr>
          <w:tab/>
          <w:t>padding-right:10px;</w:t>
        </w:r>
      </w:ins>
    </w:p>
    <w:p w14:paraId="36C49EB3" w14:textId="77777777" w:rsidR="00A122AC" w:rsidRPr="00A122AC" w:rsidRDefault="00A122AC" w:rsidP="00A122AC">
      <w:pPr>
        <w:pBdr>
          <w:bottom w:val="thinThickThinMediumGap" w:sz="18" w:space="1" w:color="auto"/>
        </w:pBdr>
        <w:rPr>
          <w:ins w:id="349" w:author="Jianhui Jiang" w:date="2017-02-16T19:33:00Z"/>
          <w:sz w:val="24"/>
          <w:szCs w:val="24"/>
        </w:rPr>
      </w:pPr>
      <w:ins w:id="350" w:author="Jianhui Jiang" w:date="2017-02-16T19:33:00Z">
        <w:r w:rsidRPr="00A122AC">
          <w:rPr>
            <w:sz w:val="24"/>
            <w:szCs w:val="24"/>
          </w:rPr>
          <w:tab/>
          <w:t>float:right;</w:t>
        </w:r>
      </w:ins>
    </w:p>
    <w:p w14:paraId="3008FE43" w14:textId="77777777" w:rsidR="00A122AC" w:rsidRPr="00A122AC" w:rsidRDefault="00A122AC" w:rsidP="00A122AC">
      <w:pPr>
        <w:pBdr>
          <w:bottom w:val="thinThickThinMediumGap" w:sz="18" w:space="1" w:color="auto"/>
        </w:pBdr>
        <w:rPr>
          <w:ins w:id="351" w:author="Jianhui Jiang" w:date="2017-02-16T19:33:00Z"/>
          <w:sz w:val="24"/>
          <w:szCs w:val="24"/>
        </w:rPr>
      </w:pPr>
      <w:ins w:id="352" w:author="Jianhui Jiang" w:date="2017-02-16T19:33:00Z">
        <w:r w:rsidRPr="00A122AC">
          <w:rPr>
            <w:sz w:val="24"/>
            <w:szCs w:val="24"/>
          </w:rPr>
          <w:tab/>
          <w:t>margin-top:50px;</w:t>
        </w:r>
      </w:ins>
    </w:p>
    <w:p w14:paraId="640F23E2" w14:textId="77777777" w:rsidR="00A122AC" w:rsidRPr="00A122AC" w:rsidRDefault="00A122AC" w:rsidP="00A122AC">
      <w:pPr>
        <w:pBdr>
          <w:bottom w:val="thinThickThinMediumGap" w:sz="18" w:space="1" w:color="auto"/>
        </w:pBdr>
        <w:rPr>
          <w:ins w:id="353" w:author="Jianhui Jiang" w:date="2017-02-16T19:33:00Z"/>
          <w:sz w:val="24"/>
          <w:szCs w:val="24"/>
        </w:rPr>
      </w:pPr>
      <w:ins w:id="354" w:author="Jianhui Jiang" w:date="2017-02-16T19:33:00Z">
        <w:r w:rsidRPr="00A122AC">
          <w:rPr>
            <w:sz w:val="24"/>
            <w:szCs w:val="24"/>
          </w:rPr>
          <w:t>}</w:t>
        </w:r>
      </w:ins>
    </w:p>
    <w:p w14:paraId="33E0833F" w14:textId="77777777" w:rsidR="00A122AC" w:rsidRPr="00A122AC" w:rsidRDefault="00A122AC" w:rsidP="00A122AC">
      <w:pPr>
        <w:pBdr>
          <w:bottom w:val="thinThickThinMediumGap" w:sz="18" w:space="1" w:color="auto"/>
        </w:pBdr>
        <w:rPr>
          <w:ins w:id="355" w:author="Jianhui Jiang" w:date="2017-02-16T19:33:00Z"/>
          <w:sz w:val="24"/>
          <w:szCs w:val="24"/>
        </w:rPr>
      </w:pPr>
    </w:p>
    <w:p w14:paraId="4717E22D" w14:textId="77777777" w:rsidR="00A122AC" w:rsidRPr="00A122AC" w:rsidRDefault="00A122AC" w:rsidP="00A122AC">
      <w:pPr>
        <w:pBdr>
          <w:bottom w:val="thinThickThinMediumGap" w:sz="18" w:space="1" w:color="auto"/>
        </w:pBdr>
        <w:rPr>
          <w:ins w:id="356" w:author="Jianhui Jiang" w:date="2017-02-16T19:33:00Z"/>
          <w:sz w:val="24"/>
          <w:szCs w:val="24"/>
        </w:rPr>
      </w:pPr>
    </w:p>
    <w:p w14:paraId="7A4CAD77" w14:textId="77777777" w:rsidR="00A122AC" w:rsidRPr="00A122AC" w:rsidRDefault="00A122AC" w:rsidP="00A122AC">
      <w:pPr>
        <w:pBdr>
          <w:bottom w:val="thinThickThinMediumGap" w:sz="18" w:space="1" w:color="auto"/>
        </w:pBdr>
        <w:rPr>
          <w:ins w:id="357" w:author="Jianhui Jiang" w:date="2017-02-16T19:33:00Z"/>
          <w:sz w:val="24"/>
          <w:szCs w:val="24"/>
        </w:rPr>
      </w:pPr>
      <w:ins w:id="358" w:author="Jianhui Jiang" w:date="2017-02-16T19:33:00Z">
        <w:r w:rsidRPr="00A122AC">
          <w:rPr>
            <w:sz w:val="24"/>
            <w:szCs w:val="24"/>
          </w:rPr>
          <w:t>.text {</w:t>
        </w:r>
      </w:ins>
    </w:p>
    <w:p w14:paraId="6AA79541" w14:textId="77777777" w:rsidR="00A122AC" w:rsidRPr="00A122AC" w:rsidRDefault="00A122AC" w:rsidP="00A122AC">
      <w:pPr>
        <w:pBdr>
          <w:bottom w:val="thinThickThinMediumGap" w:sz="18" w:space="1" w:color="auto"/>
        </w:pBdr>
        <w:rPr>
          <w:ins w:id="359" w:author="Jianhui Jiang" w:date="2017-02-16T19:33:00Z"/>
          <w:sz w:val="24"/>
          <w:szCs w:val="24"/>
        </w:rPr>
      </w:pPr>
      <w:ins w:id="360" w:author="Jianhui Jiang" w:date="2017-02-16T19:33:00Z">
        <w:r w:rsidRPr="00A122AC">
          <w:rPr>
            <w:sz w:val="24"/>
            <w:szCs w:val="24"/>
          </w:rPr>
          <w:tab/>
          <w:t>width:70%;</w:t>
        </w:r>
      </w:ins>
    </w:p>
    <w:p w14:paraId="3A15D586" w14:textId="77777777" w:rsidR="00A122AC" w:rsidRPr="00A122AC" w:rsidRDefault="00A122AC" w:rsidP="00A122AC">
      <w:pPr>
        <w:pBdr>
          <w:bottom w:val="thinThickThinMediumGap" w:sz="18" w:space="1" w:color="auto"/>
        </w:pBdr>
        <w:rPr>
          <w:ins w:id="361" w:author="Jianhui Jiang" w:date="2017-02-16T19:33:00Z"/>
          <w:sz w:val="24"/>
          <w:szCs w:val="24"/>
        </w:rPr>
      </w:pPr>
      <w:ins w:id="362" w:author="Jianhui Jiang" w:date="2017-02-16T19:33:00Z">
        <w:r w:rsidRPr="00A122AC">
          <w:rPr>
            <w:sz w:val="24"/>
            <w:szCs w:val="24"/>
          </w:rPr>
          <w:tab/>
          <w:t>text-align:left;</w:t>
        </w:r>
      </w:ins>
    </w:p>
    <w:p w14:paraId="72AD59A2" w14:textId="77777777" w:rsidR="00A122AC" w:rsidRPr="00A122AC" w:rsidRDefault="00A122AC" w:rsidP="00A122AC">
      <w:pPr>
        <w:pBdr>
          <w:bottom w:val="thinThickThinMediumGap" w:sz="18" w:space="1" w:color="auto"/>
        </w:pBdr>
        <w:rPr>
          <w:ins w:id="363" w:author="Jianhui Jiang" w:date="2017-02-16T19:33:00Z"/>
          <w:sz w:val="24"/>
          <w:szCs w:val="24"/>
        </w:rPr>
      </w:pPr>
      <w:ins w:id="364" w:author="Jianhui Jiang" w:date="2017-02-16T19:33:00Z">
        <w:r w:rsidRPr="00A122AC">
          <w:rPr>
            <w:sz w:val="24"/>
            <w:szCs w:val="24"/>
          </w:rPr>
          <w:t>}</w:t>
        </w:r>
      </w:ins>
    </w:p>
    <w:p w14:paraId="7F548187" w14:textId="77777777" w:rsidR="00A122AC" w:rsidRPr="00A122AC" w:rsidRDefault="00A122AC" w:rsidP="00A122AC">
      <w:pPr>
        <w:pBdr>
          <w:bottom w:val="thinThickThinMediumGap" w:sz="18" w:space="1" w:color="auto"/>
        </w:pBdr>
        <w:rPr>
          <w:ins w:id="365" w:author="Jianhui Jiang" w:date="2017-02-16T19:33:00Z"/>
          <w:sz w:val="24"/>
          <w:szCs w:val="24"/>
        </w:rPr>
      </w:pPr>
    </w:p>
    <w:p w14:paraId="67FA049D" w14:textId="77777777" w:rsidR="00A122AC" w:rsidRPr="00A122AC" w:rsidRDefault="00A122AC" w:rsidP="00A122AC">
      <w:pPr>
        <w:pBdr>
          <w:bottom w:val="thinThickThinMediumGap" w:sz="18" w:space="1" w:color="auto"/>
        </w:pBdr>
        <w:rPr>
          <w:ins w:id="366" w:author="Jianhui Jiang" w:date="2017-02-16T19:33:00Z"/>
          <w:sz w:val="24"/>
          <w:szCs w:val="24"/>
        </w:rPr>
      </w:pPr>
    </w:p>
    <w:p w14:paraId="7D8FDC83" w14:textId="77777777" w:rsidR="00A122AC" w:rsidRPr="00A122AC" w:rsidRDefault="00A122AC" w:rsidP="00A122AC">
      <w:pPr>
        <w:pBdr>
          <w:bottom w:val="thinThickThinMediumGap" w:sz="18" w:space="1" w:color="auto"/>
        </w:pBdr>
        <w:rPr>
          <w:ins w:id="367" w:author="Jianhui Jiang" w:date="2017-02-16T19:33:00Z"/>
          <w:sz w:val="24"/>
          <w:szCs w:val="24"/>
        </w:rPr>
      </w:pPr>
      <w:ins w:id="368" w:author="Jianhui Jiang" w:date="2017-02-16T19:33:00Z">
        <w:r w:rsidRPr="00A122AC">
          <w:rPr>
            <w:sz w:val="24"/>
            <w:szCs w:val="24"/>
          </w:rPr>
          <w:t>@font-face{</w:t>
        </w:r>
      </w:ins>
    </w:p>
    <w:p w14:paraId="130B99DC" w14:textId="77777777" w:rsidR="00A122AC" w:rsidRPr="00A122AC" w:rsidRDefault="00A122AC" w:rsidP="00A122AC">
      <w:pPr>
        <w:pBdr>
          <w:bottom w:val="thinThickThinMediumGap" w:sz="18" w:space="1" w:color="auto"/>
        </w:pBdr>
        <w:rPr>
          <w:ins w:id="369" w:author="Jianhui Jiang" w:date="2017-02-16T19:33:00Z"/>
          <w:sz w:val="24"/>
          <w:szCs w:val="24"/>
        </w:rPr>
      </w:pPr>
      <w:ins w:id="370" w:author="Jianhui Jiang" w:date="2017-02-16T19:33:00Z">
        <w:r w:rsidRPr="00A122AC">
          <w:rPr>
            <w:sz w:val="24"/>
            <w:szCs w:val="24"/>
          </w:rPr>
          <w:tab/>
          <w:t>font-family: myFirstFont;</w:t>
        </w:r>
      </w:ins>
    </w:p>
    <w:p w14:paraId="3F1A4199" w14:textId="77777777" w:rsidR="00A122AC" w:rsidRPr="00A122AC" w:rsidRDefault="00A122AC" w:rsidP="00A122AC">
      <w:pPr>
        <w:pBdr>
          <w:bottom w:val="thinThickThinMediumGap" w:sz="18" w:space="1" w:color="auto"/>
        </w:pBdr>
        <w:rPr>
          <w:ins w:id="371" w:author="Jianhui Jiang" w:date="2017-02-16T19:33:00Z"/>
          <w:sz w:val="24"/>
          <w:szCs w:val="24"/>
        </w:rPr>
      </w:pPr>
      <w:ins w:id="372" w:author="Jianhui Jiang" w:date="2017-02-16T19:33:00Z">
        <w:r w:rsidRPr="00A122AC">
          <w:rPr>
            <w:sz w:val="24"/>
            <w:szCs w:val="24"/>
          </w:rPr>
          <w:tab/>
          <w:t>src: url(AlexBrush-Regular.ttf);</w:t>
        </w:r>
      </w:ins>
    </w:p>
    <w:p w14:paraId="6D5358A8" w14:textId="77777777" w:rsidR="00A122AC" w:rsidRPr="00A122AC" w:rsidRDefault="00A122AC" w:rsidP="00A122AC">
      <w:pPr>
        <w:pBdr>
          <w:bottom w:val="thinThickThinMediumGap" w:sz="18" w:space="1" w:color="auto"/>
        </w:pBdr>
        <w:rPr>
          <w:ins w:id="373" w:author="Jianhui Jiang" w:date="2017-02-16T19:33:00Z"/>
          <w:sz w:val="24"/>
          <w:szCs w:val="24"/>
        </w:rPr>
      </w:pPr>
    </w:p>
    <w:p w14:paraId="317D0936" w14:textId="77777777" w:rsidR="00A122AC" w:rsidRPr="00A122AC" w:rsidRDefault="00A122AC" w:rsidP="00A122AC">
      <w:pPr>
        <w:pBdr>
          <w:bottom w:val="thinThickThinMediumGap" w:sz="18" w:space="1" w:color="auto"/>
        </w:pBdr>
        <w:rPr>
          <w:ins w:id="374" w:author="Jianhui Jiang" w:date="2017-02-16T19:33:00Z"/>
          <w:sz w:val="24"/>
          <w:szCs w:val="24"/>
        </w:rPr>
      </w:pPr>
      <w:ins w:id="375" w:author="Jianhui Jiang" w:date="2017-02-16T19:33:00Z">
        <w:r w:rsidRPr="00A122AC">
          <w:rPr>
            <w:sz w:val="24"/>
            <w:szCs w:val="24"/>
          </w:rPr>
          <w:t>}</w:t>
        </w:r>
      </w:ins>
    </w:p>
    <w:p w14:paraId="24D730EA" w14:textId="77777777" w:rsidR="00A122AC" w:rsidRPr="00A122AC" w:rsidRDefault="00A122AC" w:rsidP="00A122AC">
      <w:pPr>
        <w:pBdr>
          <w:bottom w:val="thinThickThinMediumGap" w:sz="18" w:space="1" w:color="auto"/>
        </w:pBdr>
        <w:rPr>
          <w:ins w:id="376" w:author="Jianhui Jiang" w:date="2017-02-16T19:33:00Z"/>
          <w:sz w:val="24"/>
          <w:szCs w:val="24"/>
        </w:rPr>
      </w:pPr>
    </w:p>
    <w:p w14:paraId="6E7C41BE" w14:textId="77777777" w:rsidR="00A122AC" w:rsidRPr="00A122AC" w:rsidRDefault="00A122AC" w:rsidP="00A122AC">
      <w:pPr>
        <w:pBdr>
          <w:bottom w:val="thinThickThinMediumGap" w:sz="18" w:space="1" w:color="auto"/>
        </w:pBdr>
        <w:rPr>
          <w:ins w:id="377" w:author="Jianhui Jiang" w:date="2017-02-16T19:33:00Z"/>
          <w:sz w:val="24"/>
          <w:szCs w:val="24"/>
        </w:rPr>
      </w:pPr>
      <w:ins w:id="378" w:author="Jianhui Jiang" w:date="2017-02-16T19:33:00Z">
        <w:r w:rsidRPr="00A122AC">
          <w:rPr>
            <w:sz w:val="24"/>
            <w:szCs w:val="24"/>
          </w:rPr>
          <w:t>@font-face{</w:t>
        </w:r>
      </w:ins>
    </w:p>
    <w:p w14:paraId="2FF313D4" w14:textId="77777777" w:rsidR="00A122AC" w:rsidRPr="00A122AC" w:rsidRDefault="00A122AC" w:rsidP="00A122AC">
      <w:pPr>
        <w:pBdr>
          <w:bottom w:val="thinThickThinMediumGap" w:sz="18" w:space="1" w:color="auto"/>
        </w:pBdr>
        <w:rPr>
          <w:ins w:id="379" w:author="Jianhui Jiang" w:date="2017-02-16T19:33:00Z"/>
          <w:sz w:val="24"/>
          <w:szCs w:val="24"/>
        </w:rPr>
      </w:pPr>
      <w:ins w:id="380" w:author="Jianhui Jiang" w:date="2017-02-16T19:33:00Z">
        <w:r w:rsidRPr="00A122AC">
          <w:rPr>
            <w:sz w:val="24"/>
            <w:szCs w:val="24"/>
          </w:rPr>
          <w:tab/>
          <w:t>font-family: mySecondFont;</w:t>
        </w:r>
      </w:ins>
    </w:p>
    <w:p w14:paraId="1B4C84F5" w14:textId="77777777" w:rsidR="00A122AC" w:rsidRPr="00A122AC" w:rsidRDefault="00A122AC" w:rsidP="00A122AC">
      <w:pPr>
        <w:pBdr>
          <w:bottom w:val="thinThickThinMediumGap" w:sz="18" w:space="1" w:color="auto"/>
        </w:pBdr>
        <w:rPr>
          <w:ins w:id="381" w:author="Jianhui Jiang" w:date="2017-02-16T19:33:00Z"/>
          <w:sz w:val="24"/>
          <w:szCs w:val="24"/>
        </w:rPr>
      </w:pPr>
      <w:ins w:id="382" w:author="Jianhui Jiang" w:date="2017-02-16T19:33:00Z">
        <w:r w:rsidRPr="00A122AC">
          <w:rPr>
            <w:sz w:val="24"/>
            <w:szCs w:val="24"/>
          </w:rPr>
          <w:tab/>
          <w:t>src: url(Attackofthecucumbers.ttf);</w:t>
        </w:r>
      </w:ins>
    </w:p>
    <w:p w14:paraId="619575C8" w14:textId="77777777" w:rsidR="00A122AC" w:rsidRPr="00A122AC" w:rsidRDefault="00A122AC" w:rsidP="00A122AC">
      <w:pPr>
        <w:pBdr>
          <w:bottom w:val="thinThickThinMediumGap" w:sz="18" w:space="1" w:color="auto"/>
        </w:pBdr>
        <w:rPr>
          <w:ins w:id="383" w:author="Jianhui Jiang" w:date="2017-02-16T19:33:00Z"/>
          <w:sz w:val="24"/>
          <w:szCs w:val="24"/>
        </w:rPr>
      </w:pPr>
    </w:p>
    <w:p w14:paraId="3DD45E23" w14:textId="77777777" w:rsidR="00A122AC" w:rsidRPr="00A122AC" w:rsidRDefault="00A122AC" w:rsidP="00A122AC">
      <w:pPr>
        <w:pBdr>
          <w:bottom w:val="thinThickThinMediumGap" w:sz="18" w:space="1" w:color="auto"/>
        </w:pBdr>
        <w:rPr>
          <w:ins w:id="384" w:author="Jianhui Jiang" w:date="2017-02-16T19:33:00Z"/>
          <w:sz w:val="24"/>
          <w:szCs w:val="24"/>
        </w:rPr>
      </w:pPr>
      <w:ins w:id="385" w:author="Jianhui Jiang" w:date="2017-02-16T19:33:00Z">
        <w:r w:rsidRPr="00A122AC">
          <w:rPr>
            <w:sz w:val="24"/>
            <w:szCs w:val="24"/>
          </w:rPr>
          <w:t>}</w:t>
        </w:r>
      </w:ins>
    </w:p>
    <w:p w14:paraId="172C2E72" w14:textId="77777777" w:rsidR="00A122AC" w:rsidRPr="00A122AC" w:rsidRDefault="00A122AC" w:rsidP="00A122AC">
      <w:pPr>
        <w:pBdr>
          <w:bottom w:val="thinThickThinMediumGap" w:sz="18" w:space="1" w:color="auto"/>
        </w:pBdr>
        <w:rPr>
          <w:ins w:id="386" w:author="Jianhui Jiang" w:date="2017-02-16T19:33:00Z"/>
          <w:sz w:val="24"/>
          <w:szCs w:val="24"/>
        </w:rPr>
      </w:pPr>
    </w:p>
    <w:p w14:paraId="14FE9B11" w14:textId="77777777" w:rsidR="00A122AC" w:rsidRPr="00A122AC" w:rsidRDefault="00A122AC" w:rsidP="00A122AC">
      <w:pPr>
        <w:pBdr>
          <w:bottom w:val="thinThickThinMediumGap" w:sz="18" w:space="1" w:color="auto"/>
        </w:pBdr>
        <w:rPr>
          <w:ins w:id="387" w:author="Jianhui Jiang" w:date="2017-02-16T19:33:00Z"/>
          <w:sz w:val="24"/>
          <w:szCs w:val="24"/>
        </w:rPr>
      </w:pPr>
    </w:p>
    <w:p w14:paraId="068F91E1" w14:textId="77777777" w:rsidR="00A122AC" w:rsidRPr="00A122AC" w:rsidRDefault="00A122AC" w:rsidP="00A122AC">
      <w:pPr>
        <w:pBdr>
          <w:bottom w:val="thinThickThinMediumGap" w:sz="18" w:space="1" w:color="auto"/>
        </w:pBdr>
        <w:rPr>
          <w:ins w:id="388" w:author="Jianhui Jiang" w:date="2017-02-16T19:33:00Z"/>
          <w:sz w:val="24"/>
          <w:szCs w:val="24"/>
        </w:rPr>
      </w:pPr>
      <w:ins w:id="389" w:author="Jianhui Jiang" w:date="2017-02-16T19:33:00Z">
        <w:r w:rsidRPr="00A122AC">
          <w:rPr>
            <w:sz w:val="24"/>
            <w:szCs w:val="24"/>
          </w:rPr>
          <w:t>h1{</w:t>
        </w:r>
      </w:ins>
    </w:p>
    <w:p w14:paraId="4CDC08C7" w14:textId="77777777" w:rsidR="00A122AC" w:rsidRPr="00A122AC" w:rsidRDefault="00A122AC" w:rsidP="00A122AC">
      <w:pPr>
        <w:pBdr>
          <w:bottom w:val="thinThickThinMediumGap" w:sz="18" w:space="1" w:color="auto"/>
        </w:pBdr>
        <w:rPr>
          <w:ins w:id="390" w:author="Jianhui Jiang" w:date="2017-02-16T19:33:00Z"/>
          <w:sz w:val="24"/>
          <w:szCs w:val="24"/>
        </w:rPr>
      </w:pPr>
      <w:ins w:id="391" w:author="Jianhui Jiang" w:date="2017-02-16T19:33:00Z">
        <w:r w:rsidRPr="00A122AC">
          <w:rPr>
            <w:sz w:val="24"/>
            <w:szCs w:val="24"/>
          </w:rPr>
          <w:tab/>
          <w:t>font-family: myFirstFont;</w:t>
        </w:r>
      </w:ins>
    </w:p>
    <w:p w14:paraId="3049A24B" w14:textId="77777777" w:rsidR="00A122AC" w:rsidRPr="00A122AC" w:rsidRDefault="00A122AC" w:rsidP="00A122AC">
      <w:pPr>
        <w:pBdr>
          <w:bottom w:val="thinThickThinMediumGap" w:sz="18" w:space="1" w:color="auto"/>
        </w:pBdr>
        <w:rPr>
          <w:ins w:id="392" w:author="Jianhui Jiang" w:date="2017-02-16T19:33:00Z"/>
          <w:sz w:val="24"/>
          <w:szCs w:val="24"/>
        </w:rPr>
      </w:pPr>
      <w:ins w:id="393" w:author="Jianhui Jiang" w:date="2017-02-16T19:33:00Z">
        <w:r w:rsidRPr="00A122AC">
          <w:rPr>
            <w:sz w:val="24"/>
            <w:szCs w:val="24"/>
          </w:rPr>
          <w:tab/>
          <w:t>font-size:xx-large;</w:t>
        </w:r>
      </w:ins>
    </w:p>
    <w:p w14:paraId="13E3F595" w14:textId="77777777" w:rsidR="00A122AC" w:rsidRPr="00A122AC" w:rsidRDefault="00A122AC" w:rsidP="00A122AC">
      <w:pPr>
        <w:pBdr>
          <w:bottom w:val="thinThickThinMediumGap" w:sz="18" w:space="1" w:color="auto"/>
        </w:pBdr>
        <w:rPr>
          <w:ins w:id="394" w:author="Jianhui Jiang" w:date="2017-02-16T19:33:00Z"/>
          <w:sz w:val="24"/>
          <w:szCs w:val="24"/>
        </w:rPr>
      </w:pPr>
      <w:ins w:id="395" w:author="Jianhui Jiang" w:date="2017-02-16T19:33:00Z">
        <w:r w:rsidRPr="00A122AC">
          <w:rPr>
            <w:sz w:val="24"/>
            <w:szCs w:val="24"/>
          </w:rPr>
          <w:tab/>
          <w:t>text-align:left;</w:t>
        </w:r>
      </w:ins>
    </w:p>
    <w:p w14:paraId="2B5122E8" w14:textId="77777777" w:rsidR="00A122AC" w:rsidRPr="00A122AC" w:rsidRDefault="00A122AC" w:rsidP="00A122AC">
      <w:pPr>
        <w:pBdr>
          <w:bottom w:val="thinThickThinMediumGap" w:sz="18" w:space="1" w:color="auto"/>
        </w:pBdr>
        <w:rPr>
          <w:ins w:id="396" w:author="Jianhui Jiang" w:date="2017-02-16T19:33:00Z"/>
          <w:sz w:val="24"/>
          <w:szCs w:val="24"/>
        </w:rPr>
      </w:pPr>
      <w:ins w:id="397" w:author="Jianhui Jiang" w:date="2017-02-16T19:33:00Z">
        <w:r w:rsidRPr="00A122AC">
          <w:rPr>
            <w:sz w:val="24"/>
            <w:szCs w:val="24"/>
          </w:rPr>
          <w:t>}</w:t>
        </w:r>
      </w:ins>
    </w:p>
    <w:p w14:paraId="62B4E696" w14:textId="77777777" w:rsidR="00A122AC" w:rsidRPr="00A122AC" w:rsidRDefault="00A122AC" w:rsidP="00A122AC">
      <w:pPr>
        <w:pBdr>
          <w:bottom w:val="thinThickThinMediumGap" w:sz="18" w:space="1" w:color="auto"/>
        </w:pBdr>
        <w:rPr>
          <w:ins w:id="398" w:author="Jianhui Jiang" w:date="2017-02-16T19:33:00Z"/>
          <w:sz w:val="24"/>
          <w:szCs w:val="24"/>
        </w:rPr>
      </w:pPr>
    </w:p>
    <w:p w14:paraId="50FEED32" w14:textId="77777777" w:rsidR="00A122AC" w:rsidRPr="00A122AC" w:rsidRDefault="00A122AC" w:rsidP="00A122AC">
      <w:pPr>
        <w:pBdr>
          <w:bottom w:val="thinThickThinMediumGap" w:sz="18" w:space="1" w:color="auto"/>
        </w:pBdr>
        <w:rPr>
          <w:ins w:id="399" w:author="Jianhui Jiang" w:date="2017-02-16T19:33:00Z"/>
          <w:sz w:val="24"/>
          <w:szCs w:val="24"/>
        </w:rPr>
      </w:pPr>
      <w:ins w:id="400" w:author="Jianhui Jiang" w:date="2017-02-16T19:33:00Z">
        <w:r w:rsidRPr="00A122AC">
          <w:rPr>
            <w:sz w:val="24"/>
            <w:szCs w:val="24"/>
          </w:rPr>
          <w:t>h2 {</w:t>
        </w:r>
      </w:ins>
    </w:p>
    <w:p w14:paraId="5EDE75CC" w14:textId="77777777" w:rsidR="00A122AC" w:rsidRPr="00A122AC" w:rsidRDefault="00A122AC" w:rsidP="00A122AC">
      <w:pPr>
        <w:pBdr>
          <w:bottom w:val="thinThickThinMediumGap" w:sz="18" w:space="1" w:color="auto"/>
        </w:pBdr>
        <w:rPr>
          <w:ins w:id="401" w:author="Jianhui Jiang" w:date="2017-02-16T19:33:00Z"/>
          <w:sz w:val="24"/>
          <w:szCs w:val="24"/>
        </w:rPr>
      </w:pPr>
      <w:ins w:id="402" w:author="Jianhui Jiang" w:date="2017-02-16T19:33:00Z">
        <w:r w:rsidRPr="00A122AC">
          <w:rPr>
            <w:sz w:val="24"/>
            <w:szCs w:val="24"/>
          </w:rPr>
          <w:tab/>
          <w:t>font-family: mySecondFont;</w:t>
        </w:r>
      </w:ins>
    </w:p>
    <w:p w14:paraId="1759FCC3" w14:textId="77777777" w:rsidR="00A122AC" w:rsidRPr="00A122AC" w:rsidRDefault="00A122AC" w:rsidP="00A122AC">
      <w:pPr>
        <w:pBdr>
          <w:bottom w:val="thinThickThinMediumGap" w:sz="18" w:space="1" w:color="auto"/>
        </w:pBdr>
        <w:rPr>
          <w:ins w:id="403" w:author="Jianhui Jiang" w:date="2017-02-16T19:33:00Z"/>
          <w:sz w:val="24"/>
          <w:szCs w:val="24"/>
        </w:rPr>
      </w:pPr>
      <w:ins w:id="404" w:author="Jianhui Jiang" w:date="2017-02-16T19:33:00Z">
        <w:r w:rsidRPr="00A122AC">
          <w:rPr>
            <w:sz w:val="24"/>
            <w:szCs w:val="24"/>
          </w:rPr>
          <w:tab/>
          <w:t>font-size:x-large;</w:t>
        </w:r>
      </w:ins>
    </w:p>
    <w:p w14:paraId="72427CA9" w14:textId="77777777" w:rsidR="00A122AC" w:rsidRPr="00A122AC" w:rsidRDefault="00A122AC" w:rsidP="00A122AC">
      <w:pPr>
        <w:pBdr>
          <w:bottom w:val="thinThickThinMediumGap" w:sz="18" w:space="1" w:color="auto"/>
        </w:pBdr>
        <w:rPr>
          <w:ins w:id="405" w:author="Jianhui Jiang" w:date="2017-02-16T19:33:00Z"/>
          <w:sz w:val="24"/>
          <w:szCs w:val="24"/>
        </w:rPr>
      </w:pPr>
      <w:ins w:id="406" w:author="Jianhui Jiang" w:date="2017-02-16T19:33:00Z">
        <w:r w:rsidRPr="00A122AC">
          <w:rPr>
            <w:sz w:val="24"/>
            <w:szCs w:val="24"/>
          </w:rPr>
          <w:tab/>
          <w:t>text-align:left;</w:t>
        </w:r>
      </w:ins>
    </w:p>
    <w:p w14:paraId="7BB54598" w14:textId="77777777" w:rsidR="00A122AC" w:rsidRPr="00A122AC" w:rsidRDefault="00A122AC" w:rsidP="00A122AC">
      <w:pPr>
        <w:pBdr>
          <w:bottom w:val="thinThickThinMediumGap" w:sz="18" w:space="1" w:color="auto"/>
        </w:pBdr>
        <w:rPr>
          <w:ins w:id="407" w:author="Jianhui Jiang" w:date="2017-02-16T19:33:00Z"/>
          <w:sz w:val="24"/>
          <w:szCs w:val="24"/>
        </w:rPr>
      </w:pPr>
      <w:ins w:id="408" w:author="Jianhui Jiang" w:date="2017-02-16T19:33:00Z">
        <w:r w:rsidRPr="00A122AC">
          <w:rPr>
            <w:sz w:val="24"/>
            <w:szCs w:val="24"/>
          </w:rPr>
          <w:t>}</w:t>
        </w:r>
      </w:ins>
    </w:p>
    <w:p w14:paraId="743BCF21" w14:textId="77777777" w:rsidR="00A122AC" w:rsidRPr="00A122AC" w:rsidRDefault="00A122AC" w:rsidP="00A122AC">
      <w:pPr>
        <w:pBdr>
          <w:bottom w:val="thinThickThinMediumGap" w:sz="18" w:space="1" w:color="auto"/>
        </w:pBdr>
        <w:rPr>
          <w:ins w:id="409" w:author="Jianhui Jiang" w:date="2017-02-16T19:33:00Z"/>
          <w:sz w:val="24"/>
          <w:szCs w:val="24"/>
        </w:rPr>
      </w:pPr>
    </w:p>
    <w:p w14:paraId="35860905" w14:textId="77777777" w:rsidR="00A122AC" w:rsidRPr="00A122AC" w:rsidRDefault="00A122AC" w:rsidP="00A122AC">
      <w:pPr>
        <w:pBdr>
          <w:bottom w:val="thinThickThinMediumGap" w:sz="18" w:space="1" w:color="auto"/>
        </w:pBdr>
        <w:rPr>
          <w:ins w:id="410" w:author="Jianhui Jiang" w:date="2017-02-16T19:33:00Z"/>
          <w:sz w:val="24"/>
          <w:szCs w:val="24"/>
        </w:rPr>
      </w:pPr>
      <w:ins w:id="411" w:author="Jianhui Jiang" w:date="2017-02-16T19:33:00Z">
        <w:r w:rsidRPr="00A122AC">
          <w:rPr>
            <w:sz w:val="24"/>
            <w:szCs w:val="24"/>
          </w:rPr>
          <w:t>h3 {</w:t>
        </w:r>
      </w:ins>
    </w:p>
    <w:p w14:paraId="7214CB2C" w14:textId="77777777" w:rsidR="00A122AC" w:rsidRPr="00A122AC" w:rsidRDefault="00A122AC" w:rsidP="00A122AC">
      <w:pPr>
        <w:pBdr>
          <w:bottom w:val="thinThickThinMediumGap" w:sz="18" w:space="1" w:color="auto"/>
        </w:pBdr>
        <w:rPr>
          <w:ins w:id="412" w:author="Jianhui Jiang" w:date="2017-02-16T19:33:00Z"/>
          <w:sz w:val="24"/>
          <w:szCs w:val="24"/>
        </w:rPr>
      </w:pPr>
      <w:ins w:id="413" w:author="Jianhui Jiang" w:date="2017-02-16T19:33:00Z">
        <w:r w:rsidRPr="00A122AC">
          <w:rPr>
            <w:sz w:val="24"/>
            <w:szCs w:val="24"/>
          </w:rPr>
          <w:tab/>
          <w:t>font-family: mySecondFont;</w:t>
        </w:r>
      </w:ins>
    </w:p>
    <w:p w14:paraId="22C34654" w14:textId="77777777" w:rsidR="00A122AC" w:rsidRPr="00A122AC" w:rsidRDefault="00A122AC" w:rsidP="00A122AC">
      <w:pPr>
        <w:pBdr>
          <w:bottom w:val="thinThickThinMediumGap" w:sz="18" w:space="1" w:color="auto"/>
        </w:pBdr>
        <w:rPr>
          <w:ins w:id="414" w:author="Jianhui Jiang" w:date="2017-02-16T19:33:00Z"/>
          <w:sz w:val="24"/>
          <w:szCs w:val="24"/>
        </w:rPr>
      </w:pPr>
      <w:ins w:id="415" w:author="Jianhui Jiang" w:date="2017-02-16T19:33:00Z">
        <w:r w:rsidRPr="00A122AC">
          <w:rPr>
            <w:sz w:val="24"/>
            <w:szCs w:val="24"/>
          </w:rPr>
          <w:tab/>
          <w:t>font-size:x-large;</w:t>
        </w:r>
      </w:ins>
    </w:p>
    <w:p w14:paraId="386DDB5C" w14:textId="77777777" w:rsidR="00A122AC" w:rsidRPr="00A122AC" w:rsidRDefault="00A122AC" w:rsidP="00A122AC">
      <w:pPr>
        <w:pBdr>
          <w:bottom w:val="thinThickThinMediumGap" w:sz="18" w:space="1" w:color="auto"/>
        </w:pBdr>
        <w:rPr>
          <w:ins w:id="416" w:author="Jianhui Jiang" w:date="2017-02-16T19:33:00Z"/>
          <w:sz w:val="24"/>
          <w:szCs w:val="24"/>
        </w:rPr>
      </w:pPr>
      <w:ins w:id="417" w:author="Jianhui Jiang" w:date="2017-02-16T19:33:00Z">
        <w:r w:rsidRPr="00A122AC">
          <w:rPr>
            <w:sz w:val="24"/>
            <w:szCs w:val="24"/>
          </w:rPr>
          <w:t>text-align:left;</w:t>
        </w:r>
      </w:ins>
    </w:p>
    <w:p w14:paraId="69851FE7" w14:textId="77777777" w:rsidR="00A122AC" w:rsidRPr="00A122AC" w:rsidRDefault="00A122AC" w:rsidP="00A122AC">
      <w:pPr>
        <w:pBdr>
          <w:bottom w:val="thinThickThinMediumGap" w:sz="18" w:space="1" w:color="auto"/>
        </w:pBdr>
        <w:rPr>
          <w:ins w:id="418" w:author="Jianhui Jiang" w:date="2017-02-16T19:33:00Z"/>
          <w:sz w:val="24"/>
          <w:szCs w:val="24"/>
        </w:rPr>
      </w:pPr>
      <w:ins w:id="419" w:author="Jianhui Jiang" w:date="2017-02-16T19:33:00Z">
        <w:r w:rsidRPr="00A122AC">
          <w:rPr>
            <w:sz w:val="24"/>
            <w:szCs w:val="24"/>
          </w:rPr>
          <w:t>}</w:t>
        </w:r>
      </w:ins>
    </w:p>
    <w:p w14:paraId="3325C5B3" w14:textId="77777777" w:rsidR="00A122AC" w:rsidRPr="00A122AC" w:rsidRDefault="00A122AC" w:rsidP="00A122AC">
      <w:pPr>
        <w:pBdr>
          <w:bottom w:val="thinThickThinMediumGap" w:sz="18" w:space="1" w:color="auto"/>
        </w:pBdr>
        <w:rPr>
          <w:ins w:id="420" w:author="Jianhui Jiang" w:date="2017-02-16T19:33:00Z"/>
          <w:sz w:val="24"/>
          <w:szCs w:val="24"/>
        </w:rPr>
      </w:pPr>
    </w:p>
    <w:p w14:paraId="4B1E2344" w14:textId="77777777" w:rsidR="00A122AC" w:rsidRPr="00A122AC" w:rsidRDefault="00A122AC" w:rsidP="00A122AC">
      <w:pPr>
        <w:pBdr>
          <w:bottom w:val="thinThickThinMediumGap" w:sz="18" w:space="1" w:color="auto"/>
        </w:pBdr>
        <w:rPr>
          <w:ins w:id="421" w:author="Jianhui Jiang" w:date="2017-02-16T19:33:00Z"/>
          <w:sz w:val="24"/>
          <w:szCs w:val="24"/>
        </w:rPr>
      </w:pPr>
    </w:p>
    <w:p w14:paraId="5E3BCD3B" w14:textId="77777777" w:rsidR="00A122AC" w:rsidRPr="00A122AC" w:rsidRDefault="00A122AC" w:rsidP="00A122AC">
      <w:pPr>
        <w:pBdr>
          <w:bottom w:val="thinThickThinMediumGap" w:sz="18" w:space="1" w:color="auto"/>
        </w:pBdr>
        <w:rPr>
          <w:ins w:id="422" w:author="Jianhui Jiang" w:date="2017-02-16T19:33:00Z"/>
          <w:sz w:val="24"/>
          <w:szCs w:val="24"/>
        </w:rPr>
      </w:pPr>
      <w:ins w:id="423" w:author="Jianhui Jiang" w:date="2017-02-16T19:33:00Z">
        <w:r w:rsidRPr="00A122AC">
          <w:rPr>
            <w:sz w:val="24"/>
            <w:szCs w:val="24"/>
          </w:rPr>
          <w:t>p {</w:t>
        </w:r>
      </w:ins>
    </w:p>
    <w:p w14:paraId="373D2EFE" w14:textId="77777777" w:rsidR="00A122AC" w:rsidRPr="00A122AC" w:rsidRDefault="00A122AC" w:rsidP="00A122AC">
      <w:pPr>
        <w:pBdr>
          <w:bottom w:val="thinThickThinMediumGap" w:sz="18" w:space="1" w:color="auto"/>
        </w:pBdr>
        <w:rPr>
          <w:ins w:id="424" w:author="Jianhui Jiang" w:date="2017-02-16T19:33:00Z"/>
          <w:sz w:val="24"/>
          <w:szCs w:val="24"/>
        </w:rPr>
      </w:pPr>
      <w:ins w:id="425" w:author="Jianhui Jiang" w:date="2017-02-16T19:33:00Z">
        <w:r w:rsidRPr="00A122AC">
          <w:rPr>
            <w:sz w:val="24"/>
            <w:szCs w:val="24"/>
          </w:rPr>
          <w:tab/>
          <w:t>text-align:left;</w:t>
        </w:r>
      </w:ins>
    </w:p>
    <w:p w14:paraId="4140A8F4" w14:textId="77777777" w:rsidR="00A122AC" w:rsidRPr="00A122AC" w:rsidRDefault="00A122AC" w:rsidP="00A122AC">
      <w:pPr>
        <w:pBdr>
          <w:bottom w:val="thinThickThinMediumGap" w:sz="18" w:space="1" w:color="auto"/>
        </w:pBdr>
        <w:rPr>
          <w:ins w:id="426" w:author="Jianhui Jiang" w:date="2017-02-16T19:33:00Z"/>
          <w:sz w:val="24"/>
          <w:szCs w:val="24"/>
        </w:rPr>
      </w:pPr>
      <w:ins w:id="427" w:author="Jianhui Jiang" w:date="2017-02-16T19:33:00Z">
        <w:r w:rsidRPr="00A122AC">
          <w:rPr>
            <w:sz w:val="24"/>
            <w:szCs w:val="24"/>
          </w:rPr>
          <w:t>}</w:t>
        </w:r>
      </w:ins>
    </w:p>
    <w:p w14:paraId="689E7AF2" w14:textId="77777777" w:rsidR="00A122AC" w:rsidRPr="00A122AC" w:rsidRDefault="00A122AC" w:rsidP="00A122AC">
      <w:pPr>
        <w:pBdr>
          <w:bottom w:val="thinThickThinMediumGap" w:sz="18" w:space="1" w:color="auto"/>
        </w:pBdr>
        <w:rPr>
          <w:ins w:id="428" w:author="Jianhui Jiang" w:date="2017-02-16T19:33:00Z"/>
          <w:sz w:val="24"/>
          <w:szCs w:val="24"/>
        </w:rPr>
      </w:pPr>
    </w:p>
    <w:p w14:paraId="22DF7BBE" w14:textId="77777777" w:rsidR="00A122AC" w:rsidRPr="00A122AC" w:rsidRDefault="00A122AC" w:rsidP="00A122AC">
      <w:pPr>
        <w:pBdr>
          <w:bottom w:val="thinThickThinMediumGap" w:sz="18" w:space="1" w:color="auto"/>
        </w:pBdr>
        <w:rPr>
          <w:ins w:id="429" w:author="Jianhui Jiang" w:date="2017-02-16T19:33:00Z"/>
          <w:sz w:val="24"/>
          <w:szCs w:val="24"/>
        </w:rPr>
      </w:pPr>
    </w:p>
    <w:p w14:paraId="729AFC17" w14:textId="77777777" w:rsidR="00A122AC" w:rsidRPr="00A122AC" w:rsidRDefault="00A122AC" w:rsidP="00A122AC">
      <w:pPr>
        <w:pBdr>
          <w:bottom w:val="thinThickThinMediumGap" w:sz="18" w:space="1" w:color="auto"/>
        </w:pBdr>
        <w:rPr>
          <w:ins w:id="430" w:author="Jianhui Jiang" w:date="2017-02-16T19:33:00Z"/>
          <w:sz w:val="24"/>
          <w:szCs w:val="24"/>
        </w:rPr>
      </w:pPr>
    </w:p>
    <w:p w14:paraId="3EC5F6EA" w14:textId="77777777" w:rsidR="00A122AC" w:rsidRPr="00A122AC" w:rsidRDefault="00A122AC" w:rsidP="00A122AC">
      <w:pPr>
        <w:pBdr>
          <w:bottom w:val="thinThickThinMediumGap" w:sz="18" w:space="1" w:color="auto"/>
        </w:pBdr>
        <w:rPr>
          <w:ins w:id="431" w:author="Jianhui Jiang" w:date="2017-02-16T19:33:00Z"/>
          <w:sz w:val="24"/>
          <w:szCs w:val="24"/>
        </w:rPr>
      </w:pPr>
      <w:ins w:id="432" w:author="Jianhui Jiang" w:date="2017-02-16T19:33:00Z">
        <w:r w:rsidRPr="00A122AC">
          <w:rPr>
            <w:sz w:val="24"/>
            <w:szCs w:val="24"/>
          </w:rPr>
          <w:t>footer {</w:t>
        </w:r>
      </w:ins>
    </w:p>
    <w:p w14:paraId="4B9E52E3" w14:textId="77777777" w:rsidR="00A122AC" w:rsidRPr="00A122AC" w:rsidRDefault="00A122AC" w:rsidP="00A122AC">
      <w:pPr>
        <w:pBdr>
          <w:bottom w:val="thinThickThinMediumGap" w:sz="18" w:space="1" w:color="auto"/>
        </w:pBdr>
        <w:rPr>
          <w:ins w:id="433" w:author="Jianhui Jiang" w:date="2017-02-16T19:33:00Z"/>
          <w:sz w:val="24"/>
          <w:szCs w:val="24"/>
        </w:rPr>
      </w:pPr>
      <w:ins w:id="434" w:author="Jianhui Jiang" w:date="2017-02-16T19:33:00Z">
        <w:r w:rsidRPr="00A122AC">
          <w:rPr>
            <w:sz w:val="24"/>
            <w:szCs w:val="24"/>
          </w:rPr>
          <w:tab/>
          <w:t>width: 100%;</w:t>
        </w:r>
      </w:ins>
    </w:p>
    <w:p w14:paraId="13DEAD2D" w14:textId="77777777" w:rsidR="00A122AC" w:rsidRPr="00A122AC" w:rsidRDefault="00A122AC" w:rsidP="00A122AC">
      <w:pPr>
        <w:pBdr>
          <w:bottom w:val="thinThickThinMediumGap" w:sz="18" w:space="1" w:color="auto"/>
        </w:pBdr>
        <w:rPr>
          <w:ins w:id="435" w:author="Jianhui Jiang" w:date="2017-02-16T19:33:00Z"/>
          <w:sz w:val="24"/>
          <w:szCs w:val="24"/>
        </w:rPr>
      </w:pPr>
      <w:ins w:id="436" w:author="Jianhui Jiang" w:date="2017-02-16T19:33:00Z">
        <w:r w:rsidRPr="00A122AC">
          <w:rPr>
            <w:sz w:val="24"/>
            <w:szCs w:val="24"/>
          </w:rPr>
          <w:tab/>
          <w:t>position:relative;</w:t>
        </w:r>
      </w:ins>
    </w:p>
    <w:p w14:paraId="60A6619A" w14:textId="77777777" w:rsidR="00A122AC" w:rsidRPr="00A122AC" w:rsidRDefault="00A122AC" w:rsidP="00A122AC">
      <w:pPr>
        <w:pBdr>
          <w:bottom w:val="thinThickThinMediumGap" w:sz="18" w:space="1" w:color="auto"/>
        </w:pBdr>
        <w:rPr>
          <w:ins w:id="437" w:author="Jianhui Jiang" w:date="2017-02-16T19:33:00Z"/>
          <w:sz w:val="24"/>
          <w:szCs w:val="24"/>
        </w:rPr>
      </w:pPr>
      <w:ins w:id="438" w:author="Jianhui Jiang" w:date="2017-02-16T19:33:00Z">
        <w:r w:rsidRPr="00A122AC">
          <w:rPr>
            <w:sz w:val="24"/>
            <w:szCs w:val="24"/>
          </w:rPr>
          <w:tab/>
          <w:t>background-color: #262626;</w:t>
        </w:r>
      </w:ins>
    </w:p>
    <w:p w14:paraId="69FB2B02" w14:textId="77777777" w:rsidR="00A122AC" w:rsidRPr="00A122AC" w:rsidRDefault="00A122AC" w:rsidP="00A122AC">
      <w:pPr>
        <w:pBdr>
          <w:bottom w:val="thinThickThinMediumGap" w:sz="18" w:space="1" w:color="auto"/>
        </w:pBdr>
        <w:rPr>
          <w:ins w:id="439" w:author="Jianhui Jiang" w:date="2017-02-16T19:33:00Z"/>
          <w:sz w:val="24"/>
          <w:szCs w:val="24"/>
        </w:rPr>
      </w:pPr>
      <w:ins w:id="440" w:author="Jianhui Jiang" w:date="2017-02-16T19:33:00Z">
        <w:r w:rsidRPr="00A122AC">
          <w:rPr>
            <w:sz w:val="24"/>
            <w:szCs w:val="24"/>
          </w:rPr>
          <w:tab/>
          <w:t>padding-top: 30px;</w:t>
        </w:r>
      </w:ins>
    </w:p>
    <w:p w14:paraId="63ADD24D" w14:textId="77777777" w:rsidR="00A122AC" w:rsidRPr="00A122AC" w:rsidRDefault="00A122AC" w:rsidP="00A122AC">
      <w:pPr>
        <w:pBdr>
          <w:bottom w:val="thinThickThinMediumGap" w:sz="18" w:space="1" w:color="auto"/>
        </w:pBdr>
        <w:rPr>
          <w:ins w:id="441" w:author="Jianhui Jiang" w:date="2017-02-16T19:33:00Z"/>
          <w:sz w:val="24"/>
          <w:szCs w:val="24"/>
        </w:rPr>
      </w:pPr>
      <w:ins w:id="442" w:author="Jianhui Jiang" w:date="2017-02-16T19:33:00Z">
        <w:r w:rsidRPr="00A122AC">
          <w:rPr>
            <w:sz w:val="24"/>
            <w:szCs w:val="24"/>
          </w:rPr>
          <w:tab/>
          <w:t>padding-bottom: 20px;</w:t>
        </w:r>
      </w:ins>
    </w:p>
    <w:p w14:paraId="1E69C75D" w14:textId="77777777" w:rsidR="00A122AC" w:rsidRPr="00A122AC" w:rsidRDefault="00A122AC" w:rsidP="00A122AC">
      <w:pPr>
        <w:pBdr>
          <w:bottom w:val="thinThickThinMediumGap" w:sz="18" w:space="1" w:color="auto"/>
        </w:pBdr>
        <w:rPr>
          <w:ins w:id="443" w:author="Jianhui Jiang" w:date="2017-02-16T19:33:00Z"/>
          <w:sz w:val="24"/>
          <w:szCs w:val="24"/>
        </w:rPr>
      </w:pPr>
      <w:ins w:id="444" w:author="Jianhui Jiang" w:date="2017-02-16T19:33:00Z">
        <w:r w:rsidRPr="00A122AC">
          <w:rPr>
            <w:sz w:val="24"/>
            <w:szCs w:val="24"/>
          </w:rPr>
          <w:t>}</w:t>
        </w:r>
      </w:ins>
    </w:p>
    <w:p w14:paraId="5B120A22" w14:textId="77777777" w:rsidR="00A122AC" w:rsidRPr="00A122AC" w:rsidRDefault="00A122AC" w:rsidP="00A122AC">
      <w:pPr>
        <w:pBdr>
          <w:bottom w:val="thinThickThinMediumGap" w:sz="18" w:space="1" w:color="auto"/>
        </w:pBdr>
        <w:rPr>
          <w:ins w:id="445" w:author="Jianhui Jiang" w:date="2017-02-16T19:33:00Z"/>
          <w:sz w:val="24"/>
          <w:szCs w:val="24"/>
        </w:rPr>
      </w:pPr>
      <w:ins w:id="446" w:author="Jianhui Jiang" w:date="2017-02-16T19:33:00Z">
        <w:r w:rsidRPr="00A122AC">
          <w:rPr>
            <w:sz w:val="24"/>
            <w:szCs w:val="24"/>
          </w:rPr>
          <w:t>#copyright {</w:t>
        </w:r>
      </w:ins>
    </w:p>
    <w:p w14:paraId="5E1BA1E7" w14:textId="77777777" w:rsidR="00A122AC" w:rsidRPr="00A122AC" w:rsidRDefault="00A122AC" w:rsidP="00A122AC">
      <w:pPr>
        <w:pBdr>
          <w:bottom w:val="thinThickThinMediumGap" w:sz="18" w:space="1" w:color="auto"/>
        </w:pBdr>
        <w:rPr>
          <w:ins w:id="447" w:author="Jianhui Jiang" w:date="2017-02-16T19:33:00Z"/>
          <w:sz w:val="24"/>
          <w:szCs w:val="24"/>
        </w:rPr>
      </w:pPr>
      <w:ins w:id="448" w:author="Jianhui Jiang" w:date="2017-02-16T19:33:00Z">
        <w:r w:rsidRPr="00A122AC">
          <w:rPr>
            <w:sz w:val="24"/>
            <w:szCs w:val="24"/>
          </w:rPr>
          <w:tab/>
          <w:t>text-align: center;</w:t>
        </w:r>
      </w:ins>
    </w:p>
    <w:p w14:paraId="651EF5CE" w14:textId="77777777" w:rsidR="00A122AC" w:rsidRPr="00A122AC" w:rsidRDefault="00A122AC" w:rsidP="00A122AC">
      <w:pPr>
        <w:pBdr>
          <w:bottom w:val="thinThickThinMediumGap" w:sz="18" w:space="1" w:color="auto"/>
        </w:pBdr>
        <w:rPr>
          <w:ins w:id="449" w:author="Jianhui Jiang" w:date="2017-02-16T19:33:00Z"/>
          <w:sz w:val="24"/>
          <w:szCs w:val="24"/>
        </w:rPr>
      </w:pPr>
      <w:ins w:id="450" w:author="Jianhui Jiang" w:date="2017-02-16T19:33:00Z">
        <w:r w:rsidRPr="00A122AC">
          <w:rPr>
            <w:sz w:val="24"/>
            <w:szCs w:val="24"/>
          </w:rPr>
          <w:tab/>
          <w:t>font-size:small;</w:t>
        </w:r>
      </w:ins>
    </w:p>
    <w:p w14:paraId="6FC8C656" w14:textId="77777777" w:rsidR="00A122AC" w:rsidRPr="00A122AC" w:rsidRDefault="00A122AC" w:rsidP="00A122AC">
      <w:pPr>
        <w:pBdr>
          <w:bottom w:val="thinThickThinMediumGap" w:sz="18" w:space="1" w:color="auto"/>
        </w:pBdr>
        <w:rPr>
          <w:ins w:id="451" w:author="Jianhui Jiang" w:date="2017-02-16T19:33:00Z"/>
          <w:sz w:val="24"/>
          <w:szCs w:val="24"/>
        </w:rPr>
      </w:pPr>
      <w:ins w:id="452" w:author="Jianhui Jiang" w:date="2017-02-16T19:33:00Z">
        <w:r w:rsidRPr="00A122AC">
          <w:rPr>
            <w:sz w:val="24"/>
            <w:szCs w:val="24"/>
          </w:rPr>
          <w:tab/>
          <w:t>color: white;</w:t>
        </w:r>
      </w:ins>
    </w:p>
    <w:p w14:paraId="046DBDAB" w14:textId="77777777" w:rsidR="00A122AC" w:rsidRPr="00A122AC" w:rsidRDefault="00A122AC" w:rsidP="00A122AC">
      <w:pPr>
        <w:pBdr>
          <w:bottom w:val="thinThickThinMediumGap" w:sz="18" w:space="1" w:color="auto"/>
        </w:pBdr>
        <w:rPr>
          <w:ins w:id="453" w:author="Jianhui Jiang" w:date="2017-02-16T19:33:00Z"/>
          <w:sz w:val="24"/>
          <w:szCs w:val="24"/>
        </w:rPr>
      </w:pPr>
      <w:ins w:id="454" w:author="Jianhui Jiang" w:date="2017-02-16T19:33:00Z">
        <w:r w:rsidRPr="00A122AC">
          <w:rPr>
            <w:sz w:val="24"/>
            <w:szCs w:val="24"/>
          </w:rPr>
          <w:tab/>
          <w:t>margin:0px;</w:t>
        </w:r>
      </w:ins>
    </w:p>
    <w:p w14:paraId="0111F64F" w14:textId="77777777" w:rsidR="00A122AC" w:rsidRPr="00A122AC" w:rsidRDefault="00A122AC" w:rsidP="00A122AC">
      <w:pPr>
        <w:pBdr>
          <w:bottom w:val="thinThickThinMediumGap" w:sz="18" w:space="1" w:color="auto"/>
        </w:pBdr>
        <w:rPr>
          <w:ins w:id="455" w:author="Jianhui Jiang" w:date="2017-02-16T19:33:00Z"/>
          <w:sz w:val="24"/>
          <w:szCs w:val="24"/>
        </w:rPr>
      </w:pPr>
      <w:ins w:id="456" w:author="Jianhui Jiang" w:date="2017-02-16T19:33:00Z">
        <w:r w:rsidRPr="00A122AC">
          <w:rPr>
            <w:sz w:val="24"/>
            <w:szCs w:val="24"/>
          </w:rPr>
          <w:tab/>
          <w:t>top: 0px;</w:t>
        </w:r>
      </w:ins>
    </w:p>
    <w:p w14:paraId="2922D61E" w14:textId="77777777" w:rsidR="00A122AC" w:rsidRPr="00A122AC" w:rsidRDefault="00A122AC" w:rsidP="00A122AC">
      <w:pPr>
        <w:pBdr>
          <w:bottom w:val="thinThickThinMediumGap" w:sz="18" w:space="1" w:color="auto"/>
        </w:pBdr>
        <w:rPr>
          <w:ins w:id="457" w:author="Jianhui Jiang" w:date="2017-02-16T19:33:00Z"/>
          <w:sz w:val="24"/>
          <w:szCs w:val="24"/>
        </w:rPr>
      </w:pPr>
      <w:ins w:id="458" w:author="Jianhui Jiang" w:date="2017-02-16T19:33:00Z">
        <w:r w:rsidRPr="00A122AC">
          <w:rPr>
            <w:sz w:val="24"/>
            <w:szCs w:val="24"/>
          </w:rPr>
          <w:t>}</w:t>
        </w:r>
      </w:ins>
    </w:p>
    <w:p w14:paraId="387D1730" w14:textId="77777777" w:rsidR="00A122AC" w:rsidRPr="00A122AC" w:rsidRDefault="00A122AC" w:rsidP="00A122AC">
      <w:pPr>
        <w:pBdr>
          <w:bottom w:val="thinThickThinMediumGap" w:sz="18" w:space="1" w:color="auto"/>
        </w:pBdr>
        <w:rPr>
          <w:ins w:id="459" w:author="Jianhui Jiang" w:date="2017-02-16T19:33:00Z"/>
          <w:sz w:val="24"/>
          <w:szCs w:val="24"/>
        </w:rPr>
      </w:pPr>
      <w:ins w:id="460" w:author="Jianhui Jiang" w:date="2017-02-16T19:33:00Z">
        <w:r w:rsidRPr="00A122AC">
          <w:rPr>
            <w:sz w:val="24"/>
            <w:szCs w:val="24"/>
          </w:rPr>
          <w:t>#copyright a {</w:t>
        </w:r>
      </w:ins>
    </w:p>
    <w:p w14:paraId="31EF6D0F" w14:textId="77777777" w:rsidR="00A122AC" w:rsidRPr="00A122AC" w:rsidRDefault="00A122AC" w:rsidP="00A122AC">
      <w:pPr>
        <w:pBdr>
          <w:bottom w:val="thinThickThinMediumGap" w:sz="18" w:space="1" w:color="auto"/>
        </w:pBdr>
        <w:rPr>
          <w:ins w:id="461" w:author="Jianhui Jiang" w:date="2017-02-16T19:33:00Z"/>
          <w:sz w:val="24"/>
          <w:szCs w:val="24"/>
        </w:rPr>
      </w:pPr>
      <w:ins w:id="462" w:author="Jianhui Jiang" w:date="2017-02-16T19:33:00Z">
        <w:r w:rsidRPr="00A122AC">
          <w:rPr>
            <w:sz w:val="24"/>
            <w:szCs w:val="24"/>
          </w:rPr>
          <w:tab/>
          <w:t>color: white;</w:t>
        </w:r>
      </w:ins>
    </w:p>
    <w:p w14:paraId="4937A7B9" w14:textId="77777777" w:rsidR="00A122AC" w:rsidRPr="00A122AC" w:rsidRDefault="00A122AC" w:rsidP="00A122AC">
      <w:pPr>
        <w:pBdr>
          <w:bottom w:val="thinThickThinMediumGap" w:sz="18" w:space="1" w:color="auto"/>
        </w:pBdr>
        <w:rPr>
          <w:ins w:id="463" w:author="Jianhui Jiang" w:date="2017-02-16T19:33:00Z"/>
          <w:sz w:val="24"/>
          <w:szCs w:val="24"/>
        </w:rPr>
      </w:pPr>
      <w:ins w:id="464" w:author="Jianhui Jiang" w:date="2017-02-16T19:33:00Z">
        <w:r w:rsidRPr="00A122AC">
          <w:rPr>
            <w:sz w:val="24"/>
            <w:szCs w:val="24"/>
          </w:rPr>
          <w:tab/>
          <w:t>text-decoration: none;</w:t>
        </w:r>
      </w:ins>
    </w:p>
    <w:p w14:paraId="772A44C9" w14:textId="77777777" w:rsidR="00A122AC" w:rsidRPr="00A122AC" w:rsidRDefault="00A122AC" w:rsidP="00A122AC">
      <w:pPr>
        <w:pBdr>
          <w:bottom w:val="thinThickThinMediumGap" w:sz="18" w:space="1" w:color="auto"/>
        </w:pBdr>
        <w:rPr>
          <w:ins w:id="465" w:author="Jianhui Jiang" w:date="2017-02-16T19:33:00Z"/>
          <w:sz w:val="24"/>
          <w:szCs w:val="24"/>
        </w:rPr>
      </w:pPr>
      <w:ins w:id="466" w:author="Jianhui Jiang" w:date="2017-02-16T19:33:00Z">
        <w:r w:rsidRPr="00A122AC">
          <w:rPr>
            <w:sz w:val="24"/>
            <w:szCs w:val="24"/>
          </w:rPr>
          <w:t>}</w:t>
        </w:r>
      </w:ins>
    </w:p>
    <w:p w14:paraId="2B9DD865" w14:textId="77777777" w:rsidR="00A122AC" w:rsidRPr="00A122AC" w:rsidRDefault="00A122AC" w:rsidP="00A122AC">
      <w:pPr>
        <w:pBdr>
          <w:bottom w:val="thinThickThinMediumGap" w:sz="18" w:space="1" w:color="auto"/>
        </w:pBdr>
        <w:rPr>
          <w:ins w:id="467" w:author="Jianhui Jiang" w:date="2017-02-16T19:33:00Z"/>
          <w:sz w:val="24"/>
          <w:szCs w:val="24"/>
        </w:rPr>
      </w:pPr>
      <w:ins w:id="468" w:author="Jianhui Jiang" w:date="2017-02-16T19:33:00Z">
        <w:r w:rsidRPr="00A122AC">
          <w:rPr>
            <w:sz w:val="24"/>
            <w:szCs w:val="24"/>
          </w:rPr>
          <w:t>#copyright a:hover{</w:t>
        </w:r>
      </w:ins>
    </w:p>
    <w:p w14:paraId="61835A74" w14:textId="77777777" w:rsidR="00A122AC" w:rsidRPr="00A122AC" w:rsidRDefault="00A122AC" w:rsidP="00A122AC">
      <w:pPr>
        <w:pBdr>
          <w:bottom w:val="thinThickThinMediumGap" w:sz="18" w:space="1" w:color="auto"/>
        </w:pBdr>
        <w:rPr>
          <w:ins w:id="469" w:author="Jianhui Jiang" w:date="2017-02-16T19:33:00Z"/>
          <w:sz w:val="24"/>
          <w:szCs w:val="24"/>
        </w:rPr>
      </w:pPr>
      <w:ins w:id="470" w:author="Jianhui Jiang" w:date="2017-02-16T19:33:00Z">
        <w:r w:rsidRPr="00A122AC">
          <w:rPr>
            <w:sz w:val="24"/>
            <w:szCs w:val="24"/>
          </w:rPr>
          <w:tab/>
          <w:t>background-color: #0099CC;</w:t>
        </w:r>
      </w:ins>
    </w:p>
    <w:p w14:paraId="4969B55F" w14:textId="07320416" w:rsidR="00A122AC" w:rsidRDefault="00A122AC" w:rsidP="00A122AC">
      <w:pPr>
        <w:pBdr>
          <w:bottom w:val="thinThickThinMediumGap" w:sz="18" w:space="1" w:color="auto"/>
        </w:pBdr>
        <w:rPr>
          <w:ins w:id="471" w:author="Jianhui Jiang" w:date="2017-02-16T19:32:00Z"/>
          <w:sz w:val="24"/>
          <w:szCs w:val="24"/>
        </w:rPr>
        <w:pPrChange w:id="472" w:author="Jianhui Jiang" w:date="2017-02-16T19:32:00Z">
          <w:pPr/>
        </w:pPrChange>
      </w:pPr>
      <w:ins w:id="473" w:author="Jianhui Jiang" w:date="2017-02-16T19:33:00Z">
        <w:r w:rsidRPr="00A122AC">
          <w:rPr>
            <w:sz w:val="24"/>
            <w:szCs w:val="24"/>
          </w:rPr>
          <w:t>}</w:t>
        </w:r>
      </w:ins>
      <w:bookmarkStart w:id="474" w:name="_GoBack"/>
      <w:bookmarkEnd w:id="474"/>
      <w:ins w:id="475" w:author="Jianhui Jiang" w:date="2017-02-16T19:32:00Z">
        <w:r w:rsidRPr="00A122AC">
          <w:rPr>
            <w:sz w:val="24"/>
            <w:szCs w:val="24"/>
          </w:rPr>
          <w:tab/>
        </w:r>
      </w:ins>
    </w:p>
    <w:p w14:paraId="6C31C107" w14:textId="77777777" w:rsidR="00A122AC" w:rsidRPr="00A122AC" w:rsidRDefault="00A122AC" w:rsidP="00A122AC">
      <w:pPr>
        <w:rPr>
          <w:ins w:id="476" w:author="Jianhui Jiang" w:date="2017-02-16T19:09:00Z"/>
          <w:sz w:val="24"/>
          <w:szCs w:val="24"/>
          <w:rPrChange w:id="477" w:author="Jianhui Jiang" w:date="2017-02-16T19:32:00Z">
            <w:rPr>
              <w:ins w:id="478" w:author="Jianhui Jiang" w:date="2017-02-16T19:09:00Z"/>
            </w:rPr>
          </w:rPrChange>
        </w:rPr>
        <w:pPrChange w:id="479" w:author="Jianhui Jiang" w:date="2017-02-16T19:32:00Z">
          <w:pPr/>
        </w:pPrChange>
      </w:pPr>
    </w:p>
    <w:p w14:paraId="249BB5ED" w14:textId="77777777" w:rsidR="00106194" w:rsidRDefault="00106194" w:rsidP="00332DAE">
      <w:pPr>
        <w:rPr>
          <w:sz w:val="24"/>
          <w:szCs w:val="24"/>
        </w:rPr>
      </w:pPr>
    </w:p>
    <w:p w14:paraId="7AC95FFD" w14:textId="77777777" w:rsidR="00332DAE" w:rsidRDefault="00332DAE" w:rsidP="00332DAE">
      <w:pPr>
        <w:rPr>
          <w:sz w:val="24"/>
          <w:szCs w:val="24"/>
        </w:rPr>
      </w:pPr>
    </w:p>
    <w:p w14:paraId="1A74615A" w14:textId="77777777" w:rsidR="00332DAE" w:rsidRDefault="00332DAE" w:rsidP="00332DAE">
      <w:pPr>
        <w:rPr>
          <w:sz w:val="24"/>
          <w:szCs w:val="24"/>
        </w:rPr>
      </w:pPr>
    </w:p>
    <w:p w14:paraId="7DC777A8" w14:textId="77777777" w:rsidR="00332DAE" w:rsidRDefault="00332DAE" w:rsidP="00332DAE">
      <w:pPr>
        <w:rPr>
          <w:sz w:val="24"/>
          <w:szCs w:val="24"/>
        </w:rPr>
      </w:pPr>
    </w:p>
    <w:p w14:paraId="6846708C" w14:textId="77777777" w:rsidR="00332DAE" w:rsidRDefault="00332DAE" w:rsidP="00332DAE">
      <w:pPr>
        <w:rPr>
          <w:sz w:val="24"/>
          <w:szCs w:val="24"/>
        </w:rPr>
      </w:pPr>
    </w:p>
    <w:p w14:paraId="7158A943" w14:textId="77777777" w:rsidR="00332DAE" w:rsidRDefault="00332DAE" w:rsidP="00332DAE">
      <w:pPr>
        <w:rPr>
          <w:sz w:val="24"/>
          <w:szCs w:val="24"/>
        </w:rPr>
      </w:pPr>
    </w:p>
    <w:p w14:paraId="71625996" w14:textId="77777777" w:rsidR="00332DAE" w:rsidRDefault="00332DAE" w:rsidP="00332DAE">
      <w:pPr>
        <w:rPr>
          <w:sz w:val="24"/>
          <w:szCs w:val="24"/>
        </w:rPr>
      </w:pPr>
    </w:p>
    <w:p w14:paraId="6513BF35" w14:textId="77777777" w:rsidR="00332DAE" w:rsidRDefault="00332DAE" w:rsidP="00332DAE">
      <w:pPr>
        <w:rPr>
          <w:sz w:val="24"/>
          <w:szCs w:val="24"/>
        </w:rPr>
      </w:pPr>
    </w:p>
    <w:p w14:paraId="419B4DDD" w14:textId="77777777" w:rsidR="00332DAE" w:rsidRDefault="00332DAE" w:rsidP="00332DAE">
      <w:pPr>
        <w:rPr>
          <w:sz w:val="24"/>
          <w:szCs w:val="24"/>
        </w:rPr>
      </w:pPr>
    </w:p>
    <w:p w14:paraId="7E06E98E" w14:textId="77777777" w:rsidR="00332DAE" w:rsidRDefault="00332DAE" w:rsidP="00332DAE">
      <w:pPr>
        <w:rPr>
          <w:sz w:val="24"/>
          <w:szCs w:val="24"/>
        </w:rPr>
      </w:pPr>
    </w:p>
    <w:sectPr w:rsidR="00332DAE">
      <w:footerReference w:type="default" r:id="rId2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2" w:author="Jianhui Jiang" w:date="2017-02-01T12:27:00Z" w:initials="JJ">
    <w:p w14:paraId="5D1C0662" w14:textId="77777777" w:rsidR="00B1084B" w:rsidRDefault="00B1084B" w:rsidP="00B1084B">
      <w:pPr>
        <w:pStyle w:val="CommentText"/>
      </w:pPr>
      <w:r>
        <w:rPr>
          <w:rStyle w:val="CommentReference"/>
        </w:rPr>
        <w:annotationRef/>
      </w:r>
      <w:r>
        <w:t>Pictures have hover effects of transparency.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1C0662"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0B715A" w14:textId="77777777" w:rsidR="00790171" w:rsidRDefault="00790171" w:rsidP="000E11A6">
      <w:r>
        <w:separator/>
      </w:r>
    </w:p>
  </w:endnote>
  <w:endnote w:type="continuationSeparator" w:id="0">
    <w:p w14:paraId="639105E4" w14:textId="77777777" w:rsidR="00790171" w:rsidRDefault="00790171" w:rsidP="000E11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 CENA">
    <w:altName w:val="Times New Roman"/>
    <w:charset w:val="00"/>
    <w:family w:val="auto"/>
    <w:pitch w:val="variable"/>
    <w:sig w:usb0="00000003" w:usb1="0000000A"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 DESTINE">
    <w:altName w:val="Times New Roman"/>
    <w:charset w:val="00"/>
    <w:family w:val="auto"/>
    <w:pitch w:val="variable"/>
    <w:sig w:usb0="00000003" w:usb1="0000000A"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011687" w14:textId="34472057" w:rsidR="000E11A6" w:rsidRDefault="000E11A6">
    <w:pPr>
      <w:pStyle w:val="Footer"/>
    </w:pPr>
    <w:r>
      <w:rPr>
        <w:noProof/>
        <w:color w:val="808080" w:themeColor="background1" w:themeShade="80"/>
        <w:lang w:val="en-CA"/>
      </w:rPr>
      <mc:AlternateContent>
        <mc:Choice Requires="wpg">
          <w:drawing>
            <wp:anchor distT="0" distB="0" distL="0" distR="0" simplePos="0" relativeHeight="251660288" behindDoc="0" locked="0" layoutInCell="1" allowOverlap="1" wp14:anchorId="27B078E2" wp14:editId="381A305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29CAD16F" w14:textId="77777777" w:rsidR="000E11A6" w:rsidRDefault="000E11A6">
                                <w:pPr>
                                  <w:jc w:val="right"/>
                                  <w:rPr>
                                    <w:color w:val="7F7F7F" w:themeColor="text1" w:themeTint="80"/>
                                  </w:rPr>
                                </w:pPr>
                                <w:r>
                                  <w:rPr>
                                    <w:color w:val="7F7F7F" w:themeColor="text1" w:themeTint="80"/>
                                  </w:rPr>
                                  <w:t>[Date]</w:t>
                                </w:r>
                              </w:p>
                            </w:sdtContent>
                          </w:sdt>
                          <w:p w14:paraId="64D14D5E" w14:textId="77777777" w:rsidR="000E11A6" w:rsidRDefault="000E11A6">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27B078E2" id="Group 37" o:spid="_x0000_s1047"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48"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49"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9CAD16F" w14:textId="77777777" w:rsidR="000E11A6" w:rsidRDefault="000E11A6">
                          <w:pPr>
                            <w:jc w:val="right"/>
                            <w:rPr>
                              <w:color w:val="7F7F7F" w:themeColor="text1" w:themeTint="80"/>
                            </w:rPr>
                          </w:pPr>
                          <w:r>
                            <w:rPr>
                              <w:color w:val="7F7F7F" w:themeColor="text1" w:themeTint="80"/>
                            </w:rPr>
                            <w:t>[Date]</w:t>
                          </w:r>
                        </w:p>
                      </w:sdtContent>
                    </w:sdt>
                    <w:p w14:paraId="64D14D5E" w14:textId="77777777" w:rsidR="000E11A6" w:rsidRDefault="000E11A6">
                      <w:pPr>
                        <w:jc w:val="right"/>
                        <w:rPr>
                          <w:color w:val="808080" w:themeColor="background1" w:themeShade="80"/>
                        </w:rPr>
                      </w:pPr>
                    </w:p>
                  </w:txbxContent>
                </v:textbox>
              </v:shape>
              <w10:wrap type="square" anchorx="margin" anchory="margin"/>
            </v:group>
          </w:pict>
        </mc:Fallback>
      </mc:AlternateContent>
    </w:r>
    <w:r>
      <w:rPr>
        <w:noProof/>
        <w:lang w:val="en-CA"/>
      </w:rPr>
      <mc:AlternateContent>
        <mc:Choice Requires="wps">
          <w:drawing>
            <wp:anchor distT="0" distB="0" distL="0" distR="0" simplePos="0" relativeHeight="251659264" behindDoc="0" locked="0" layoutInCell="1" allowOverlap="1" wp14:anchorId="5FBC98CC" wp14:editId="613EB03C">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A123B7" w14:textId="381E07BE" w:rsidR="000E11A6" w:rsidRDefault="000E11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122AC">
                            <w:rPr>
                              <w:noProof/>
                              <w:color w:val="FFFFFF" w:themeColor="background1"/>
                              <w:sz w:val="28"/>
                              <w:szCs w:val="28"/>
                            </w:rPr>
                            <w:t>5</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BC98CC" id="Rectangle 40" o:spid="_x0000_s1050"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14A123B7" w14:textId="381E07BE" w:rsidR="000E11A6" w:rsidRDefault="000E11A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A122AC">
                      <w:rPr>
                        <w:noProof/>
                        <w:color w:val="FFFFFF" w:themeColor="background1"/>
                        <w:sz w:val="28"/>
                        <w:szCs w:val="28"/>
                      </w:rPr>
                      <w:t>5</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6A2176" w14:textId="77777777" w:rsidR="00790171" w:rsidRDefault="00790171" w:rsidP="000E11A6">
      <w:r>
        <w:separator/>
      </w:r>
    </w:p>
  </w:footnote>
  <w:footnote w:type="continuationSeparator" w:id="0">
    <w:p w14:paraId="7B03F844" w14:textId="77777777" w:rsidR="00790171" w:rsidRDefault="00790171" w:rsidP="000E11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D67D"/>
      </v:shape>
    </w:pict>
  </w:numPicBullet>
  <w:abstractNum w:abstractNumId="0" w15:restartNumberingAfterBreak="0">
    <w:nsid w:val="089F7DD8"/>
    <w:multiLevelType w:val="hybridMultilevel"/>
    <w:tmpl w:val="C9BCF05A"/>
    <w:lvl w:ilvl="0" w:tplc="04090001">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15:restartNumberingAfterBreak="0">
    <w:nsid w:val="0BF20386"/>
    <w:multiLevelType w:val="hybridMultilevel"/>
    <w:tmpl w:val="A6BE77CC"/>
    <w:lvl w:ilvl="0" w:tplc="04090007">
      <w:start w:val="1"/>
      <w:numFmt w:val="bullet"/>
      <w:lvlText w:val=""/>
      <w:lvlPicBulletId w:val="0"/>
      <w:lvlJc w:val="left"/>
      <w:pPr>
        <w:ind w:left="663" w:hanging="420"/>
      </w:pPr>
      <w:rPr>
        <w:rFonts w:ascii="Wingdings" w:hAnsi="Wingdings" w:hint="default"/>
      </w:rPr>
    </w:lvl>
    <w:lvl w:ilvl="1" w:tplc="04090003" w:tentative="1">
      <w:start w:val="1"/>
      <w:numFmt w:val="bullet"/>
      <w:lvlText w:val=""/>
      <w:lvlJc w:val="left"/>
      <w:pPr>
        <w:ind w:left="1083" w:hanging="420"/>
      </w:pPr>
      <w:rPr>
        <w:rFonts w:ascii="Wingdings" w:hAnsi="Wingdings" w:hint="default"/>
      </w:rPr>
    </w:lvl>
    <w:lvl w:ilvl="2" w:tplc="04090005" w:tentative="1">
      <w:start w:val="1"/>
      <w:numFmt w:val="bullet"/>
      <w:lvlText w:val=""/>
      <w:lvlJc w:val="left"/>
      <w:pPr>
        <w:ind w:left="1503" w:hanging="420"/>
      </w:pPr>
      <w:rPr>
        <w:rFonts w:ascii="Wingdings" w:hAnsi="Wingdings" w:hint="default"/>
      </w:rPr>
    </w:lvl>
    <w:lvl w:ilvl="3" w:tplc="04090001" w:tentative="1">
      <w:start w:val="1"/>
      <w:numFmt w:val="bullet"/>
      <w:lvlText w:val=""/>
      <w:lvlJc w:val="left"/>
      <w:pPr>
        <w:ind w:left="1923" w:hanging="420"/>
      </w:pPr>
      <w:rPr>
        <w:rFonts w:ascii="Wingdings" w:hAnsi="Wingdings" w:hint="default"/>
      </w:rPr>
    </w:lvl>
    <w:lvl w:ilvl="4" w:tplc="04090003" w:tentative="1">
      <w:start w:val="1"/>
      <w:numFmt w:val="bullet"/>
      <w:lvlText w:val=""/>
      <w:lvlJc w:val="left"/>
      <w:pPr>
        <w:ind w:left="2343" w:hanging="420"/>
      </w:pPr>
      <w:rPr>
        <w:rFonts w:ascii="Wingdings" w:hAnsi="Wingdings" w:hint="default"/>
      </w:rPr>
    </w:lvl>
    <w:lvl w:ilvl="5" w:tplc="04090005" w:tentative="1">
      <w:start w:val="1"/>
      <w:numFmt w:val="bullet"/>
      <w:lvlText w:val=""/>
      <w:lvlJc w:val="left"/>
      <w:pPr>
        <w:ind w:left="2763" w:hanging="420"/>
      </w:pPr>
      <w:rPr>
        <w:rFonts w:ascii="Wingdings" w:hAnsi="Wingdings" w:hint="default"/>
      </w:rPr>
    </w:lvl>
    <w:lvl w:ilvl="6" w:tplc="04090001" w:tentative="1">
      <w:start w:val="1"/>
      <w:numFmt w:val="bullet"/>
      <w:lvlText w:val=""/>
      <w:lvlJc w:val="left"/>
      <w:pPr>
        <w:ind w:left="3183" w:hanging="420"/>
      </w:pPr>
      <w:rPr>
        <w:rFonts w:ascii="Wingdings" w:hAnsi="Wingdings" w:hint="default"/>
      </w:rPr>
    </w:lvl>
    <w:lvl w:ilvl="7" w:tplc="04090003" w:tentative="1">
      <w:start w:val="1"/>
      <w:numFmt w:val="bullet"/>
      <w:lvlText w:val=""/>
      <w:lvlJc w:val="left"/>
      <w:pPr>
        <w:ind w:left="3603" w:hanging="420"/>
      </w:pPr>
      <w:rPr>
        <w:rFonts w:ascii="Wingdings" w:hAnsi="Wingdings" w:hint="default"/>
      </w:rPr>
    </w:lvl>
    <w:lvl w:ilvl="8" w:tplc="04090005" w:tentative="1">
      <w:start w:val="1"/>
      <w:numFmt w:val="bullet"/>
      <w:lvlText w:val=""/>
      <w:lvlJc w:val="left"/>
      <w:pPr>
        <w:ind w:left="4023" w:hanging="420"/>
      </w:pPr>
      <w:rPr>
        <w:rFonts w:ascii="Wingdings" w:hAnsi="Wingdings" w:hint="default"/>
      </w:rPr>
    </w:lvl>
  </w:abstractNum>
  <w:abstractNum w:abstractNumId="2" w15:restartNumberingAfterBreak="0">
    <w:nsid w:val="0DED72CE"/>
    <w:multiLevelType w:val="hybridMultilevel"/>
    <w:tmpl w:val="0E1A5E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1B111228"/>
    <w:multiLevelType w:val="hybridMultilevel"/>
    <w:tmpl w:val="97D40A6A"/>
    <w:lvl w:ilvl="0" w:tplc="0066B72C">
      <w:start w:val="5"/>
      <w:numFmt w:val="lowerLetter"/>
      <w:lvlText w:val="%1."/>
      <w:lvlJc w:val="left"/>
      <w:pPr>
        <w:tabs>
          <w:tab w:val="num" w:pos="720"/>
        </w:tabs>
        <w:ind w:left="720" w:hanging="360"/>
      </w:pPr>
    </w:lvl>
    <w:lvl w:ilvl="1" w:tplc="A230B276" w:tentative="1">
      <w:start w:val="1"/>
      <w:numFmt w:val="decimal"/>
      <w:lvlText w:val="%2."/>
      <w:lvlJc w:val="left"/>
      <w:pPr>
        <w:tabs>
          <w:tab w:val="num" w:pos="1440"/>
        </w:tabs>
        <w:ind w:left="1440" w:hanging="360"/>
      </w:pPr>
    </w:lvl>
    <w:lvl w:ilvl="2" w:tplc="DDC44256" w:tentative="1">
      <w:start w:val="1"/>
      <w:numFmt w:val="decimal"/>
      <w:lvlText w:val="%3."/>
      <w:lvlJc w:val="left"/>
      <w:pPr>
        <w:tabs>
          <w:tab w:val="num" w:pos="2160"/>
        </w:tabs>
        <w:ind w:left="2160" w:hanging="360"/>
      </w:pPr>
    </w:lvl>
    <w:lvl w:ilvl="3" w:tplc="4148D1DC" w:tentative="1">
      <w:start w:val="1"/>
      <w:numFmt w:val="decimal"/>
      <w:lvlText w:val="%4."/>
      <w:lvlJc w:val="left"/>
      <w:pPr>
        <w:tabs>
          <w:tab w:val="num" w:pos="2880"/>
        </w:tabs>
        <w:ind w:left="2880" w:hanging="360"/>
      </w:pPr>
    </w:lvl>
    <w:lvl w:ilvl="4" w:tplc="5A782B5C" w:tentative="1">
      <w:start w:val="1"/>
      <w:numFmt w:val="decimal"/>
      <w:lvlText w:val="%5."/>
      <w:lvlJc w:val="left"/>
      <w:pPr>
        <w:tabs>
          <w:tab w:val="num" w:pos="3600"/>
        </w:tabs>
        <w:ind w:left="3600" w:hanging="360"/>
      </w:pPr>
    </w:lvl>
    <w:lvl w:ilvl="5" w:tplc="AD4E2706" w:tentative="1">
      <w:start w:val="1"/>
      <w:numFmt w:val="decimal"/>
      <w:lvlText w:val="%6."/>
      <w:lvlJc w:val="left"/>
      <w:pPr>
        <w:tabs>
          <w:tab w:val="num" w:pos="4320"/>
        </w:tabs>
        <w:ind w:left="4320" w:hanging="360"/>
      </w:pPr>
    </w:lvl>
    <w:lvl w:ilvl="6" w:tplc="69C2CCBA" w:tentative="1">
      <w:start w:val="1"/>
      <w:numFmt w:val="decimal"/>
      <w:lvlText w:val="%7."/>
      <w:lvlJc w:val="left"/>
      <w:pPr>
        <w:tabs>
          <w:tab w:val="num" w:pos="5040"/>
        </w:tabs>
        <w:ind w:left="5040" w:hanging="360"/>
      </w:pPr>
    </w:lvl>
    <w:lvl w:ilvl="7" w:tplc="8A486346" w:tentative="1">
      <w:start w:val="1"/>
      <w:numFmt w:val="decimal"/>
      <w:lvlText w:val="%8."/>
      <w:lvlJc w:val="left"/>
      <w:pPr>
        <w:tabs>
          <w:tab w:val="num" w:pos="5760"/>
        </w:tabs>
        <w:ind w:left="5760" w:hanging="360"/>
      </w:pPr>
    </w:lvl>
    <w:lvl w:ilvl="8" w:tplc="03A080CE" w:tentative="1">
      <w:start w:val="1"/>
      <w:numFmt w:val="decimal"/>
      <w:lvlText w:val="%9."/>
      <w:lvlJc w:val="left"/>
      <w:pPr>
        <w:tabs>
          <w:tab w:val="num" w:pos="6480"/>
        </w:tabs>
        <w:ind w:left="6480" w:hanging="360"/>
      </w:pPr>
    </w:lvl>
  </w:abstractNum>
  <w:abstractNum w:abstractNumId="4" w15:restartNumberingAfterBreak="0">
    <w:nsid w:val="1D3371DD"/>
    <w:multiLevelType w:val="hybridMultilevel"/>
    <w:tmpl w:val="019295C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15:restartNumberingAfterBreak="0">
    <w:nsid w:val="1DF27F7F"/>
    <w:multiLevelType w:val="hybridMultilevel"/>
    <w:tmpl w:val="1700C89C"/>
    <w:lvl w:ilvl="0" w:tplc="8F983160">
      <w:start w:val="4"/>
      <w:numFmt w:val="lowerLetter"/>
      <w:lvlText w:val="%1."/>
      <w:lvlJc w:val="left"/>
      <w:pPr>
        <w:tabs>
          <w:tab w:val="num" w:pos="720"/>
        </w:tabs>
        <w:ind w:left="720" w:hanging="360"/>
      </w:pPr>
    </w:lvl>
    <w:lvl w:ilvl="1" w:tplc="9438BB3C" w:tentative="1">
      <w:start w:val="1"/>
      <w:numFmt w:val="decimal"/>
      <w:lvlText w:val="%2."/>
      <w:lvlJc w:val="left"/>
      <w:pPr>
        <w:tabs>
          <w:tab w:val="num" w:pos="1440"/>
        </w:tabs>
        <w:ind w:left="1440" w:hanging="360"/>
      </w:pPr>
    </w:lvl>
    <w:lvl w:ilvl="2" w:tplc="6E66C340" w:tentative="1">
      <w:start w:val="1"/>
      <w:numFmt w:val="decimal"/>
      <w:lvlText w:val="%3."/>
      <w:lvlJc w:val="left"/>
      <w:pPr>
        <w:tabs>
          <w:tab w:val="num" w:pos="2160"/>
        </w:tabs>
        <w:ind w:left="2160" w:hanging="360"/>
      </w:pPr>
    </w:lvl>
    <w:lvl w:ilvl="3" w:tplc="015A5A54" w:tentative="1">
      <w:start w:val="1"/>
      <w:numFmt w:val="decimal"/>
      <w:lvlText w:val="%4."/>
      <w:lvlJc w:val="left"/>
      <w:pPr>
        <w:tabs>
          <w:tab w:val="num" w:pos="2880"/>
        </w:tabs>
        <w:ind w:left="2880" w:hanging="360"/>
      </w:pPr>
    </w:lvl>
    <w:lvl w:ilvl="4" w:tplc="BCFA6948" w:tentative="1">
      <w:start w:val="1"/>
      <w:numFmt w:val="decimal"/>
      <w:lvlText w:val="%5."/>
      <w:lvlJc w:val="left"/>
      <w:pPr>
        <w:tabs>
          <w:tab w:val="num" w:pos="3600"/>
        </w:tabs>
        <w:ind w:left="3600" w:hanging="360"/>
      </w:pPr>
    </w:lvl>
    <w:lvl w:ilvl="5" w:tplc="7A742358" w:tentative="1">
      <w:start w:val="1"/>
      <w:numFmt w:val="decimal"/>
      <w:lvlText w:val="%6."/>
      <w:lvlJc w:val="left"/>
      <w:pPr>
        <w:tabs>
          <w:tab w:val="num" w:pos="4320"/>
        </w:tabs>
        <w:ind w:left="4320" w:hanging="360"/>
      </w:pPr>
    </w:lvl>
    <w:lvl w:ilvl="6" w:tplc="4176BB12" w:tentative="1">
      <w:start w:val="1"/>
      <w:numFmt w:val="decimal"/>
      <w:lvlText w:val="%7."/>
      <w:lvlJc w:val="left"/>
      <w:pPr>
        <w:tabs>
          <w:tab w:val="num" w:pos="5040"/>
        </w:tabs>
        <w:ind w:left="5040" w:hanging="360"/>
      </w:pPr>
    </w:lvl>
    <w:lvl w:ilvl="7" w:tplc="4C06ED96" w:tentative="1">
      <w:start w:val="1"/>
      <w:numFmt w:val="decimal"/>
      <w:lvlText w:val="%8."/>
      <w:lvlJc w:val="left"/>
      <w:pPr>
        <w:tabs>
          <w:tab w:val="num" w:pos="5760"/>
        </w:tabs>
        <w:ind w:left="5760" w:hanging="360"/>
      </w:pPr>
    </w:lvl>
    <w:lvl w:ilvl="8" w:tplc="5A50165C" w:tentative="1">
      <w:start w:val="1"/>
      <w:numFmt w:val="decimal"/>
      <w:lvlText w:val="%9."/>
      <w:lvlJc w:val="left"/>
      <w:pPr>
        <w:tabs>
          <w:tab w:val="num" w:pos="6480"/>
        </w:tabs>
        <w:ind w:left="6480" w:hanging="360"/>
      </w:pPr>
    </w:lvl>
  </w:abstractNum>
  <w:abstractNum w:abstractNumId="6" w15:restartNumberingAfterBreak="0">
    <w:nsid w:val="1E5C6754"/>
    <w:multiLevelType w:val="multilevel"/>
    <w:tmpl w:val="8774E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B80AF9"/>
    <w:multiLevelType w:val="hybridMultilevel"/>
    <w:tmpl w:val="6C16FD2A"/>
    <w:lvl w:ilvl="0" w:tplc="BA3044DC">
      <w:start w:val="2"/>
      <w:numFmt w:val="lowerLetter"/>
      <w:lvlText w:val="%1."/>
      <w:lvlJc w:val="left"/>
      <w:pPr>
        <w:tabs>
          <w:tab w:val="num" w:pos="720"/>
        </w:tabs>
        <w:ind w:left="720" w:hanging="360"/>
      </w:pPr>
    </w:lvl>
    <w:lvl w:ilvl="1" w:tplc="2ACC2946" w:tentative="1">
      <w:start w:val="1"/>
      <w:numFmt w:val="decimal"/>
      <w:lvlText w:val="%2."/>
      <w:lvlJc w:val="left"/>
      <w:pPr>
        <w:tabs>
          <w:tab w:val="num" w:pos="1440"/>
        </w:tabs>
        <w:ind w:left="1440" w:hanging="360"/>
      </w:pPr>
    </w:lvl>
    <w:lvl w:ilvl="2" w:tplc="C9D46F14" w:tentative="1">
      <w:start w:val="1"/>
      <w:numFmt w:val="decimal"/>
      <w:lvlText w:val="%3."/>
      <w:lvlJc w:val="left"/>
      <w:pPr>
        <w:tabs>
          <w:tab w:val="num" w:pos="2160"/>
        </w:tabs>
        <w:ind w:left="2160" w:hanging="360"/>
      </w:pPr>
    </w:lvl>
    <w:lvl w:ilvl="3" w:tplc="E548A15A" w:tentative="1">
      <w:start w:val="1"/>
      <w:numFmt w:val="decimal"/>
      <w:lvlText w:val="%4."/>
      <w:lvlJc w:val="left"/>
      <w:pPr>
        <w:tabs>
          <w:tab w:val="num" w:pos="2880"/>
        </w:tabs>
        <w:ind w:left="2880" w:hanging="360"/>
      </w:pPr>
    </w:lvl>
    <w:lvl w:ilvl="4" w:tplc="65CCB7EC" w:tentative="1">
      <w:start w:val="1"/>
      <w:numFmt w:val="decimal"/>
      <w:lvlText w:val="%5."/>
      <w:lvlJc w:val="left"/>
      <w:pPr>
        <w:tabs>
          <w:tab w:val="num" w:pos="3600"/>
        </w:tabs>
        <w:ind w:left="3600" w:hanging="360"/>
      </w:pPr>
    </w:lvl>
    <w:lvl w:ilvl="5" w:tplc="8B4C8216" w:tentative="1">
      <w:start w:val="1"/>
      <w:numFmt w:val="decimal"/>
      <w:lvlText w:val="%6."/>
      <w:lvlJc w:val="left"/>
      <w:pPr>
        <w:tabs>
          <w:tab w:val="num" w:pos="4320"/>
        </w:tabs>
        <w:ind w:left="4320" w:hanging="360"/>
      </w:pPr>
    </w:lvl>
    <w:lvl w:ilvl="6" w:tplc="EECC9450" w:tentative="1">
      <w:start w:val="1"/>
      <w:numFmt w:val="decimal"/>
      <w:lvlText w:val="%7."/>
      <w:lvlJc w:val="left"/>
      <w:pPr>
        <w:tabs>
          <w:tab w:val="num" w:pos="5040"/>
        </w:tabs>
        <w:ind w:left="5040" w:hanging="360"/>
      </w:pPr>
    </w:lvl>
    <w:lvl w:ilvl="7" w:tplc="414C5396" w:tentative="1">
      <w:start w:val="1"/>
      <w:numFmt w:val="decimal"/>
      <w:lvlText w:val="%8."/>
      <w:lvlJc w:val="left"/>
      <w:pPr>
        <w:tabs>
          <w:tab w:val="num" w:pos="5760"/>
        </w:tabs>
        <w:ind w:left="5760" w:hanging="360"/>
      </w:pPr>
    </w:lvl>
    <w:lvl w:ilvl="8" w:tplc="FD764944" w:tentative="1">
      <w:start w:val="1"/>
      <w:numFmt w:val="decimal"/>
      <w:lvlText w:val="%9."/>
      <w:lvlJc w:val="left"/>
      <w:pPr>
        <w:tabs>
          <w:tab w:val="num" w:pos="6480"/>
        </w:tabs>
        <w:ind w:left="6480" w:hanging="360"/>
      </w:pPr>
    </w:lvl>
  </w:abstractNum>
  <w:abstractNum w:abstractNumId="8" w15:restartNumberingAfterBreak="0">
    <w:nsid w:val="28E34C88"/>
    <w:multiLevelType w:val="hybridMultilevel"/>
    <w:tmpl w:val="631228BE"/>
    <w:lvl w:ilvl="0" w:tplc="6D1668A2">
      <w:start w:val="7"/>
      <w:numFmt w:val="lowerLetter"/>
      <w:lvlText w:val="%1."/>
      <w:lvlJc w:val="left"/>
      <w:pPr>
        <w:tabs>
          <w:tab w:val="num" w:pos="720"/>
        </w:tabs>
        <w:ind w:left="720" w:hanging="360"/>
      </w:pPr>
    </w:lvl>
    <w:lvl w:ilvl="1" w:tplc="81DA1D60" w:tentative="1">
      <w:start w:val="1"/>
      <w:numFmt w:val="decimal"/>
      <w:lvlText w:val="%2."/>
      <w:lvlJc w:val="left"/>
      <w:pPr>
        <w:tabs>
          <w:tab w:val="num" w:pos="1440"/>
        </w:tabs>
        <w:ind w:left="1440" w:hanging="360"/>
      </w:pPr>
    </w:lvl>
    <w:lvl w:ilvl="2" w:tplc="45B0DC76" w:tentative="1">
      <w:start w:val="1"/>
      <w:numFmt w:val="decimal"/>
      <w:lvlText w:val="%3."/>
      <w:lvlJc w:val="left"/>
      <w:pPr>
        <w:tabs>
          <w:tab w:val="num" w:pos="2160"/>
        </w:tabs>
        <w:ind w:left="2160" w:hanging="360"/>
      </w:pPr>
    </w:lvl>
    <w:lvl w:ilvl="3" w:tplc="58182432" w:tentative="1">
      <w:start w:val="1"/>
      <w:numFmt w:val="decimal"/>
      <w:lvlText w:val="%4."/>
      <w:lvlJc w:val="left"/>
      <w:pPr>
        <w:tabs>
          <w:tab w:val="num" w:pos="2880"/>
        </w:tabs>
        <w:ind w:left="2880" w:hanging="360"/>
      </w:pPr>
    </w:lvl>
    <w:lvl w:ilvl="4" w:tplc="E10895FC" w:tentative="1">
      <w:start w:val="1"/>
      <w:numFmt w:val="decimal"/>
      <w:lvlText w:val="%5."/>
      <w:lvlJc w:val="left"/>
      <w:pPr>
        <w:tabs>
          <w:tab w:val="num" w:pos="3600"/>
        </w:tabs>
        <w:ind w:left="3600" w:hanging="360"/>
      </w:pPr>
    </w:lvl>
    <w:lvl w:ilvl="5" w:tplc="5912788E" w:tentative="1">
      <w:start w:val="1"/>
      <w:numFmt w:val="decimal"/>
      <w:lvlText w:val="%6."/>
      <w:lvlJc w:val="left"/>
      <w:pPr>
        <w:tabs>
          <w:tab w:val="num" w:pos="4320"/>
        </w:tabs>
        <w:ind w:left="4320" w:hanging="360"/>
      </w:pPr>
    </w:lvl>
    <w:lvl w:ilvl="6" w:tplc="7C1823F6" w:tentative="1">
      <w:start w:val="1"/>
      <w:numFmt w:val="decimal"/>
      <w:lvlText w:val="%7."/>
      <w:lvlJc w:val="left"/>
      <w:pPr>
        <w:tabs>
          <w:tab w:val="num" w:pos="5040"/>
        </w:tabs>
        <w:ind w:left="5040" w:hanging="360"/>
      </w:pPr>
    </w:lvl>
    <w:lvl w:ilvl="7" w:tplc="207487AC" w:tentative="1">
      <w:start w:val="1"/>
      <w:numFmt w:val="decimal"/>
      <w:lvlText w:val="%8."/>
      <w:lvlJc w:val="left"/>
      <w:pPr>
        <w:tabs>
          <w:tab w:val="num" w:pos="5760"/>
        </w:tabs>
        <w:ind w:left="5760" w:hanging="360"/>
      </w:pPr>
    </w:lvl>
    <w:lvl w:ilvl="8" w:tplc="42C625D4" w:tentative="1">
      <w:start w:val="1"/>
      <w:numFmt w:val="decimal"/>
      <w:lvlText w:val="%9."/>
      <w:lvlJc w:val="left"/>
      <w:pPr>
        <w:tabs>
          <w:tab w:val="num" w:pos="6480"/>
        </w:tabs>
        <w:ind w:left="6480" w:hanging="360"/>
      </w:pPr>
    </w:lvl>
  </w:abstractNum>
  <w:abstractNum w:abstractNumId="9" w15:restartNumberingAfterBreak="0">
    <w:nsid w:val="2984648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2AC7622B"/>
    <w:multiLevelType w:val="hybridMultilevel"/>
    <w:tmpl w:val="A1E67A1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E9B2DBC"/>
    <w:multiLevelType w:val="hybridMultilevel"/>
    <w:tmpl w:val="60CCC58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36691AD4"/>
    <w:multiLevelType w:val="hybridMultilevel"/>
    <w:tmpl w:val="BF9673F8"/>
    <w:lvl w:ilvl="0" w:tplc="944CD31A">
      <w:start w:val="2"/>
      <w:numFmt w:val="lowerLetter"/>
      <w:lvlText w:val="%1."/>
      <w:lvlJc w:val="left"/>
      <w:pPr>
        <w:tabs>
          <w:tab w:val="num" w:pos="720"/>
        </w:tabs>
        <w:ind w:left="720" w:hanging="360"/>
      </w:pPr>
    </w:lvl>
    <w:lvl w:ilvl="1" w:tplc="2800E65E" w:tentative="1">
      <w:start w:val="1"/>
      <w:numFmt w:val="decimal"/>
      <w:lvlText w:val="%2."/>
      <w:lvlJc w:val="left"/>
      <w:pPr>
        <w:tabs>
          <w:tab w:val="num" w:pos="1440"/>
        </w:tabs>
        <w:ind w:left="1440" w:hanging="360"/>
      </w:pPr>
    </w:lvl>
    <w:lvl w:ilvl="2" w:tplc="51AEFB12" w:tentative="1">
      <w:start w:val="1"/>
      <w:numFmt w:val="decimal"/>
      <w:lvlText w:val="%3."/>
      <w:lvlJc w:val="left"/>
      <w:pPr>
        <w:tabs>
          <w:tab w:val="num" w:pos="2160"/>
        </w:tabs>
        <w:ind w:left="2160" w:hanging="360"/>
      </w:pPr>
    </w:lvl>
    <w:lvl w:ilvl="3" w:tplc="6FEACB60" w:tentative="1">
      <w:start w:val="1"/>
      <w:numFmt w:val="decimal"/>
      <w:lvlText w:val="%4."/>
      <w:lvlJc w:val="left"/>
      <w:pPr>
        <w:tabs>
          <w:tab w:val="num" w:pos="2880"/>
        </w:tabs>
        <w:ind w:left="2880" w:hanging="360"/>
      </w:pPr>
    </w:lvl>
    <w:lvl w:ilvl="4" w:tplc="D368F60A" w:tentative="1">
      <w:start w:val="1"/>
      <w:numFmt w:val="decimal"/>
      <w:lvlText w:val="%5."/>
      <w:lvlJc w:val="left"/>
      <w:pPr>
        <w:tabs>
          <w:tab w:val="num" w:pos="3600"/>
        </w:tabs>
        <w:ind w:left="3600" w:hanging="360"/>
      </w:pPr>
    </w:lvl>
    <w:lvl w:ilvl="5" w:tplc="767E4CB4" w:tentative="1">
      <w:start w:val="1"/>
      <w:numFmt w:val="decimal"/>
      <w:lvlText w:val="%6."/>
      <w:lvlJc w:val="left"/>
      <w:pPr>
        <w:tabs>
          <w:tab w:val="num" w:pos="4320"/>
        </w:tabs>
        <w:ind w:left="4320" w:hanging="360"/>
      </w:pPr>
    </w:lvl>
    <w:lvl w:ilvl="6" w:tplc="0354EEB8" w:tentative="1">
      <w:start w:val="1"/>
      <w:numFmt w:val="decimal"/>
      <w:lvlText w:val="%7."/>
      <w:lvlJc w:val="left"/>
      <w:pPr>
        <w:tabs>
          <w:tab w:val="num" w:pos="5040"/>
        </w:tabs>
        <w:ind w:left="5040" w:hanging="360"/>
      </w:pPr>
    </w:lvl>
    <w:lvl w:ilvl="7" w:tplc="C8FE4424" w:tentative="1">
      <w:start w:val="1"/>
      <w:numFmt w:val="decimal"/>
      <w:lvlText w:val="%8."/>
      <w:lvlJc w:val="left"/>
      <w:pPr>
        <w:tabs>
          <w:tab w:val="num" w:pos="5760"/>
        </w:tabs>
        <w:ind w:left="5760" w:hanging="360"/>
      </w:pPr>
    </w:lvl>
    <w:lvl w:ilvl="8" w:tplc="B052CC06" w:tentative="1">
      <w:start w:val="1"/>
      <w:numFmt w:val="decimal"/>
      <w:lvlText w:val="%9."/>
      <w:lvlJc w:val="left"/>
      <w:pPr>
        <w:tabs>
          <w:tab w:val="num" w:pos="6480"/>
        </w:tabs>
        <w:ind w:left="6480" w:hanging="360"/>
      </w:pPr>
    </w:lvl>
  </w:abstractNum>
  <w:abstractNum w:abstractNumId="13" w15:restartNumberingAfterBreak="0">
    <w:nsid w:val="396B7CBC"/>
    <w:multiLevelType w:val="hybridMultilevel"/>
    <w:tmpl w:val="1C7E76B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DCE5A1D"/>
    <w:multiLevelType w:val="hybridMultilevel"/>
    <w:tmpl w:val="4DB69C4E"/>
    <w:lvl w:ilvl="0" w:tplc="C12C3B5E">
      <w:start w:val="1"/>
      <w:numFmt w:val="bullet"/>
      <w:lvlText w:val=""/>
      <w:lvlJc w:val="left"/>
      <w:pPr>
        <w:ind w:left="420" w:hanging="420"/>
      </w:pPr>
      <w:rPr>
        <w:rFonts w:ascii="Wingdings" w:hAnsi="Wingdings" w:hint="default"/>
        <w:sz w:val="28"/>
        <w:szCs w:val="2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F0B4C17"/>
    <w:multiLevelType w:val="multilevel"/>
    <w:tmpl w:val="B6186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707F8C"/>
    <w:multiLevelType w:val="hybridMultilevel"/>
    <w:tmpl w:val="DB4A260A"/>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6EE652C"/>
    <w:multiLevelType w:val="hybridMultilevel"/>
    <w:tmpl w:val="2FF07F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E931775"/>
    <w:multiLevelType w:val="hybridMultilevel"/>
    <w:tmpl w:val="5258675A"/>
    <w:lvl w:ilvl="0" w:tplc="04090001">
      <w:start w:val="1"/>
      <w:numFmt w:val="bullet"/>
      <w:lvlText w:val=""/>
      <w:lvlJc w:val="left"/>
      <w:pPr>
        <w:ind w:left="2820" w:hanging="420"/>
      </w:pPr>
      <w:rPr>
        <w:rFonts w:ascii="Wingdings" w:hAnsi="Wingdings" w:hint="default"/>
      </w:rPr>
    </w:lvl>
    <w:lvl w:ilvl="1" w:tplc="04090003" w:tentative="1">
      <w:start w:val="1"/>
      <w:numFmt w:val="bullet"/>
      <w:lvlText w:val=""/>
      <w:lvlJc w:val="left"/>
      <w:pPr>
        <w:ind w:left="3240" w:hanging="420"/>
      </w:pPr>
      <w:rPr>
        <w:rFonts w:ascii="Wingdings" w:hAnsi="Wingdings" w:hint="default"/>
      </w:rPr>
    </w:lvl>
    <w:lvl w:ilvl="2" w:tplc="04090005" w:tentative="1">
      <w:start w:val="1"/>
      <w:numFmt w:val="bullet"/>
      <w:lvlText w:val=""/>
      <w:lvlJc w:val="left"/>
      <w:pPr>
        <w:ind w:left="3660" w:hanging="420"/>
      </w:pPr>
      <w:rPr>
        <w:rFonts w:ascii="Wingdings" w:hAnsi="Wingdings" w:hint="default"/>
      </w:rPr>
    </w:lvl>
    <w:lvl w:ilvl="3" w:tplc="04090001" w:tentative="1">
      <w:start w:val="1"/>
      <w:numFmt w:val="bullet"/>
      <w:lvlText w:val=""/>
      <w:lvlJc w:val="left"/>
      <w:pPr>
        <w:ind w:left="4080" w:hanging="420"/>
      </w:pPr>
      <w:rPr>
        <w:rFonts w:ascii="Wingdings" w:hAnsi="Wingdings" w:hint="default"/>
      </w:rPr>
    </w:lvl>
    <w:lvl w:ilvl="4" w:tplc="04090003" w:tentative="1">
      <w:start w:val="1"/>
      <w:numFmt w:val="bullet"/>
      <w:lvlText w:val=""/>
      <w:lvlJc w:val="left"/>
      <w:pPr>
        <w:ind w:left="4500" w:hanging="420"/>
      </w:pPr>
      <w:rPr>
        <w:rFonts w:ascii="Wingdings" w:hAnsi="Wingdings" w:hint="default"/>
      </w:rPr>
    </w:lvl>
    <w:lvl w:ilvl="5" w:tplc="04090005" w:tentative="1">
      <w:start w:val="1"/>
      <w:numFmt w:val="bullet"/>
      <w:lvlText w:val=""/>
      <w:lvlJc w:val="left"/>
      <w:pPr>
        <w:ind w:left="4920" w:hanging="420"/>
      </w:pPr>
      <w:rPr>
        <w:rFonts w:ascii="Wingdings" w:hAnsi="Wingdings" w:hint="default"/>
      </w:rPr>
    </w:lvl>
    <w:lvl w:ilvl="6" w:tplc="04090001" w:tentative="1">
      <w:start w:val="1"/>
      <w:numFmt w:val="bullet"/>
      <w:lvlText w:val=""/>
      <w:lvlJc w:val="left"/>
      <w:pPr>
        <w:ind w:left="5340" w:hanging="420"/>
      </w:pPr>
      <w:rPr>
        <w:rFonts w:ascii="Wingdings" w:hAnsi="Wingdings" w:hint="default"/>
      </w:rPr>
    </w:lvl>
    <w:lvl w:ilvl="7" w:tplc="04090003" w:tentative="1">
      <w:start w:val="1"/>
      <w:numFmt w:val="bullet"/>
      <w:lvlText w:val=""/>
      <w:lvlJc w:val="left"/>
      <w:pPr>
        <w:ind w:left="5760" w:hanging="420"/>
      </w:pPr>
      <w:rPr>
        <w:rFonts w:ascii="Wingdings" w:hAnsi="Wingdings" w:hint="default"/>
      </w:rPr>
    </w:lvl>
    <w:lvl w:ilvl="8" w:tplc="04090005" w:tentative="1">
      <w:start w:val="1"/>
      <w:numFmt w:val="bullet"/>
      <w:lvlText w:val=""/>
      <w:lvlJc w:val="left"/>
      <w:pPr>
        <w:ind w:left="6180" w:hanging="420"/>
      </w:pPr>
      <w:rPr>
        <w:rFonts w:ascii="Wingdings" w:hAnsi="Wingdings" w:hint="default"/>
      </w:rPr>
    </w:lvl>
  </w:abstractNum>
  <w:abstractNum w:abstractNumId="19" w15:restartNumberingAfterBreak="0">
    <w:nsid w:val="55363D44"/>
    <w:multiLevelType w:val="multilevel"/>
    <w:tmpl w:val="22325C26"/>
    <w:lvl w:ilvl="0">
      <w:start w:val="1"/>
      <w:numFmt w:val="decimal"/>
      <w:lvlText w:val="%1."/>
      <w:lvlJc w:val="left"/>
      <w:pPr>
        <w:tabs>
          <w:tab w:val="num" w:pos="720"/>
        </w:tabs>
        <w:ind w:left="720" w:hanging="360"/>
      </w:pPr>
    </w:lvl>
    <w:lvl w:ilvl="1">
      <w:start w:val="1"/>
      <w:numFmt w:val="decimal"/>
      <w:lvlText w:val="%2."/>
      <w:lvlJc w:val="left"/>
      <w:pPr>
        <w:ind w:left="928"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DE01CF"/>
    <w:multiLevelType w:val="hybridMultilevel"/>
    <w:tmpl w:val="2332B7A4"/>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62A77D7C"/>
    <w:multiLevelType w:val="hybridMultilevel"/>
    <w:tmpl w:val="A582FB70"/>
    <w:lvl w:ilvl="0" w:tplc="A42801FA">
      <w:start w:val="3"/>
      <w:numFmt w:val="lowerLetter"/>
      <w:lvlText w:val="%1."/>
      <w:lvlJc w:val="left"/>
      <w:pPr>
        <w:tabs>
          <w:tab w:val="num" w:pos="720"/>
        </w:tabs>
        <w:ind w:left="720" w:hanging="360"/>
      </w:pPr>
    </w:lvl>
    <w:lvl w:ilvl="1" w:tplc="4E744F54" w:tentative="1">
      <w:start w:val="1"/>
      <w:numFmt w:val="decimal"/>
      <w:lvlText w:val="%2."/>
      <w:lvlJc w:val="left"/>
      <w:pPr>
        <w:tabs>
          <w:tab w:val="num" w:pos="1440"/>
        </w:tabs>
        <w:ind w:left="1440" w:hanging="360"/>
      </w:pPr>
    </w:lvl>
    <w:lvl w:ilvl="2" w:tplc="AF667CB8" w:tentative="1">
      <w:start w:val="1"/>
      <w:numFmt w:val="decimal"/>
      <w:lvlText w:val="%3."/>
      <w:lvlJc w:val="left"/>
      <w:pPr>
        <w:tabs>
          <w:tab w:val="num" w:pos="2160"/>
        </w:tabs>
        <w:ind w:left="2160" w:hanging="360"/>
      </w:pPr>
    </w:lvl>
    <w:lvl w:ilvl="3" w:tplc="0BDC48F4" w:tentative="1">
      <w:start w:val="1"/>
      <w:numFmt w:val="decimal"/>
      <w:lvlText w:val="%4."/>
      <w:lvlJc w:val="left"/>
      <w:pPr>
        <w:tabs>
          <w:tab w:val="num" w:pos="2880"/>
        </w:tabs>
        <w:ind w:left="2880" w:hanging="360"/>
      </w:pPr>
    </w:lvl>
    <w:lvl w:ilvl="4" w:tplc="08B66B88" w:tentative="1">
      <w:start w:val="1"/>
      <w:numFmt w:val="decimal"/>
      <w:lvlText w:val="%5."/>
      <w:lvlJc w:val="left"/>
      <w:pPr>
        <w:tabs>
          <w:tab w:val="num" w:pos="3600"/>
        </w:tabs>
        <w:ind w:left="3600" w:hanging="360"/>
      </w:pPr>
    </w:lvl>
    <w:lvl w:ilvl="5" w:tplc="DF369B94" w:tentative="1">
      <w:start w:val="1"/>
      <w:numFmt w:val="decimal"/>
      <w:lvlText w:val="%6."/>
      <w:lvlJc w:val="left"/>
      <w:pPr>
        <w:tabs>
          <w:tab w:val="num" w:pos="4320"/>
        </w:tabs>
        <w:ind w:left="4320" w:hanging="360"/>
      </w:pPr>
    </w:lvl>
    <w:lvl w:ilvl="6" w:tplc="00B44C44" w:tentative="1">
      <w:start w:val="1"/>
      <w:numFmt w:val="decimal"/>
      <w:lvlText w:val="%7."/>
      <w:lvlJc w:val="left"/>
      <w:pPr>
        <w:tabs>
          <w:tab w:val="num" w:pos="5040"/>
        </w:tabs>
        <w:ind w:left="5040" w:hanging="360"/>
      </w:pPr>
    </w:lvl>
    <w:lvl w:ilvl="7" w:tplc="1F845454" w:tentative="1">
      <w:start w:val="1"/>
      <w:numFmt w:val="decimal"/>
      <w:lvlText w:val="%8."/>
      <w:lvlJc w:val="left"/>
      <w:pPr>
        <w:tabs>
          <w:tab w:val="num" w:pos="5760"/>
        </w:tabs>
        <w:ind w:left="5760" w:hanging="360"/>
      </w:pPr>
    </w:lvl>
    <w:lvl w:ilvl="8" w:tplc="735860F2" w:tentative="1">
      <w:start w:val="1"/>
      <w:numFmt w:val="decimal"/>
      <w:lvlText w:val="%9."/>
      <w:lvlJc w:val="left"/>
      <w:pPr>
        <w:tabs>
          <w:tab w:val="num" w:pos="6480"/>
        </w:tabs>
        <w:ind w:left="6480" w:hanging="360"/>
      </w:pPr>
    </w:lvl>
  </w:abstractNum>
  <w:abstractNum w:abstractNumId="22" w15:restartNumberingAfterBreak="0">
    <w:nsid w:val="66B74A76"/>
    <w:multiLevelType w:val="hybridMultilevel"/>
    <w:tmpl w:val="428EBC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76C7410"/>
    <w:multiLevelType w:val="hybridMultilevel"/>
    <w:tmpl w:val="D79067F0"/>
    <w:lvl w:ilvl="0" w:tplc="C6D42B48">
      <w:start w:val="6"/>
      <w:numFmt w:val="lowerLetter"/>
      <w:lvlText w:val="%1."/>
      <w:lvlJc w:val="left"/>
      <w:pPr>
        <w:tabs>
          <w:tab w:val="num" w:pos="720"/>
        </w:tabs>
        <w:ind w:left="720" w:hanging="360"/>
      </w:pPr>
    </w:lvl>
    <w:lvl w:ilvl="1" w:tplc="BBAAF6A6" w:tentative="1">
      <w:start w:val="1"/>
      <w:numFmt w:val="decimal"/>
      <w:lvlText w:val="%2."/>
      <w:lvlJc w:val="left"/>
      <w:pPr>
        <w:tabs>
          <w:tab w:val="num" w:pos="1440"/>
        </w:tabs>
        <w:ind w:left="1440" w:hanging="360"/>
      </w:pPr>
    </w:lvl>
    <w:lvl w:ilvl="2" w:tplc="F470F70A" w:tentative="1">
      <w:start w:val="1"/>
      <w:numFmt w:val="decimal"/>
      <w:lvlText w:val="%3."/>
      <w:lvlJc w:val="left"/>
      <w:pPr>
        <w:tabs>
          <w:tab w:val="num" w:pos="2160"/>
        </w:tabs>
        <w:ind w:left="2160" w:hanging="360"/>
      </w:pPr>
    </w:lvl>
    <w:lvl w:ilvl="3" w:tplc="EBFA8EE4" w:tentative="1">
      <w:start w:val="1"/>
      <w:numFmt w:val="decimal"/>
      <w:lvlText w:val="%4."/>
      <w:lvlJc w:val="left"/>
      <w:pPr>
        <w:tabs>
          <w:tab w:val="num" w:pos="2880"/>
        </w:tabs>
        <w:ind w:left="2880" w:hanging="360"/>
      </w:pPr>
    </w:lvl>
    <w:lvl w:ilvl="4" w:tplc="24402EB0" w:tentative="1">
      <w:start w:val="1"/>
      <w:numFmt w:val="decimal"/>
      <w:lvlText w:val="%5."/>
      <w:lvlJc w:val="left"/>
      <w:pPr>
        <w:tabs>
          <w:tab w:val="num" w:pos="3600"/>
        </w:tabs>
        <w:ind w:left="3600" w:hanging="360"/>
      </w:pPr>
    </w:lvl>
    <w:lvl w:ilvl="5" w:tplc="8F1C8968" w:tentative="1">
      <w:start w:val="1"/>
      <w:numFmt w:val="decimal"/>
      <w:lvlText w:val="%6."/>
      <w:lvlJc w:val="left"/>
      <w:pPr>
        <w:tabs>
          <w:tab w:val="num" w:pos="4320"/>
        </w:tabs>
        <w:ind w:left="4320" w:hanging="360"/>
      </w:pPr>
    </w:lvl>
    <w:lvl w:ilvl="6" w:tplc="E9807C0E" w:tentative="1">
      <w:start w:val="1"/>
      <w:numFmt w:val="decimal"/>
      <w:lvlText w:val="%7."/>
      <w:lvlJc w:val="left"/>
      <w:pPr>
        <w:tabs>
          <w:tab w:val="num" w:pos="5040"/>
        </w:tabs>
        <w:ind w:left="5040" w:hanging="360"/>
      </w:pPr>
    </w:lvl>
    <w:lvl w:ilvl="7" w:tplc="AD844E58" w:tentative="1">
      <w:start w:val="1"/>
      <w:numFmt w:val="decimal"/>
      <w:lvlText w:val="%8."/>
      <w:lvlJc w:val="left"/>
      <w:pPr>
        <w:tabs>
          <w:tab w:val="num" w:pos="5760"/>
        </w:tabs>
        <w:ind w:left="5760" w:hanging="360"/>
      </w:pPr>
    </w:lvl>
    <w:lvl w:ilvl="8" w:tplc="0066CA32" w:tentative="1">
      <w:start w:val="1"/>
      <w:numFmt w:val="decimal"/>
      <w:lvlText w:val="%9."/>
      <w:lvlJc w:val="left"/>
      <w:pPr>
        <w:tabs>
          <w:tab w:val="num" w:pos="6480"/>
        </w:tabs>
        <w:ind w:left="6480" w:hanging="360"/>
      </w:pPr>
    </w:lvl>
  </w:abstractNum>
  <w:abstractNum w:abstractNumId="24" w15:restartNumberingAfterBreak="0">
    <w:nsid w:val="774D11DF"/>
    <w:multiLevelType w:val="hybridMultilevel"/>
    <w:tmpl w:val="74345960"/>
    <w:lvl w:ilvl="0" w:tplc="0409000B">
      <w:start w:val="1"/>
      <w:numFmt w:val="bullet"/>
      <w:lvlText w:val=""/>
      <w:lvlJc w:val="left"/>
      <w:pPr>
        <w:ind w:left="3324" w:hanging="420"/>
      </w:pPr>
      <w:rPr>
        <w:rFonts w:ascii="Wingdings" w:hAnsi="Wingdings" w:hint="default"/>
      </w:rPr>
    </w:lvl>
    <w:lvl w:ilvl="1" w:tplc="04090003" w:tentative="1">
      <w:start w:val="1"/>
      <w:numFmt w:val="bullet"/>
      <w:lvlText w:val=""/>
      <w:lvlJc w:val="left"/>
      <w:pPr>
        <w:ind w:left="3744" w:hanging="420"/>
      </w:pPr>
      <w:rPr>
        <w:rFonts w:ascii="Wingdings" w:hAnsi="Wingdings" w:hint="default"/>
      </w:rPr>
    </w:lvl>
    <w:lvl w:ilvl="2" w:tplc="04090005" w:tentative="1">
      <w:start w:val="1"/>
      <w:numFmt w:val="bullet"/>
      <w:lvlText w:val=""/>
      <w:lvlJc w:val="left"/>
      <w:pPr>
        <w:ind w:left="4164" w:hanging="420"/>
      </w:pPr>
      <w:rPr>
        <w:rFonts w:ascii="Wingdings" w:hAnsi="Wingdings" w:hint="default"/>
      </w:rPr>
    </w:lvl>
    <w:lvl w:ilvl="3" w:tplc="04090001" w:tentative="1">
      <w:start w:val="1"/>
      <w:numFmt w:val="bullet"/>
      <w:lvlText w:val=""/>
      <w:lvlJc w:val="left"/>
      <w:pPr>
        <w:ind w:left="4584" w:hanging="420"/>
      </w:pPr>
      <w:rPr>
        <w:rFonts w:ascii="Wingdings" w:hAnsi="Wingdings" w:hint="default"/>
      </w:rPr>
    </w:lvl>
    <w:lvl w:ilvl="4" w:tplc="04090003" w:tentative="1">
      <w:start w:val="1"/>
      <w:numFmt w:val="bullet"/>
      <w:lvlText w:val=""/>
      <w:lvlJc w:val="left"/>
      <w:pPr>
        <w:ind w:left="5004" w:hanging="420"/>
      </w:pPr>
      <w:rPr>
        <w:rFonts w:ascii="Wingdings" w:hAnsi="Wingdings" w:hint="default"/>
      </w:rPr>
    </w:lvl>
    <w:lvl w:ilvl="5" w:tplc="04090005" w:tentative="1">
      <w:start w:val="1"/>
      <w:numFmt w:val="bullet"/>
      <w:lvlText w:val=""/>
      <w:lvlJc w:val="left"/>
      <w:pPr>
        <w:ind w:left="5424" w:hanging="420"/>
      </w:pPr>
      <w:rPr>
        <w:rFonts w:ascii="Wingdings" w:hAnsi="Wingdings" w:hint="default"/>
      </w:rPr>
    </w:lvl>
    <w:lvl w:ilvl="6" w:tplc="04090001" w:tentative="1">
      <w:start w:val="1"/>
      <w:numFmt w:val="bullet"/>
      <w:lvlText w:val=""/>
      <w:lvlJc w:val="left"/>
      <w:pPr>
        <w:ind w:left="5844" w:hanging="420"/>
      </w:pPr>
      <w:rPr>
        <w:rFonts w:ascii="Wingdings" w:hAnsi="Wingdings" w:hint="default"/>
      </w:rPr>
    </w:lvl>
    <w:lvl w:ilvl="7" w:tplc="04090003" w:tentative="1">
      <w:start w:val="1"/>
      <w:numFmt w:val="bullet"/>
      <w:lvlText w:val=""/>
      <w:lvlJc w:val="left"/>
      <w:pPr>
        <w:ind w:left="6264" w:hanging="420"/>
      </w:pPr>
      <w:rPr>
        <w:rFonts w:ascii="Wingdings" w:hAnsi="Wingdings" w:hint="default"/>
      </w:rPr>
    </w:lvl>
    <w:lvl w:ilvl="8" w:tplc="04090005" w:tentative="1">
      <w:start w:val="1"/>
      <w:numFmt w:val="bullet"/>
      <w:lvlText w:val=""/>
      <w:lvlJc w:val="left"/>
      <w:pPr>
        <w:ind w:left="6684" w:hanging="420"/>
      </w:pPr>
      <w:rPr>
        <w:rFonts w:ascii="Wingdings" w:hAnsi="Wingdings" w:hint="default"/>
      </w:rPr>
    </w:lvl>
  </w:abstractNum>
  <w:abstractNum w:abstractNumId="25" w15:restartNumberingAfterBreak="0">
    <w:nsid w:val="7A4A3FFB"/>
    <w:multiLevelType w:val="hybridMultilevel"/>
    <w:tmpl w:val="CB0E7614"/>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lvlOverride w:ilvl="0">
      <w:lvl w:ilvl="0">
        <w:numFmt w:val="lowerLetter"/>
        <w:lvlText w:val="%1."/>
        <w:lvlJc w:val="left"/>
      </w:lvl>
    </w:lvlOverride>
  </w:num>
  <w:num w:numId="2">
    <w:abstractNumId w:val="7"/>
  </w:num>
  <w:num w:numId="3">
    <w:abstractNumId w:val="21"/>
  </w:num>
  <w:num w:numId="4">
    <w:abstractNumId w:val="5"/>
  </w:num>
  <w:num w:numId="5">
    <w:abstractNumId w:val="3"/>
  </w:num>
  <w:num w:numId="6">
    <w:abstractNumId w:val="23"/>
  </w:num>
  <w:num w:numId="7">
    <w:abstractNumId w:val="8"/>
  </w:num>
  <w:num w:numId="8">
    <w:abstractNumId w:val="19"/>
    <w:lvlOverride w:ilvl="0">
      <w:lvl w:ilvl="0">
        <w:numFmt w:val="lowerLetter"/>
        <w:lvlText w:val="%1."/>
        <w:lvlJc w:val="left"/>
      </w:lvl>
    </w:lvlOverride>
  </w:num>
  <w:num w:numId="9">
    <w:abstractNumId w:val="12"/>
  </w:num>
  <w:num w:numId="10">
    <w:abstractNumId w:val="9"/>
  </w:num>
  <w:num w:numId="11">
    <w:abstractNumId w:val="4"/>
  </w:num>
  <w:num w:numId="12">
    <w:abstractNumId w:val="0"/>
  </w:num>
  <w:num w:numId="13">
    <w:abstractNumId w:val="22"/>
  </w:num>
  <w:num w:numId="14">
    <w:abstractNumId w:val="18"/>
  </w:num>
  <w:num w:numId="15">
    <w:abstractNumId w:val="24"/>
  </w:num>
  <w:num w:numId="16">
    <w:abstractNumId w:val="14"/>
  </w:num>
  <w:num w:numId="17">
    <w:abstractNumId w:val="11"/>
  </w:num>
  <w:num w:numId="18">
    <w:abstractNumId w:val="2"/>
  </w:num>
  <w:num w:numId="19">
    <w:abstractNumId w:val="10"/>
  </w:num>
  <w:num w:numId="20">
    <w:abstractNumId w:val="15"/>
  </w:num>
  <w:num w:numId="21">
    <w:abstractNumId w:val="25"/>
  </w:num>
  <w:num w:numId="22">
    <w:abstractNumId w:val="1"/>
  </w:num>
  <w:num w:numId="23">
    <w:abstractNumId w:val="13"/>
  </w:num>
  <w:num w:numId="24">
    <w:abstractNumId w:val="20"/>
  </w:num>
  <w:num w:numId="25">
    <w:abstractNumId w:val="16"/>
  </w:num>
  <w:num w:numId="26">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hang Chen">
    <w15:presenceInfo w15:providerId="Windows Live" w15:userId="b3f0a3cabdae6652"/>
  </w15:person>
  <w15:person w15:author="Jianhui Jiang">
    <w15:presenceInfo w15:providerId="None" w15:userId="Jianhui Jia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593"/>
    <w:rsid w:val="0004582A"/>
    <w:rsid w:val="000B5DF7"/>
    <w:rsid w:val="000E11A6"/>
    <w:rsid w:val="00106194"/>
    <w:rsid w:val="001749ED"/>
    <w:rsid w:val="001E5B47"/>
    <w:rsid w:val="00275AF9"/>
    <w:rsid w:val="00276AE9"/>
    <w:rsid w:val="002A504A"/>
    <w:rsid w:val="002B50C2"/>
    <w:rsid w:val="00307A71"/>
    <w:rsid w:val="00332DAE"/>
    <w:rsid w:val="003413C6"/>
    <w:rsid w:val="00354E5B"/>
    <w:rsid w:val="00396DE1"/>
    <w:rsid w:val="0043432B"/>
    <w:rsid w:val="00444EF7"/>
    <w:rsid w:val="00460E19"/>
    <w:rsid w:val="004735F9"/>
    <w:rsid w:val="004D38F0"/>
    <w:rsid w:val="005102AE"/>
    <w:rsid w:val="00515B74"/>
    <w:rsid w:val="00574382"/>
    <w:rsid w:val="005A741E"/>
    <w:rsid w:val="005E40C2"/>
    <w:rsid w:val="006739CA"/>
    <w:rsid w:val="00673C2D"/>
    <w:rsid w:val="006B7033"/>
    <w:rsid w:val="006D2E8D"/>
    <w:rsid w:val="006D5B8A"/>
    <w:rsid w:val="006D6B75"/>
    <w:rsid w:val="0076243E"/>
    <w:rsid w:val="00784864"/>
    <w:rsid w:val="00790171"/>
    <w:rsid w:val="007D3B9D"/>
    <w:rsid w:val="007F100B"/>
    <w:rsid w:val="00836BE0"/>
    <w:rsid w:val="00864CBE"/>
    <w:rsid w:val="008F3593"/>
    <w:rsid w:val="0092507D"/>
    <w:rsid w:val="009433B1"/>
    <w:rsid w:val="009E302B"/>
    <w:rsid w:val="009F0967"/>
    <w:rsid w:val="00A122AC"/>
    <w:rsid w:val="00B1084B"/>
    <w:rsid w:val="00B13AA6"/>
    <w:rsid w:val="00BB2844"/>
    <w:rsid w:val="00BF57C0"/>
    <w:rsid w:val="00C15498"/>
    <w:rsid w:val="00C3210E"/>
    <w:rsid w:val="00CA4392"/>
    <w:rsid w:val="00CC05F6"/>
    <w:rsid w:val="00D56B57"/>
    <w:rsid w:val="00D736F5"/>
    <w:rsid w:val="00D94801"/>
    <w:rsid w:val="00DD3F4C"/>
    <w:rsid w:val="00E569DA"/>
    <w:rsid w:val="00E56D36"/>
    <w:rsid w:val="00E717F1"/>
    <w:rsid w:val="00E82D2E"/>
    <w:rsid w:val="00EC3267"/>
    <w:rsid w:val="00EE3E11"/>
    <w:rsid w:val="00F05E69"/>
    <w:rsid w:val="00F20714"/>
    <w:rsid w:val="00FC44D6"/>
    <w:rsid w:val="00FC6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EF6471"/>
  <w15:chartTrackingRefBased/>
  <w15:docId w15:val="{4B18389C-7D42-4FAB-92F8-66707C988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15498"/>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F3593"/>
    <w:pPr>
      <w:widowControl/>
      <w:spacing w:before="100" w:beforeAutospacing="1" w:after="100" w:afterAutospacing="1"/>
      <w:jc w:val="left"/>
    </w:pPr>
    <w:rPr>
      <w:rFonts w:ascii="SimSun" w:eastAsia="SimSun" w:hAnsi="SimSun" w:cs="SimSun"/>
      <w:kern w:val="0"/>
      <w:sz w:val="24"/>
      <w:szCs w:val="24"/>
    </w:rPr>
  </w:style>
  <w:style w:type="character" w:customStyle="1" w:styleId="apple-tab-span">
    <w:name w:val="apple-tab-span"/>
    <w:basedOn w:val="DefaultParagraphFont"/>
    <w:rsid w:val="008F3593"/>
  </w:style>
  <w:style w:type="character" w:styleId="Hyperlink">
    <w:name w:val="Hyperlink"/>
    <w:basedOn w:val="DefaultParagraphFont"/>
    <w:uiPriority w:val="99"/>
    <w:semiHidden/>
    <w:unhideWhenUsed/>
    <w:rsid w:val="008F3593"/>
    <w:rPr>
      <w:color w:val="0000FF"/>
      <w:u w:val="single"/>
    </w:rPr>
  </w:style>
  <w:style w:type="paragraph" w:styleId="BalloonText">
    <w:name w:val="Balloon Text"/>
    <w:basedOn w:val="Normal"/>
    <w:link w:val="BalloonTextChar"/>
    <w:uiPriority w:val="99"/>
    <w:semiHidden/>
    <w:unhideWhenUsed/>
    <w:rsid w:val="00E56D36"/>
    <w:rPr>
      <w:sz w:val="18"/>
      <w:szCs w:val="18"/>
    </w:rPr>
  </w:style>
  <w:style w:type="character" w:customStyle="1" w:styleId="BalloonTextChar">
    <w:name w:val="Balloon Text Char"/>
    <w:basedOn w:val="DefaultParagraphFont"/>
    <w:link w:val="BalloonText"/>
    <w:uiPriority w:val="99"/>
    <w:semiHidden/>
    <w:rsid w:val="00E56D36"/>
    <w:rPr>
      <w:sz w:val="18"/>
      <w:szCs w:val="18"/>
    </w:rPr>
  </w:style>
  <w:style w:type="paragraph" w:styleId="ListParagraph">
    <w:name w:val="List Paragraph"/>
    <w:basedOn w:val="Normal"/>
    <w:uiPriority w:val="34"/>
    <w:qFormat/>
    <w:rsid w:val="00444EF7"/>
    <w:pPr>
      <w:ind w:firstLineChars="200" w:firstLine="420"/>
    </w:pPr>
  </w:style>
  <w:style w:type="character" w:styleId="CommentReference">
    <w:name w:val="annotation reference"/>
    <w:basedOn w:val="DefaultParagraphFont"/>
    <w:uiPriority w:val="99"/>
    <w:semiHidden/>
    <w:unhideWhenUsed/>
    <w:rsid w:val="006739CA"/>
    <w:rPr>
      <w:sz w:val="16"/>
      <w:szCs w:val="16"/>
    </w:rPr>
  </w:style>
  <w:style w:type="paragraph" w:styleId="CommentText">
    <w:name w:val="annotation text"/>
    <w:basedOn w:val="Normal"/>
    <w:link w:val="CommentTextChar"/>
    <w:uiPriority w:val="99"/>
    <w:semiHidden/>
    <w:unhideWhenUsed/>
    <w:rsid w:val="006739CA"/>
    <w:pPr>
      <w:widowControl/>
      <w:spacing w:after="160"/>
      <w:jc w:val="left"/>
    </w:pPr>
    <w:rPr>
      <w:kern w:val="0"/>
      <w:sz w:val="20"/>
      <w:szCs w:val="20"/>
      <w:lang w:val="en-CA"/>
    </w:rPr>
  </w:style>
  <w:style w:type="character" w:customStyle="1" w:styleId="CommentTextChar">
    <w:name w:val="Comment Text Char"/>
    <w:basedOn w:val="DefaultParagraphFont"/>
    <w:link w:val="CommentText"/>
    <w:uiPriority w:val="99"/>
    <w:semiHidden/>
    <w:rsid w:val="006739CA"/>
    <w:rPr>
      <w:kern w:val="0"/>
      <w:sz w:val="20"/>
      <w:szCs w:val="20"/>
      <w:lang w:val="en-CA"/>
    </w:rPr>
  </w:style>
  <w:style w:type="table" w:styleId="TableGrid">
    <w:name w:val="Table Grid"/>
    <w:basedOn w:val="TableNormal"/>
    <w:uiPriority w:val="39"/>
    <w:rsid w:val="006739CA"/>
    <w:rPr>
      <w:kern w:val="0"/>
      <w:sz w:val="22"/>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E11A6"/>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0E11A6"/>
    <w:rPr>
      <w:sz w:val="18"/>
      <w:szCs w:val="18"/>
    </w:rPr>
  </w:style>
  <w:style w:type="paragraph" w:styleId="Footer">
    <w:name w:val="footer"/>
    <w:basedOn w:val="Normal"/>
    <w:link w:val="FooterChar"/>
    <w:uiPriority w:val="99"/>
    <w:unhideWhenUsed/>
    <w:rsid w:val="000E11A6"/>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0E11A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8605">
      <w:bodyDiv w:val="1"/>
      <w:marLeft w:val="0"/>
      <w:marRight w:val="0"/>
      <w:marTop w:val="0"/>
      <w:marBottom w:val="0"/>
      <w:divBdr>
        <w:top w:val="none" w:sz="0" w:space="0" w:color="auto"/>
        <w:left w:val="none" w:sz="0" w:space="0" w:color="auto"/>
        <w:bottom w:val="none" w:sz="0" w:space="0" w:color="auto"/>
        <w:right w:val="none" w:sz="0" w:space="0" w:color="auto"/>
      </w:divBdr>
    </w:div>
    <w:div w:id="188179948">
      <w:bodyDiv w:val="1"/>
      <w:marLeft w:val="0"/>
      <w:marRight w:val="0"/>
      <w:marTop w:val="0"/>
      <w:marBottom w:val="0"/>
      <w:divBdr>
        <w:top w:val="none" w:sz="0" w:space="0" w:color="auto"/>
        <w:left w:val="none" w:sz="0" w:space="0" w:color="auto"/>
        <w:bottom w:val="none" w:sz="0" w:space="0" w:color="auto"/>
        <w:right w:val="none" w:sz="0" w:space="0" w:color="auto"/>
      </w:divBdr>
      <w:divsChild>
        <w:div w:id="1328559360">
          <w:marLeft w:val="0"/>
          <w:marRight w:val="0"/>
          <w:marTop w:val="0"/>
          <w:marBottom w:val="0"/>
          <w:divBdr>
            <w:top w:val="none" w:sz="0" w:space="0" w:color="auto"/>
            <w:left w:val="none" w:sz="0" w:space="0" w:color="auto"/>
            <w:bottom w:val="none" w:sz="0" w:space="0" w:color="auto"/>
            <w:right w:val="none" w:sz="0" w:space="0" w:color="auto"/>
          </w:divBdr>
        </w:div>
        <w:div w:id="1765950712">
          <w:marLeft w:val="0"/>
          <w:marRight w:val="0"/>
          <w:marTop w:val="0"/>
          <w:marBottom w:val="0"/>
          <w:divBdr>
            <w:top w:val="none" w:sz="0" w:space="0" w:color="auto"/>
            <w:left w:val="none" w:sz="0" w:space="0" w:color="auto"/>
            <w:bottom w:val="none" w:sz="0" w:space="0" w:color="auto"/>
            <w:right w:val="none" w:sz="0" w:space="0" w:color="auto"/>
          </w:divBdr>
        </w:div>
        <w:div w:id="152453678">
          <w:marLeft w:val="0"/>
          <w:marRight w:val="0"/>
          <w:marTop w:val="0"/>
          <w:marBottom w:val="0"/>
          <w:divBdr>
            <w:top w:val="none" w:sz="0" w:space="0" w:color="auto"/>
            <w:left w:val="none" w:sz="0" w:space="0" w:color="auto"/>
            <w:bottom w:val="none" w:sz="0" w:space="0" w:color="auto"/>
            <w:right w:val="none" w:sz="0" w:space="0" w:color="auto"/>
          </w:divBdr>
        </w:div>
      </w:divsChild>
    </w:div>
    <w:div w:id="619608715">
      <w:bodyDiv w:val="1"/>
      <w:marLeft w:val="0"/>
      <w:marRight w:val="0"/>
      <w:marTop w:val="0"/>
      <w:marBottom w:val="0"/>
      <w:divBdr>
        <w:top w:val="none" w:sz="0" w:space="0" w:color="auto"/>
        <w:left w:val="none" w:sz="0" w:space="0" w:color="auto"/>
        <w:bottom w:val="none" w:sz="0" w:space="0" w:color="auto"/>
        <w:right w:val="none" w:sz="0" w:space="0" w:color="auto"/>
      </w:divBdr>
    </w:div>
    <w:div w:id="827476783">
      <w:bodyDiv w:val="1"/>
      <w:marLeft w:val="0"/>
      <w:marRight w:val="0"/>
      <w:marTop w:val="0"/>
      <w:marBottom w:val="0"/>
      <w:divBdr>
        <w:top w:val="none" w:sz="0" w:space="0" w:color="auto"/>
        <w:left w:val="none" w:sz="0" w:space="0" w:color="auto"/>
        <w:bottom w:val="none" w:sz="0" w:space="0" w:color="auto"/>
        <w:right w:val="none" w:sz="0" w:space="0" w:color="auto"/>
      </w:divBdr>
      <w:divsChild>
        <w:div w:id="593321941">
          <w:marLeft w:val="0"/>
          <w:marRight w:val="0"/>
          <w:marTop w:val="0"/>
          <w:marBottom w:val="0"/>
          <w:divBdr>
            <w:top w:val="none" w:sz="0" w:space="0" w:color="auto"/>
            <w:left w:val="none" w:sz="0" w:space="0" w:color="auto"/>
            <w:bottom w:val="none" w:sz="0" w:space="0" w:color="auto"/>
            <w:right w:val="none" w:sz="0" w:space="0" w:color="auto"/>
          </w:divBdr>
        </w:div>
        <w:div w:id="20593141">
          <w:marLeft w:val="0"/>
          <w:marRight w:val="0"/>
          <w:marTop w:val="0"/>
          <w:marBottom w:val="0"/>
          <w:divBdr>
            <w:top w:val="none" w:sz="0" w:space="0" w:color="auto"/>
            <w:left w:val="none" w:sz="0" w:space="0" w:color="auto"/>
            <w:bottom w:val="none" w:sz="0" w:space="0" w:color="auto"/>
            <w:right w:val="none" w:sz="0" w:space="0" w:color="auto"/>
          </w:divBdr>
        </w:div>
        <w:div w:id="83308842">
          <w:marLeft w:val="0"/>
          <w:marRight w:val="0"/>
          <w:marTop w:val="0"/>
          <w:marBottom w:val="0"/>
          <w:divBdr>
            <w:top w:val="none" w:sz="0" w:space="0" w:color="auto"/>
            <w:left w:val="none" w:sz="0" w:space="0" w:color="auto"/>
            <w:bottom w:val="none" w:sz="0" w:space="0" w:color="auto"/>
            <w:right w:val="none" w:sz="0" w:space="0" w:color="auto"/>
          </w:divBdr>
        </w:div>
      </w:divsChild>
    </w:div>
    <w:div w:id="1044523042">
      <w:bodyDiv w:val="1"/>
      <w:marLeft w:val="0"/>
      <w:marRight w:val="0"/>
      <w:marTop w:val="0"/>
      <w:marBottom w:val="0"/>
      <w:divBdr>
        <w:top w:val="none" w:sz="0" w:space="0" w:color="auto"/>
        <w:left w:val="none" w:sz="0" w:space="0" w:color="auto"/>
        <w:bottom w:val="none" w:sz="0" w:space="0" w:color="auto"/>
        <w:right w:val="none" w:sz="0" w:space="0" w:color="auto"/>
      </w:divBdr>
    </w:div>
    <w:div w:id="1651714925">
      <w:bodyDiv w:val="1"/>
      <w:marLeft w:val="0"/>
      <w:marRight w:val="0"/>
      <w:marTop w:val="0"/>
      <w:marBottom w:val="0"/>
      <w:divBdr>
        <w:top w:val="none" w:sz="0" w:space="0" w:color="auto"/>
        <w:left w:val="none" w:sz="0" w:space="0" w:color="auto"/>
        <w:bottom w:val="none" w:sz="0" w:space="0" w:color="auto"/>
        <w:right w:val="none" w:sz="0" w:space="0" w:color="auto"/>
      </w:divBdr>
    </w:div>
    <w:div w:id="1672176907">
      <w:bodyDiv w:val="1"/>
      <w:marLeft w:val="0"/>
      <w:marRight w:val="0"/>
      <w:marTop w:val="0"/>
      <w:marBottom w:val="0"/>
      <w:divBdr>
        <w:top w:val="none" w:sz="0" w:space="0" w:color="auto"/>
        <w:left w:val="none" w:sz="0" w:space="0" w:color="auto"/>
        <w:bottom w:val="none" w:sz="0" w:space="0" w:color="auto"/>
        <w:right w:val="none" w:sz="0" w:space="0" w:color="auto"/>
      </w:divBdr>
      <w:divsChild>
        <w:div w:id="88502387">
          <w:marLeft w:val="0"/>
          <w:marRight w:val="0"/>
          <w:marTop w:val="0"/>
          <w:marBottom w:val="0"/>
          <w:divBdr>
            <w:top w:val="none" w:sz="0" w:space="0" w:color="auto"/>
            <w:left w:val="none" w:sz="0" w:space="0" w:color="auto"/>
            <w:bottom w:val="none" w:sz="0" w:space="0" w:color="auto"/>
            <w:right w:val="none" w:sz="0" w:space="0" w:color="auto"/>
          </w:divBdr>
        </w:div>
        <w:div w:id="201676455">
          <w:marLeft w:val="0"/>
          <w:marRight w:val="0"/>
          <w:marTop w:val="0"/>
          <w:marBottom w:val="0"/>
          <w:divBdr>
            <w:top w:val="none" w:sz="0" w:space="0" w:color="auto"/>
            <w:left w:val="none" w:sz="0" w:space="0" w:color="auto"/>
            <w:bottom w:val="none" w:sz="0" w:space="0" w:color="auto"/>
            <w:right w:val="none" w:sz="0" w:space="0" w:color="auto"/>
          </w:divBdr>
        </w:div>
        <w:div w:id="1660768387">
          <w:marLeft w:val="0"/>
          <w:marRight w:val="0"/>
          <w:marTop w:val="0"/>
          <w:marBottom w:val="0"/>
          <w:divBdr>
            <w:top w:val="none" w:sz="0" w:space="0" w:color="auto"/>
            <w:left w:val="none" w:sz="0" w:space="0" w:color="auto"/>
            <w:bottom w:val="none" w:sz="0" w:space="0" w:color="auto"/>
            <w:right w:val="none" w:sz="0" w:space="0" w:color="auto"/>
          </w:divBdr>
        </w:div>
      </w:divsChild>
    </w:div>
    <w:div w:id="1764716668">
      <w:bodyDiv w:val="1"/>
      <w:marLeft w:val="0"/>
      <w:marRight w:val="0"/>
      <w:marTop w:val="0"/>
      <w:marBottom w:val="0"/>
      <w:divBdr>
        <w:top w:val="none" w:sz="0" w:space="0" w:color="auto"/>
        <w:left w:val="none" w:sz="0" w:space="0" w:color="auto"/>
        <w:bottom w:val="none" w:sz="0" w:space="0" w:color="auto"/>
        <w:right w:val="none" w:sz="0" w:space="0" w:color="auto"/>
      </w:divBdr>
    </w:div>
    <w:div w:id="1819415249">
      <w:bodyDiv w:val="1"/>
      <w:marLeft w:val="0"/>
      <w:marRight w:val="0"/>
      <w:marTop w:val="0"/>
      <w:marBottom w:val="0"/>
      <w:divBdr>
        <w:top w:val="none" w:sz="0" w:space="0" w:color="auto"/>
        <w:left w:val="none" w:sz="0" w:space="0" w:color="auto"/>
        <w:bottom w:val="none" w:sz="0" w:space="0" w:color="auto"/>
        <w:right w:val="none" w:sz="0" w:space="0" w:color="auto"/>
      </w:divBdr>
      <w:divsChild>
        <w:div w:id="2072576311">
          <w:marLeft w:val="-115"/>
          <w:marRight w:val="0"/>
          <w:marTop w:val="0"/>
          <w:marBottom w:val="0"/>
          <w:divBdr>
            <w:top w:val="none" w:sz="0" w:space="0" w:color="auto"/>
            <w:left w:val="none" w:sz="0" w:space="0" w:color="auto"/>
            <w:bottom w:val="none" w:sz="0" w:space="0" w:color="auto"/>
            <w:right w:val="none" w:sz="0" w:space="0" w:color="auto"/>
          </w:divBdr>
        </w:div>
        <w:div w:id="974023473">
          <w:marLeft w:val="-115"/>
          <w:marRight w:val="0"/>
          <w:marTop w:val="0"/>
          <w:marBottom w:val="0"/>
          <w:divBdr>
            <w:top w:val="none" w:sz="0" w:space="0" w:color="auto"/>
            <w:left w:val="none" w:sz="0" w:space="0" w:color="auto"/>
            <w:bottom w:val="none" w:sz="0" w:space="0" w:color="auto"/>
            <w:right w:val="none" w:sz="0" w:space="0" w:color="auto"/>
          </w:divBdr>
          <w:divsChild>
            <w:div w:id="1736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comments" Target="comments.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diagramQuickStyle" Target="diagrams/quickStyle1.xml"/><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9.png"/><Relationship Id="rId27"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_rels/data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5" Type="http://schemas.openxmlformats.org/officeDocument/2006/relationships/image" Target="../media/image6.jpeg"/><Relationship Id="rId4" Type="http://schemas.openxmlformats.org/officeDocument/2006/relationships/image" Target="../media/image5.jpeg"/></Relationships>
</file>

<file path=word/diagrams/_rels/drawing2.xml.rels><?xml version="1.0" encoding="UTF-8" standalone="yes"?>
<Relationships xmlns="http://schemas.openxmlformats.org/package/2006/relationships"><Relationship Id="rId3" Type="http://schemas.openxmlformats.org/officeDocument/2006/relationships/image" Target="../media/image4.jpeg"/><Relationship Id="rId2" Type="http://schemas.openxmlformats.org/officeDocument/2006/relationships/image" Target="../media/image3.jpeg"/><Relationship Id="rId1" Type="http://schemas.openxmlformats.org/officeDocument/2006/relationships/image" Target="../media/image2.jpeg"/><Relationship Id="rId5" Type="http://schemas.openxmlformats.org/officeDocument/2006/relationships/image" Target="../media/image6.jpeg"/><Relationship Id="rId4"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6DB363-2441-45AB-B3D9-8A3F25AC371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zh-CN" altLang="en-US"/>
        </a:p>
      </dgm:t>
    </dgm:pt>
    <dgm:pt modelId="{DF8213F8-195A-4A47-B5EE-7AFA7A2DEB15}">
      <dgm:prSet phldrT="[Text]"/>
      <dgm:spPr/>
      <dgm:t>
        <a:bodyPr/>
        <a:lstStyle/>
        <a:p>
          <a:r>
            <a:rPr lang="en-US" altLang="zh-CN"/>
            <a:t>Home</a:t>
          </a:r>
          <a:endParaRPr lang="zh-CN" altLang="en-US"/>
        </a:p>
      </dgm:t>
    </dgm:pt>
    <dgm:pt modelId="{C07A5FD0-3333-4CDA-90C3-EAEA65C3393A}" type="parTrans" cxnId="{40ED0957-96C3-4B8B-951C-EB84E452E14A}">
      <dgm:prSet/>
      <dgm:spPr/>
      <dgm:t>
        <a:bodyPr/>
        <a:lstStyle/>
        <a:p>
          <a:endParaRPr lang="zh-CN" altLang="en-US"/>
        </a:p>
      </dgm:t>
    </dgm:pt>
    <dgm:pt modelId="{244A57F6-B9F9-4D4F-AED7-70040F665B7D}" type="sibTrans" cxnId="{40ED0957-96C3-4B8B-951C-EB84E452E14A}">
      <dgm:prSet/>
      <dgm:spPr/>
      <dgm:t>
        <a:bodyPr/>
        <a:lstStyle/>
        <a:p>
          <a:endParaRPr lang="zh-CN" altLang="en-US"/>
        </a:p>
      </dgm:t>
    </dgm:pt>
    <dgm:pt modelId="{4A627EA5-D212-4BA7-AE2C-EA87EB5AE217}">
      <dgm:prSet phldrT="[Text]"/>
      <dgm:spPr/>
      <dgm:t>
        <a:bodyPr/>
        <a:lstStyle/>
        <a:p>
          <a:r>
            <a:rPr lang="en-US" altLang="zh-CN"/>
            <a:t>Five Flavors</a:t>
          </a:r>
          <a:endParaRPr lang="zh-CN" altLang="en-US"/>
        </a:p>
      </dgm:t>
    </dgm:pt>
    <dgm:pt modelId="{3755F1A3-70AC-4F09-A5DD-18B6BEA4C8D3}" type="parTrans" cxnId="{0434B096-9AEF-4E47-BCCE-7943639858A2}">
      <dgm:prSet/>
      <dgm:spPr/>
      <dgm:t>
        <a:bodyPr/>
        <a:lstStyle/>
        <a:p>
          <a:endParaRPr lang="zh-CN" altLang="en-US"/>
        </a:p>
      </dgm:t>
    </dgm:pt>
    <dgm:pt modelId="{9876E703-0359-48A2-90BC-74F6202410C8}" type="sibTrans" cxnId="{0434B096-9AEF-4E47-BCCE-7943639858A2}">
      <dgm:prSet/>
      <dgm:spPr/>
      <dgm:t>
        <a:bodyPr/>
        <a:lstStyle/>
        <a:p>
          <a:endParaRPr lang="zh-CN" altLang="en-US"/>
        </a:p>
      </dgm:t>
    </dgm:pt>
    <dgm:pt modelId="{DB6274D8-0E30-4D2A-8D13-F7247610D7E3}">
      <dgm:prSet phldrT="[Text]"/>
      <dgm:spPr/>
      <dgm:t>
        <a:bodyPr/>
        <a:lstStyle/>
        <a:p>
          <a:r>
            <a:rPr lang="en-US" altLang="zh-CN"/>
            <a:t>Sour</a:t>
          </a:r>
          <a:endParaRPr lang="zh-CN" altLang="en-US"/>
        </a:p>
      </dgm:t>
    </dgm:pt>
    <dgm:pt modelId="{B68EA843-EAC1-432B-800F-DB1EC6C4CEBB}" type="parTrans" cxnId="{E2C5BADC-FF2D-4F0A-A878-9ECAEF0C04A4}">
      <dgm:prSet/>
      <dgm:spPr/>
      <dgm:t>
        <a:bodyPr/>
        <a:lstStyle/>
        <a:p>
          <a:endParaRPr lang="zh-CN" altLang="en-US"/>
        </a:p>
      </dgm:t>
    </dgm:pt>
    <dgm:pt modelId="{CF370224-A9AA-4480-89A1-2CD5559C5F84}" type="sibTrans" cxnId="{E2C5BADC-FF2D-4F0A-A878-9ECAEF0C04A4}">
      <dgm:prSet/>
      <dgm:spPr/>
      <dgm:t>
        <a:bodyPr/>
        <a:lstStyle/>
        <a:p>
          <a:endParaRPr lang="zh-CN" altLang="en-US"/>
        </a:p>
      </dgm:t>
    </dgm:pt>
    <dgm:pt modelId="{CB5CE068-61EA-4360-A499-37B303E6F74E}">
      <dgm:prSet phldrT="[Text]"/>
      <dgm:spPr/>
      <dgm:t>
        <a:bodyPr/>
        <a:lstStyle/>
        <a:p>
          <a:r>
            <a:rPr lang="en-US" altLang="zh-CN"/>
            <a:t>Sweet</a:t>
          </a:r>
          <a:endParaRPr lang="zh-CN" altLang="en-US"/>
        </a:p>
      </dgm:t>
    </dgm:pt>
    <dgm:pt modelId="{79E148AC-AAF5-42D7-A1D1-851B54DFD906}" type="parTrans" cxnId="{93EDFCAB-92F5-4448-A113-48B957058A04}">
      <dgm:prSet/>
      <dgm:spPr/>
      <dgm:t>
        <a:bodyPr/>
        <a:lstStyle/>
        <a:p>
          <a:endParaRPr lang="zh-CN" altLang="en-US"/>
        </a:p>
      </dgm:t>
    </dgm:pt>
    <dgm:pt modelId="{1CA5B182-8CFD-4788-BC42-350C23722984}" type="sibTrans" cxnId="{93EDFCAB-92F5-4448-A113-48B957058A04}">
      <dgm:prSet/>
      <dgm:spPr/>
      <dgm:t>
        <a:bodyPr/>
        <a:lstStyle/>
        <a:p>
          <a:endParaRPr lang="zh-CN" altLang="en-US"/>
        </a:p>
      </dgm:t>
    </dgm:pt>
    <dgm:pt modelId="{238565C9-0A46-40C2-94EC-39BDDF258306}">
      <dgm:prSet phldrT="[Text]"/>
      <dgm:spPr/>
      <dgm:t>
        <a:bodyPr/>
        <a:lstStyle/>
        <a:p>
          <a:r>
            <a:rPr lang="en-US" altLang="zh-CN"/>
            <a:t>Bitter</a:t>
          </a:r>
          <a:endParaRPr lang="zh-CN" altLang="en-US"/>
        </a:p>
      </dgm:t>
    </dgm:pt>
    <dgm:pt modelId="{1211E1F4-89CA-46CB-91A3-694DE87B8A47}" type="parTrans" cxnId="{7F0A2A26-7CCD-4E70-AB3E-3B1EDFC04975}">
      <dgm:prSet/>
      <dgm:spPr/>
      <dgm:t>
        <a:bodyPr/>
        <a:lstStyle/>
        <a:p>
          <a:endParaRPr lang="zh-CN" altLang="en-US"/>
        </a:p>
      </dgm:t>
    </dgm:pt>
    <dgm:pt modelId="{D11E2334-E0DB-4649-8C39-90B5C84085AB}" type="sibTrans" cxnId="{7F0A2A26-7CCD-4E70-AB3E-3B1EDFC04975}">
      <dgm:prSet/>
      <dgm:spPr/>
      <dgm:t>
        <a:bodyPr/>
        <a:lstStyle/>
        <a:p>
          <a:endParaRPr lang="zh-CN" altLang="en-US"/>
        </a:p>
      </dgm:t>
    </dgm:pt>
    <dgm:pt modelId="{5C3C0A1D-694C-4175-BB02-324BF199A17B}">
      <dgm:prSet phldrT="[Text]"/>
      <dgm:spPr/>
      <dgm:t>
        <a:bodyPr/>
        <a:lstStyle/>
        <a:p>
          <a:r>
            <a:rPr lang="en-US" altLang="zh-CN"/>
            <a:t>Spicy</a:t>
          </a:r>
        </a:p>
      </dgm:t>
    </dgm:pt>
    <dgm:pt modelId="{B2193795-61CB-493E-822D-BC56EF93C2CC}" type="parTrans" cxnId="{092650C3-6CA2-4907-9959-4C5590C27793}">
      <dgm:prSet/>
      <dgm:spPr/>
      <dgm:t>
        <a:bodyPr/>
        <a:lstStyle/>
        <a:p>
          <a:endParaRPr lang="zh-CN" altLang="en-US"/>
        </a:p>
      </dgm:t>
    </dgm:pt>
    <dgm:pt modelId="{F38E40F2-5B56-4DAB-8C05-114596EF2287}" type="sibTrans" cxnId="{092650C3-6CA2-4907-9959-4C5590C27793}">
      <dgm:prSet/>
      <dgm:spPr/>
      <dgm:t>
        <a:bodyPr/>
        <a:lstStyle/>
        <a:p>
          <a:endParaRPr lang="zh-CN" altLang="en-US"/>
        </a:p>
      </dgm:t>
    </dgm:pt>
    <dgm:pt modelId="{DE941FFC-0DA8-4BA1-8285-C45A82BE7E85}">
      <dgm:prSet phldrT="[Text]"/>
      <dgm:spPr/>
      <dgm:t>
        <a:bodyPr/>
        <a:lstStyle/>
        <a:p>
          <a:r>
            <a:rPr lang="en-US" altLang="zh-CN"/>
            <a:t>Salty</a:t>
          </a:r>
        </a:p>
      </dgm:t>
    </dgm:pt>
    <dgm:pt modelId="{5BF4537F-E856-4BD1-900C-354A61FE52A9}" type="parTrans" cxnId="{E5163ECA-E4DE-4B3A-8AED-81106FFD2480}">
      <dgm:prSet/>
      <dgm:spPr/>
      <dgm:t>
        <a:bodyPr/>
        <a:lstStyle/>
        <a:p>
          <a:endParaRPr lang="zh-CN" altLang="en-US"/>
        </a:p>
      </dgm:t>
    </dgm:pt>
    <dgm:pt modelId="{F13D7238-F9B1-4401-853A-AA2E3AAD785E}" type="sibTrans" cxnId="{E5163ECA-E4DE-4B3A-8AED-81106FFD2480}">
      <dgm:prSet/>
      <dgm:spPr/>
      <dgm:t>
        <a:bodyPr/>
        <a:lstStyle/>
        <a:p>
          <a:endParaRPr lang="zh-CN" altLang="en-US"/>
        </a:p>
      </dgm:t>
    </dgm:pt>
    <dgm:pt modelId="{AC0FADB9-3B2F-4DAA-935E-DC981F4A5546}">
      <dgm:prSet phldrT="[Text]"/>
      <dgm:spPr/>
      <dgm:t>
        <a:bodyPr/>
        <a:lstStyle/>
        <a:p>
          <a:r>
            <a:rPr lang="en-US" altLang="zh-CN"/>
            <a:t>Forum</a:t>
          </a:r>
        </a:p>
      </dgm:t>
    </dgm:pt>
    <dgm:pt modelId="{8BFB346E-86D3-43D3-A88F-A996D258FA62}" type="parTrans" cxnId="{CBF00061-801D-4FB4-8FF7-D0E81642BBBF}">
      <dgm:prSet/>
      <dgm:spPr/>
      <dgm:t>
        <a:bodyPr/>
        <a:lstStyle/>
        <a:p>
          <a:endParaRPr lang="zh-CN" altLang="en-US"/>
        </a:p>
      </dgm:t>
    </dgm:pt>
    <dgm:pt modelId="{A90AEC4E-FC42-4983-8A74-34BE49D50DB6}" type="sibTrans" cxnId="{CBF00061-801D-4FB4-8FF7-D0E81642BBBF}">
      <dgm:prSet/>
      <dgm:spPr/>
      <dgm:t>
        <a:bodyPr/>
        <a:lstStyle/>
        <a:p>
          <a:endParaRPr lang="zh-CN" altLang="en-US"/>
        </a:p>
      </dgm:t>
    </dgm:pt>
    <dgm:pt modelId="{09A4F5A9-FD80-431A-8567-185402718326}">
      <dgm:prSet phldrT="[Text]"/>
      <dgm:spPr/>
      <dgm:t>
        <a:bodyPr/>
        <a:lstStyle/>
        <a:p>
          <a:r>
            <a:rPr lang="en-US" altLang="zh-CN"/>
            <a:t>About us</a:t>
          </a:r>
        </a:p>
      </dgm:t>
    </dgm:pt>
    <dgm:pt modelId="{1D0A1C21-8BB8-4D82-B5D8-AF9B419FF43D}" type="parTrans" cxnId="{19E98298-DDAF-4E06-A4ED-80C3C8D5668B}">
      <dgm:prSet/>
      <dgm:spPr/>
      <dgm:t>
        <a:bodyPr/>
        <a:lstStyle/>
        <a:p>
          <a:endParaRPr lang="zh-CN" altLang="en-US"/>
        </a:p>
      </dgm:t>
    </dgm:pt>
    <dgm:pt modelId="{F1CC1E43-1EA4-4837-9206-513EF2F07AAC}" type="sibTrans" cxnId="{19E98298-DDAF-4E06-A4ED-80C3C8D5668B}">
      <dgm:prSet/>
      <dgm:spPr/>
      <dgm:t>
        <a:bodyPr/>
        <a:lstStyle/>
        <a:p>
          <a:endParaRPr lang="zh-CN" altLang="en-US"/>
        </a:p>
      </dgm:t>
    </dgm:pt>
    <dgm:pt modelId="{8FF79AD7-0462-4989-8DDB-5B545663C908}">
      <dgm:prSet phldrT="[Text]"/>
      <dgm:spPr/>
      <dgm:t>
        <a:bodyPr/>
        <a:lstStyle/>
        <a:p>
          <a:r>
            <a:rPr lang="en-US" altLang="zh-CN"/>
            <a:t>Contact us</a:t>
          </a:r>
        </a:p>
      </dgm:t>
    </dgm:pt>
    <dgm:pt modelId="{6966F127-87D6-4795-B3D3-6026A9C0583E}" type="parTrans" cxnId="{6DF253FA-2A0D-471C-AF38-0F8F2AA5E75C}">
      <dgm:prSet/>
      <dgm:spPr/>
      <dgm:t>
        <a:bodyPr/>
        <a:lstStyle/>
        <a:p>
          <a:endParaRPr lang="zh-CN" altLang="en-US"/>
        </a:p>
      </dgm:t>
    </dgm:pt>
    <dgm:pt modelId="{D48F4232-73DC-4CBF-A321-84DAABD60228}" type="sibTrans" cxnId="{6DF253FA-2A0D-471C-AF38-0F8F2AA5E75C}">
      <dgm:prSet/>
      <dgm:spPr/>
      <dgm:t>
        <a:bodyPr/>
        <a:lstStyle/>
        <a:p>
          <a:endParaRPr lang="zh-CN" altLang="en-US"/>
        </a:p>
      </dgm:t>
    </dgm:pt>
    <dgm:pt modelId="{0A74D5E6-9ED5-473A-8A12-3C8FADE8339D}" type="pres">
      <dgm:prSet presAssocID="{EE6DB363-2441-45AB-B3D9-8A3F25AC371B}" presName="hierChild1" presStyleCnt="0">
        <dgm:presLayoutVars>
          <dgm:chPref val="1"/>
          <dgm:dir/>
          <dgm:animOne val="branch"/>
          <dgm:animLvl val="lvl"/>
          <dgm:resizeHandles/>
        </dgm:presLayoutVars>
      </dgm:prSet>
      <dgm:spPr/>
    </dgm:pt>
    <dgm:pt modelId="{C31B4FE0-C19B-4304-A682-1CBBD7E3CD88}" type="pres">
      <dgm:prSet presAssocID="{DF8213F8-195A-4A47-B5EE-7AFA7A2DEB15}" presName="hierRoot1" presStyleCnt="0"/>
      <dgm:spPr/>
    </dgm:pt>
    <dgm:pt modelId="{154238D1-EDBC-41F4-A441-D47CBE4AF6ED}" type="pres">
      <dgm:prSet presAssocID="{DF8213F8-195A-4A47-B5EE-7AFA7A2DEB15}" presName="composite" presStyleCnt="0"/>
      <dgm:spPr/>
    </dgm:pt>
    <dgm:pt modelId="{A5CB28A7-1212-4212-BF7B-B99968D764BE}" type="pres">
      <dgm:prSet presAssocID="{DF8213F8-195A-4A47-B5EE-7AFA7A2DEB15}" presName="background" presStyleLbl="node0" presStyleIdx="0" presStyleCnt="1"/>
      <dgm:spPr/>
    </dgm:pt>
    <dgm:pt modelId="{F8093D64-BB4B-45D3-B631-64BB9E8A685A}" type="pres">
      <dgm:prSet presAssocID="{DF8213F8-195A-4A47-B5EE-7AFA7A2DEB15}" presName="text" presStyleLbl="fgAcc0" presStyleIdx="0" presStyleCnt="1">
        <dgm:presLayoutVars>
          <dgm:chPref val="3"/>
        </dgm:presLayoutVars>
      </dgm:prSet>
      <dgm:spPr/>
    </dgm:pt>
    <dgm:pt modelId="{6BCA3B9F-4BCB-4955-BD7A-0FBEC513A5E7}" type="pres">
      <dgm:prSet presAssocID="{DF8213F8-195A-4A47-B5EE-7AFA7A2DEB15}" presName="hierChild2" presStyleCnt="0"/>
      <dgm:spPr/>
    </dgm:pt>
    <dgm:pt modelId="{C5BCF84B-9D6E-420D-8BE6-B3BCC7B29BF1}" type="pres">
      <dgm:prSet presAssocID="{3755F1A3-70AC-4F09-A5DD-18B6BEA4C8D3}" presName="Name10" presStyleLbl="parChTrans1D2" presStyleIdx="0" presStyleCnt="4"/>
      <dgm:spPr/>
    </dgm:pt>
    <dgm:pt modelId="{EF911D9D-6F40-49C3-823E-CF5AC641B33E}" type="pres">
      <dgm:prSet presAssocID="{4A627EA5-D212-4BA7-AE2C-EA87EB5AE217}" presName="hierRoot2" presStyleCnt="0"/>
      <dgm:spPr/>
    </dgm:pt>
    <dgm:pt modelId="{AED176DA-5F5D-41B8-803A-4ADB28DF0118}" type="pres">
      <dgm:prSet presAssocID="{4A627EA5-D212-4BA7-AE2C-EA87EB5AE217}" presName="composite2" presStyleCnt="0"/>
      <dgm:spPr/>
    </dgm:pt>
    <dgm:pt modelId="{5295589B-5F2F-4869-B8C4-7C6C515D5BED}" type="pres">
      <dgm:prSet presAssocID="{4A627EA5-D212-4BA7-AE2C-EA87EB5AE217}" presName="background2" presStyleLbl="node2" presStyleIdx="0" presStyleCnt="4"/>
      <dgm:spPr/>
    </dgm:pt>
    <dgm:pt modelId="{044F4D2A-9C36-41BF-A09D-60814E1374C0}" type="pres">
      <dgm:prSet presAssocID="{4A627EA5-D212-4BA7-AE2C-EA87EB5AE217}" presName="text2" presStyleLbl="fgAcc2" presStyleIdx="0" presStyleCnt="4">
        <dgm:presLayoutVars>
          <dgm:chPref val="3"/>
        </dgm:presLayoutVars>
      </dgm:prSet>
      <dgm:spPr/>
    </dgm:pt>
    <dgm:pt modelId="{3152DA44-A46B-4742-84F5-A0E19BDC0367}" type="pres">
      <dgm:prSet presAssocID="{4A627EA5-D212-4BA7-AE2C-EA87EB5AE217}" presName="hierChild3" presStyleCnt="0"/>
      <dgm:spPr/>
    </dgm:pt>
    <dgm:pt modelId="{B7D8973F-AF47-47FF-A950-44697BF975B2}" type="pres">
      <dgm:prSet presAssocID="{B68EA843-EAC1-432B-800F-DB1EC6C4CEBB}" presName="Name17" presStyleLbl="parChTrans1D3" presStyleIdx="0" presStyleCnt="5"/>
      <dgm:spPr/>
    </dgm:pt>
    <dgm:pt modelId="{ECC2C889-3FAE-490A-83B8-FBB4D129EBA3}" type="pres">
      <dgm:prSet presAssocID="{DB6274D8-0E30-4D2A-8D13-F7247610D7E3}" presName="hierRoot3" presStyleCnt="0"/>
      <dgm:spPr/>
    </dgm:pt>
    <dgm:pt modelId="{BA0FB39E-8C25-43DD-BE20-FD7168595C78}" type="pres">
      <dgm:prSet presAssocID="{DB6274D8-0E30-4D2A-8D13-F7247610D7E3}" presName="composite3" presStyleCnt="0"/>
      <dgm:spPr/>
    </dgm:pt>
    <dgm:pt modelId="{15BC67BE-E253-41CD-9468-4EFBBBD5908B}" type="pres">
      <dgm:prSet presAssocID="{DB6274D8-0E30-4D2A-8D13-F7247610D7E3}" presName="background3" presStyleLbl="node3" presStyleIdx="0" presStyleCnt="5"/>
      <dgm:spPr/>
    </dgm:pt>
    <dgm:pt modelId="{85135049-52DD-46C6-A8A8-D9128762828C}" type="pres">
      <dgm:prSet presAssocID="{DB6274D8-0E30-4D2A-8D13-F7247610D7E3}" presName="text3" presStyleLbl="fgAcc3" presStyleIdx="0" presStyleCnt="5">
        <dgm:presLayoutVars>
          <dgm:chPref val="3"/>
        </dgm:presLayoutVars>
      </dgm:prSet>
      <dgm:spPr/>
    </dgm:pt>
    <dgm:pt modelId="{5A6B5357-4091-4228-90F7-D876C2EF6609}" type="pres">
      <dgm:prSet presAssocID="{DB6274D8-0E30-4D2A-8D13-F7247610D7E3}" presName="hierChild4" presStyleCnt="0"/>
      <dgm:spPr/>
    </dgm:pt>
    <dgm:pt modelId="{7857E37C-E237-48AD-9F2D-18EB67E10786}" type="pres">
      <dgm:prSet presAssocID="{79E148AC-AAF5-42D7-A1D1-851B54DFD906}" presName="Name17" presStyleLbl="parChTrans1D3" presStyleIdx="1" presStyleCnt="5"/>
      <dgm:spPr/>
    </dgm:pt>
    <dgm:pt modelId="{A17FB30F-A97A-46FD-B522-665250230EC9}" type="pres">
      <dgm:prSet presAssocID="{CB5CE068-61EA-4360-A499-37B303E6F74E}" presName="hierRoot3" presStyleCnt="0"/>
      <dgm:spPr/>
    </dgm:pt>
    <dgm:pt modelId="{F93B32FE-DA21-47FC-892B-367B3F6E1349}" type="pres">
      <dgm:prSet presAssocID="{CB5CE068-61EA-4360-A499-37B303E6F74E}" presName="composite3" presStyleCnt="0"/>
      <dgm:spPr/>
    </dgm:pt>
    <dgm:pt modelId="{4A6683BC-92F7-48A6-BAC1-0F75FB13067A}" type="pres">
      <dgm:prSet presAssocID="{CB5CE068-61EA-4360-A499-37B303E6F74E}" presName="background3" presStyleLbl="node3" presStyleIdx="1" presStyleCnt="5"/>
      <dgm:spPr/>
    </dgm:pt>
    <dgm:pt modelId="{021F3864-9028-4759-9656-9E07DACFB363}" type="pres">
      <dgm:prSet presAssocID="{CB5CE068-61EA-4360-A499-37B303E6F74E}" presName="text3" presStyleLbl="fgAcc3" presStyleIdx="1" presStyleCnt="5">
        <dgm:presLayoutVars>
          <dgm:chPref val="3"/>
        </dgm:presLayoutVars>
      </dgm:prSet>
      <dgm:spPr/>
    </dgm:pt>
    <dgm:pt modelId="{A5C1B730-35F5-461A-BE7F-ED9E5CF07B88}" type="pres">
      <dgm:prSet presAssocID="{CB5CE068-61EA-4360-A499-37B303E6F74E}" presName="hierChild4" presStyleCnt="0"/>
      <dgm:spPr/>
    </dgm:pt>
    <dgm:pt modelId="{B0744FAA-CD12-446F-A575-4E34345C70DF}" type="pres">
      <dgm:prSet presAssocID="{1211E1F4-89CA-46CB-91A3-694DE87B8A47}" presName="Name17" presStyleLbl="parChTrans1D3" presStyleIdx="2" presStyleCnt="5"/>
      <dgm:spPr/>
    </dgm:pt>
    <dgm:pt modelId="{420ACFA2-BB67-4102-BD2B-5A3D847157C9}" type="pres">
      <dgm:prSet presAssocID="{238565C9-0A46-40C2-94EC-39BDDF258306}" presName="hierRoot3" presStyleCnt="0"/>
      <dgm:spPr/>
    </dgm:pt>
    <dgm:pt modelId="{2CDF28E8-69BE-463F-B130-31C9F0A6B1F5}" type="pres">
      <dgm:prSet presAssocID="{238565C9-0A46-40C2-94EC-39BDDF258306}" presName="composite3" presStyleCnt="0"/>
      <dgm:spPr/>
    </dgm:pt>
    <dgm:pt modelId="{08DC1533-90B2-49AD-B603-1E7C133A5BBA}" type="pres">
      <dgm:prSet presAssocID="{238565C9-0A46-40C2-94EC-39BDDF258306}" presName="background3" presStyleLbl="node3" presStyleIdx="2" presStyleCnt="5"/>
      <dgm:spPr/>
    </dgm:pt>
    <dgm:pt modelId="{D585FBD8-617D-4AB5-ABC0-80553E90858D}" type="pres">
      <dgm:prSet presAssocID="{238565C9-0A46-40C2-94EC-39BDDF258306}" presName="text3" presStyleLbl="fgAcc3" presStyleIdx="2" presStyleCnt="5">
        <dgm:presLayoutVars>
          <dgm:chPref val="3"/>
        </dgm:presLayoutVars>
      </dgm:prSet>
      <dgm:spPr/>
    </dgm:pt>
    <dgm:pt modelId="{E178A4B2-49CE-4B18-9CC8-7D21E6AA7D70}" type="pres">
      <dgm:prSet presAssocID="{238565C9-0A46-40C2-94EC-39BDDF258306}" presName="hierChild4" presStyleCnt="0"/>
      <dgm:spPr/>
    </dgm:pt>
    <dgm:pt modelId="{3561D99F-DEE6-478D-B1F7-7AE79718566D}" type="pres">
      <dgm:prSet presAssocID="{B2193795-61CB-493E-822D-BC56EF93C2CC}" presName="Name17" presStyleLbl="parChTrans1D3" presStyleIdx="3" presStyleCnt="5"/>
      <dgm:spPr/>
    </dgm:pt>
    <dgm:pt modelId="{1D708354-5629-4EB6-8645-B8F228243EB4}" type="pres">
      <dgm:prSet presAssocID="{5C3C0A1D-694C-4175-BB02-324BF199A17B}" presName="hierRoot3" presStyleCnt="0"/>
      <dgm:spPr/>
    </dgm:pt>
    <dgm:pt modelId="{63B78ECB-F0CD-4D1E-9AE0-88904C4A8D63}" type="pres">
      <dgm:prSet presAssocID="{5C3C0A1D-694C-4175-BB02-324BF199A17B}" presName="composite3" presStyleCnt="0"/>
      <dgm:spPr/>
    </dgm:pt>
    <dgm:pt modelId="{62E56A41-8549-48A5-B7A2-A9D2C0521B67}" type="pres">
      <dgm:prSet presAssocID="{5C3C0A1D-694C-4175-BB02-324BF199A17B}" presName="background3" presStyleLbl="node3" presStyleIdx="3" presStyleCnt="5"/>
      <dgm:spPr/>
    </dgm:pt>
    <dgm:pt modelId="{43B8CD1A-971D-4702-A98E-6E06BFB3986A}" type="pres">
      <dgm:prSet presAssocID="{5C3C0A1D-694C-4175-BB02-324BF199A17B}" presName="text3" presStyleLbl="fgAcc3" presStyleIdx="3" presStyleCnt="5">
        <dgm:presLayoutVars>
          <dgm:chPref val="3"/>
        </dgm:presLayoutVars>
      </dgm:prSet>
      <dgm:spPr/>
    </dgm:pt>
    <dgm:pt modelId="{3095C1F2-BB33-488A-991E-348F59EA5273}" type="pres">
      <dgm:prSet presAssocID="{5C3C0A1D-694C-4175-BB02-324BF199A17B}" presName="hierChild4" presStyleCnt="0"/>
      <dgm:spPr/>
    </dgm:pt>
    <dgm:pt modelId="{4774423D-4B18-4E7F-A2C5-8D81AC4DD9B8}" type="pres">
      <dgm:prSet presAssocID="{5BF4537F-E856-4BD1-900C-354A61FE52A9}" presName="Name17" presStyleLbl="parChTrans1D3" presStyleIdx="4" presStyleCnt="5"/>
      <dgm:spPr/>
    </dgm:pt>
    <dgm:pt modelId="{762C8F8E-D943-416A-82ED-F6DE204D5C40}" type="pres">
      <dgm:prSet presAssocID="{DE941FFC-0DA8-4BA1-8285-C45A82BE7E85}" presName="hierRoot3" presStyleCnt="0"/>
      <dgm:spPr/>
    </dgm:pt>
    <dgm:pt modelId="{9393EBFA-230F-4927-809D-4CA6A638FBCC}" type="pres">
      <dgm:prSet presAssocID="{DE941FFC-0DA8-4BA1-8285-C45A82BE7E85}" presName="composite3" presStyleCnt="0"/>
      <dgm:spPr/>
    </dgm:pt>
    <dgm:pt modelId="{0CB77DCD-3850-4247-AD15-0BD4139C0A34}" type="pres">
      <dgm:prSet presAssocID="{DE941FFC-0DA8-4BA1-8285-C45A82BE7E85}" presName="background3" presStyleLbl="node3" presStyleIdx="4" presStyleCnt="5"/>
      <dgm:spPr/>
    </dgm:pt>
    <dgm:pt modelId="{AD9F5A87-054F-449E-8356-0A5D6B4C997D}" type="pres">
      <dgm:prSet presAssocID="{DE941FFC-0DA8-4BA1-8285-C45A82BE7E85}" presName="text3" presStyleLbl="fgAcc3" presStyleIdx="4" presStyleCnt="5">
        <dgm:presLayoutVars>
          <dgm:chPref val="3"/>
        </dgm:presLayoutVars>
      </dgm:prSet>
      <dgm:spPr/>
    </dgm:pt>
    <dgm:pt modelId="{C068B84C-07BD-4641-B8BD-1E3D33AC829C}" type="pres">
      <dgm:prSet presAssocID="{DE941FFC-0DA8-4BA1-8285-C45A82BE7E85}" presName="hierChild4" presStyleCnt="0"/>
      <dgm:spPr/>
    </dgm:pt>
    <dgm:pt modelId="{CE24287D-E12F-4E79-9F7C-2ADDC0FE581C}" type="pres">
      <dgm:prSet presAssocID="{8BFB346E-86D3-43D3-A88F-A996D258FA62}" presName="Name10" presStyleLbl="parChTrans1D2" presStyleIdx="1" presStyleCnt="4"/>
      <dgm:spPr/>
    </dgm:pt>
    <dgm:pt modelId="{5400FCD6-8E60-4FE8-A5CF-5A95E6E9651E}" type="pres">
      <dgm:prSet presAssocID="{AC0FADB9-3B2F-4DAA-935E-DC981F4A5546}" presName="hierRoot2" presStyleCnt="0"/>
      <dgm:spPr/>
    </dgm:pt>
    <dgm:pt modelId="{8E0825DF-E867-4029-B115-010FABC91FB0}" type="pres">
      <dgm:prSet presAssocID="{AC0FADB9-3B2F-4DAA-935E-DC981F4A5546}" presName="composite2" presStyleCnt="0"/>
      <dgm:spPr/>
    </dgm:pt>
    <dgm:pt modelId="{51468AD6-33B5-4F87-A547-D85CAAF52B6B}" type="pres">
      <dgm:prSet presAssocID="{AC0FADB9-3B2F-4DAA-935E-DC981F4A5546}" presName="background2" presStyleLbl="node2" presStyleIdx="1" presStyleCnt="4"/>
      <dgm:spPr/>
    </dgm:pt>
    <dgm:pt modelId="{E1C962DE-28F4-45C0-82DB-8BD5DA3AE1C5}" type="pres">
      <dgm:prSet presAssocID="{AC0FADB9-3B2F-4DAA-935E-DC981F4A5546}" presName="text2" presStyleLbl="fgAcc2" presStyleIdx="1" presStyleCnt="4">
        <dgm:presLayoutVars>
          <dgm:chPref val="3"/>
        </dgm:presLayoutVars>
      </dgm:prSet>
      <dgm:spPr/>
    </dgm:pt>
    <dgm:pt modelId="{78975A72-9489-4E0E-8121-723C705FCAA3}" type="pres">
      <dgm:prSet presAssocID="{AC0FADB9-3B2F-4DAA-935E-DC981F4A5546}" presName="hierChild3" presStyleCnt="0"/>
      <dgm:spPr/>
    </dgm:pt>
    <dgm:pt modelId="{7A3E6821-AA52-494A-9929-1716CFA6B0A6}" type="pres">
      <dgm:prSet presAssocID="{1D0A1C21-8BB8-4D82-B5D8-AF9B419FF43D}" presName="Name10" presStyleLbl="parChTrans1D2" presStyleIdx="2" presStyleCnt="4"/>
      <dgm:spPr/>
    </dgm:pt>
    <dgm:pt modelId="{38875966-4314-4362-9D4D-C72B40D4858F}" type="pres">
      <dgm:prSet presAssocID="{09A4F5A9-FD80-431A-8567-185402718326}" presName="hierRoot2" presStyleCnt="0"/>
      <dgm:spPr/>
    </dgm:pt>
    <dgm:pt modelId="{5BC7D310-248A-48CA-8895-395E28622B5B}" type="pres">
      <dgm:prSet presAssocID="{09A4F5A9-FD80-431A-8567-185402718326}" presName="composite2" presStyleCnt="0"/>
      <dgm:spPr/>
    </dgm:pt>
    <dgm:pt modelId="{CEAD6E4C-9236-47F9-8E73-33D9ABE0CC8B}" type="pres">
      <dgm:prSet presAssocID="{09A4F5A9-FD80-431A-8567-185402718326}" presName="background2" presStyleLbl="node2" presStyleIdx="2" presStyleCnt="4"/>
      <dgm:spPr/>
    </dgm:pt>
    <dgm:pt modelId="{96099CA6-B65A-4055-BC94-2C6139013C93}" type="pres">
      <dgm:prSet presAssocID="{09A4F5A9-FD80-431A-8567-185402718326}" presName="text2" presStyleLbl="fgAcc2" presStyleIdx="2" presStyleCnt="4">
        <dgm:presLayoutVars>
          <dgm:chPref val="3"/>
        </dgm:presLayoutVars>
      </dgm:prSet>
      <dgm:spPr/>
    </dgm:pt>
    <dgm:pt modelId="{48641012-5562-4F78-98CC-AC45B48A27BC}" type="pres">
      <dgm:prSet presAssocID="{09A4F5A9-FD80-431A-8567-185402718326}" presName="hierChild3" presStyleCnt="0"/>
      <dgm:spPr/>
    </dgm:pt>
    <dgm:pt modelId="{D4D3F0FB-D62D-43B3-B988-A7B0103413E1}" type="pres">
      <dgm:prSet presAssocID="{6966F127-87D6-4795-B3D3-6026A9C0583E}" presName="Name10" presStyleLbl="parChTrans1D2" presStyleIdx="3" presStyleCnt="4"/>
      <dgm:spPr/>
    </dgm:pt>
    <dgm:pt modelId="{3E191709-DC90-4284-8881-0D60245A4168}" type="pres">
      <dgm:prSet presAssocID="{8FF79AD7-0462-4989-8DDB-5B545663C908}" presName="hierRoot2" presStyleCnt="0"/>
      <dgm:spPr/>
    </dgm:pt>
    <dgm:pt modelId="{F0CC266D-9E62-434D-8B77-D499206049B9}" type="pres">
      <dgm:prSet presAssocID="{8FF79AD7-0462-4989-8DDB-5B545663C908}" presName="composite2" presStyleCnt="0"/>
      <dgm:spPr/>
    </dgm:pt>
    <dgm:pt modelId="{B241210B-2F04-49EC-827E-DA8B95761C69}" type="pres">
      <dgm:prSet presAssocID="{8FF79AD7-0462-4989-8DDB-5B545663C908}" presName="background2" presStyleLbl="node2" presStyleIdx="3" presStyleCnt="4"/>
      <dgm:spPr/>
    </dgm:pt>
    <dgm:pt modelId="{C98B0325-6A7F-4367-8C35-02CC6633612B}" type="pres">
      <dgm:prSet presAssocID="{8FF79AD7-0462-4989-8DDB-5B545663C908}" presName="text2" presStyleLbl="fgAcc2" presStyleIdx="3" presStyleCnt="4">
        <dgm:presLayoutVars>
          <dgm:chPref val="3"/>
        </dgm:presLayoutVars>
      </dgm:prSet>
      <dgm:spPr/>
    </dgm:pt>
    <dgm:pt modelId="{5487D2CF-2810-4848-977E-2E93EF6EE944}" type="pres">
      <dgm:prSet presAssocID="{8FF79AD7-0462-4989-8DDB-5B545663C908}" presName="hierChild3" presStyleCnt="0"/>
      <dgm:spPr/>
    </dgm:pt>
  </dgm:ptLst>
  <dgm:cxnLst>
    <dgm:cxn modelId="{3126402C-62BD-4266-8C86-68D887B4E769}" type="presOf" srcId="{DB6274D8-0E30-4D2A-8D13-F7247610D7E3}" destId="{85135049-52DD-46C6-A8A8-D9128762828C}" srcOrd="0" destOrd="0" presId="urn:microsoft.com/office/officeart/2005/8/layout/hierarchy1"/>
    <dgm:cxn modelId="{7AA4A1BB-FAA3-4406-9860-ED1F3274EA58}" type="presOf" srcId="{AC0FADB9-3B2F-4DAA-935E-DC981F4A5546}" destId="{E1C962DE-28F4-45C0-82DB-8BD5DA3AE1C5}" srcOrd="0" destOrd="0" presId="urn:microsoft.com/office/officeart/2005/8/layout/hierarchy1"/>
    <dgm:cxn modelId="{092650C3-6CA2-4907-9959-4C5590C27793}" srcId="{4A627EA5-D212-4BA7-AE2C-EA87EB5AE217}" destId="{5C3C0A1D-694C-4175-BB02-324BF199A17B}" srcOrd="3" destOrd="0" parTransId="{B2193795-61CB-493E-822D-BC56EF93C2CC}" sibTransId="{F38E40F2-5B56-4DAB-8C05-114596EF2287}"/>
    <dgm:cxn modelId="{19E98298-DDAF-4E06-A4ED-80C3C8D5668B}" srcId="{DF8213F8-195A-4A47-B5EE-7AFA7A2DEB15}" destId="{09A4F5A9-FD80-431A-8567-185402718326}" srcOrd="2" destOrd="0" parTransId="{1D0A1C21-8BB8-4D82-B5D8-AF9B419FF43D}" sibTransId="{F1CC1E43-1EA4-4837-9206-513EF2F07AAC}"/>
    <dgm:cxn modelId="{D512DF5A-9B44-447A-A800-EAAF6ADF3A58}" type="presOf" srcId="{238565C9-0A46-40C2-94EC-39BDDF258306}" destId="{D585FBD8-617D-4AB5-ABC0-80553E90858D}" srcOrd="0" destOrd="0" presId="urn:microsoft.com/office/officeart/2005/8/layout/hierarchy1"/>
    <dgm:cxn modelId="{7B3B10B8-4E4E-47C3-8202-CBBD1D6B8DB0}" type="presOf" srcId="{DF8213F8-195A-4A47-B5EE-7AFA7A2DEB15}" destId="{F8093D64-BB4B-45D3-B631-64BB9E8A685A}" srcOrd="0" destOrd="0" presId="urn:microsoft.com/office/officeart/2005/8/layout/hierarchy1"/>
    <dgm:cxn modelId="{0F4451EC-7A0D-4E00-9DC2-1B8BDE289ADB}" type="presOf" srcId="{DE941FFC-0DA8-4BA1-8285-C45A82BE7E85}" destId="{AD9F5A87-054F-449E-8356-0A5D6B4C997D}" srcOrd="0" destOrd="0" presId="urn:microsoft.com/office/officeart/2005/8/layout/hierarchy1"/>
    <dgm:cxn modelId="{7F0A2A26-7CCD-4E70-AB3E-3B1EDFC04975}" srcId="{4A627EA5-D212-4BA7-AE2C-EA87EB5AE217}" destId="{238565C9-0A46-40C2-94EC-39BDDF258306}" srcOrd="2" destOrd="0" parTransId="{1211E1F4-89CA-46CB-91A3-694DE87B8A47}" sibTransId="{D11E2334-E0DB-4649-8C39-90B5C84085AB}"/>
    <dgm:cxn modelId="{62215F91-5CEB-4B2F-AA64-CB47229D2C0F}" type="presOf" srcId="{EE6DB363-2441-45AB-B3D9-8A3F25AC371B}" destId="{0A74D5E6-9ED5-473A-8A12-3C8FADE8339D}" srcOrd="0" destOrd="0" presId="urn:microsoft.com/office/officeart/2005/8/layout/hierarchy1"/>
    <dgm:cxn modelId="{E5163ECA-E4DE-4B3A-8AED-81106FFD2480}" srcId="{4A627EA5-D212-4BA7-AE2C-EA87EB5AE217}" destId="{DE941FFC-0DA8-4BA1-8285-C45A82BE7E85}" srcOrd="4" destOrd="0" parTransId="{5BF4537F-E856-4BD1-900C-354A61FE52A9}" sibTransId="{F13D7238-F9B1-4401-853A-AA2E3AAD785E}"/>
    <dgm:cxn modelId="{E2C5BADC-FF2D-4F0A-A878-9ECAEF0C04A4}" srcId="{4A627EA5-D212-4BA7-AE2C-EA87EB5AE217}" destId="{DB6274D8-0E30-4D2A-8D13-F7247610D7E3}" srcOrd="0" destOrd="0" parTransId="{B68EA843-EAC1-432B-800F-DB1EC6C4CEBB}" sibTransId="{CF370224-A9AA-4480-89A1-2CD5559C5F84}"/>
    <dgm:cxn modelId="{39CBB3B2-5DA0-47EA-A634-F2872F345744}" type="presOf" srcId="{09A4F5A9-FD80-431A-8567-185402718326}" destId="{96099CA6-B65A-4055-BC94-2C6139013C93}" srcOrd="0" destOrd="0" presId="urn:microsoft.com/office/officeart/2005/8/layout/hierarchy1"/>
    <dgm:cxn modelId="{40382293-56E9-47A2-9090-503DCB6C8767}" type="presOf" srcId="{CB5CE068-61EA-4360-A499-37B303E6F74E}" destId="{021F3864-9028-4759-9656-9E07DACFB363}" srcOrd="0" destOrd="0" presId="urn:microsoft.com/office/officeart/2005/8/layout/hierarchy1"/>
    <dgm:cxn modelId="{14EF6612-41BA-49F5-9134-C76849C9CC7C}" type="presOf" srcId="{3755F1A3-70AC-4F09-A5DD-18B6BEA4C8D3}" destId="{C5BCF84B-9D6E-420D-8BE6-B3BCC7B29BF1}" srcOrd="0" destOrd="0" presId="urn:microsoft.com/office/officeart/2005/8/layout/hierarchy1"/>
    <dgm:cxn modelId="{3A238031-EAAD-4665-9C8B-B8CAA543DCD2}" type="presOf" srcId="{4A627EA5-D212-4BA7-AE2C-EA87EB5AE217}" destId="{044F4D2A-9C36-41BF-A09D-60814E1374C0}" srcOrd="0" destOrd="0" presId="urn:microsoft.com/office/officeart/2005/8/layout/hierarchy1"/>
    <dgm:cxn modelId="{4FC4767D-5551-4E12-9598-384D46EC23AA}" type="presOf" srcId="{1D0A1C21-8BB8-4D82-B5D8-AF9B419FF43D}" destId="{7A3E6821-AA52-494A-9929-1716CFA6B0A6}" srcOrd="0" destOrd="0" presId="urn:microsoft.com/office/officeart/2005/8/layout/hierarchy1"/>
    <dgm:cxn modelId="{7EEE4230-B069-4DF4-8375-B2DA7BD8D688}" type="presOf" srcId="{8BFB346E-86D3-43D3-A88F-A996D258FA62}" destId="{CE24287D-E12F-4E79-9F7C-2ADDC0FE581C}" srcOrd="0" destOrd="0" presId="urn:microsoft.com/office/officeart/2005/8/layout/hierarchy1"/>
    <dgm:cxn modelId="{CBF00061-801D-4FB4-8FF7-D0E81642BBBF}" srcId="{DF8213F8-195A-4A47-B5EE-7AFA7A2DEB15}" destId="{AC0FADB9-3B2F-4DAA-935E-DC981F4A5546}" srcOrd="1" destOrd="0" parTransId="{8BFB346E-86D3-43D3-A88F-A996D258FA62}" sibTransId="{A90AEC4E-FC42-4983-8A74-34BE49D50DB6}"/>
    <dgm:cxn modelId="{40ED0957-96C3-4B8B-951C-EB84E452E14A}" srcId="{EE6DB363-2441-45AB-B3D9-8A3F25AC371B}" destId="{DF8213F8-195A-4A47-B5EE-7AFA7A2DEB15}" srcOrd="0" destOrd="0" parTransId="{C07A5FD0-3333-4CDA-90C3-EAEA65C3393A}" sibTransId="{244A57F6-B9F9-4D4F-AED7-70040F665B7D}"/>
    <dgm:cxn modelId="{D960A1D8-BF88-4A76-8167-7FE5AA5DED32}" type="presOf" srcId="{5BF4537F-E856-4BD1-900C-354A61FE52A9}" destId="{4774423D-4B18-4E7F-A2C5-8D81AC4DD9B8}" srcOrd="0" destOrd="0" presId="urn:microsoft.com/office/officeart/2005/8/layout/hierarchy1"/>
    <dgm:cxn modelId="{10956127-F1AB-4413-A7CD-232AD203BBA5}" type="presOf" srcId="{8FF79AD7-0462-4989-8DDB-5B545663C908}" destId="{C98B0325-6A7F-4367-8C35-02CC6633612B}" srcOrd="0" destOrd="0" presId="urn:microsoft.com/office/officeart/2005/8/layout/hierarchy1"/>
    <dgm:cxn modelId="{D9961ABF-FDB1-4B1D-A7F5-95126800C381}" type="presOf" srcId="{B68EA843-EAC1-432B-800F-DB1EC6C4CEBB}" destId="{B7D8973F-AF47-47FF-A950-44697BF975B2}" srcOrd="0" destOrd="0" presId="urn:microsoft.com/office/officeart/2005/8/layout/hierarchy1"/>
    <dgm:cxn modelId="{5C6AD636-0ADA-44C1-863E-9128F5773E8E}" type="presOf" srcId="{6966F127-87D6-4795-B3D3-6026A9C0583E}" destId="{D4D3F0FB-D62D-43B3-B988-A7B0103413E1}" srcOrd="0" destOrd="0" presId="urn:microsoft.com/office/officeart/2005/8/layout/hierarchy1"/>
    <dgm:cxn modelId="{7DC04AC7-8D6F-4CBD-A10D-3B1736A6A781}" type="presOf" srcId="{1211E1F4-89CA-46CB-91A3-694DE87B8A47}" destId="{B0744FAA-CD12-446F-A575-4E34345C70DF}" srcOrd="0" destOrd="0" presId="urn:microsoft.com/office/officeart/2005/8/layout/hierarchy1"/>
    <dgm:cxn modelId="{D101C5B0-DAC5-4BB7-B332-42B58EF22E14}" type="presOf" srcId="{79E148AC-AAF5-42D7-A1D1-851B54DFD906}" destId="{7857E37C-E237-48AD-9F2D-18EB67E10786}" srcOrd="0" destOrd="0" presId="urn:microsoft.com/office/officeart/2005/8/layout/hierarchy1"/>
    <dgm:cxn modelId="{73B107A1-7213-4F18-96BE-0BD4DBA932E9}" type="presOf" srcId="{B2193795-61CB-493E-822D-BC56EF93C2CC}" destId="{3561D99F-DEE6-478D-B1F7-7AE79718566D}" srcOrd="0" destOrd="0" presId="urn:microsoft.com/office/officeart/2005/8/layout/hierarchy1"/>
    <dgm:cxn modelId="{93EDFCAB-92F5-4448-A113-48B957058A04}" srcId="{4A627EA5-D212-4BA7-AE2C-EA87EB5AE217}" destId="{CB5CE068-61EA-4360-A499-37B303E6F74E}" srcOrd="1" destOrd="0" parTransId="{79E148AC-AAF5-42D7-A1D1-851B54DFD906}" sibTransId="{1CA5B182-8CFD-4788-BC42-350C23722984}"/>
    <dgm:cxn modelId="{6DF253FA-2A0D-471C-AF38-0F8F2AA5E75C}" srcId="{DF8213F8-195A-4A47-B5EE-7AFA7A2DEB15}" destId="{8FF79AD7-0462-4989-8DDB-5B545663C908}" srcOrd="3" destOrd="0" parTransId="{6966F127-87D6-4795-B3D3-6026A9C0583E}" sibTransId="{D48F4232-73DC-4CBF-A321-84DAABD60228}"/>
    <dgm:cxn modelId="{0434B096-9AEF-4E47-BCCE-7943639858A2}" srcId="{DF8213F8-195A-4A47-B5EE-7AFA7A2DEB15}" destId="{4A627EA5-D212-4BA7-AE2C-EA87EB5AE217}" srcOrd="0" destOrd="0" parTransId="{3755F1A3-70AC-4F09-A5DD-18B6BEA4C8D3}" sibTransId="{9876E703-0359-48A2-90BC-74F6202410C8}"/>
    <dgm:cxn modelId="{48A936EA-39FE-4AA1-86DD-4B46D870DBC4}" type="presOf" srcId="{5C3C0A1D-694C-4175-BB02-324BF199A17B}" destId="{43B8CD1A-971D-4702-A98E-6E06BFB3986A}" srcOrd="0" destOrd="0" presId="urn:microsoft.com/office/officeart/2005/8/layout/hierarchy1"/>
    <dgm:cxn modelId="{9353EF8A-7328-4923-A0A4-E2B11296BD25}" type="presParOf" srcId="{0A74D5E6-9ED5-473A-8A12-3C8FADE8339D}" destId="{C31B4FE0-C19B-4304-A682-1CBBD7E3CD88}" srcOrd="0" destOrd="0" presId="urn:microsoft.com/office/officeart/2005/8/layout/hierarchy1"/>
    <dgm:cxn modelId="{F80A652A-1FE5-4E26-A381-AE557135AAFB}" type="presParOf" srcId="{C31B4FE0-C19B-4304-A682-1CBBD7E3CD88}" destId="{154238D1-EDBC-41F4-A441-D47CBE4AF6ED}" srcOrd="0" destOrd="0" presId="urn:microsoft.com/office/officeart/2005/8/layout/hierarchy1"/>
    <dgm:cxn modelId="{EC64C202-C461-457C-B128-FC20CC428746}" type="presParOf" srcId="{154238D1-EDBC-41F4-A441-D47CBE4AF6ED}" destId="{A5CB28A7-1212-4212-BF7B-B99968D764BE}" srcOrd="0" destOrd="0" presId="urn:microsoft.com/office/officeart/2005/8/layout/hierarchy1"/>
    <dgm:cxn modelId="{72D5AB22-B7DE-447B-9F5F-A26D95C3196E}" type="presParOf" srcId="{154238D1-EDBC-41F4-A441-D47CBE4AF6ED}" destId="{F8093D64-BB4B-45D3-B631-64BB9E8A685A}" srcOrd="1" destOrd="0" presId="urn:microsoft.com/office/officeart/2005/8/layout/hierarchy1"/>
    <dgm:cxn modelId="{7EA32D89-B34D-42C7-90B9-227FF10B4FC5}" type="presParOf" srcId="{C31B4FE0-C19B-4304-A682-1CBBD7E3CD88}" destId="{6BCA3B9F-4BCB-4955-BD7A-0FBEC513A5E7}" srcOrd="1" destOrd="0" presId="urn:microsoft.com/office/officeart/2005/8/layout/hierarchy1"/>
    <dgm:cxn modelId="{28D55676-1A16-41FD-A648-10F76A5C9820}" type="presParOf" srcId="{6BCA3B9F-4BCB-4955-BD7A-0FBEC513A5E7}" destId="{C5BCF84B-9D6E-420D-8BE6-B3BCC7B29BF1}" srcOrd="0" destOrd="0" presId="urn:microsoft.com/office/officeart/2005/8/layout/hierarchy1"/>
    <dgm:cxn modelId="{D4156943-70E4-4D78-AE70-587D11276FFF}" type="presParOf" srcId="{6BCA3B9F-4BCB-4955-BD7A-0FBEC513A5E7}" destId="{EF911D9D-6F40-49C3-823E-CF5AC641B33E}" srcOrd="1" destOrd="0" presId="urn:microsoft.com/office/officeart/2005/8/layout/hierarchy1"/>
    <dgm:cxn modelId="{23621CE9-67B5-4DFC-8460-A657A5138A9C}" type="presParOf" srcId="{EF911D9D-6F40-49C3-823E-CF5AC641B33E}" destId="{AED176DA-5F5D-41B8-803A-4ADB28DF0118}" srcOrd="0" destOrd="0" presId="urn:microsoft.com/office/officeart/2005/8/layout/hierarchy1"/>
    <dgm:cxn modelId="{13178EF0-8D90-4304-BB1E-C7F2D12A388A}" type="presParOf" srcId="{AED176DA-5F5D-41B8-803A-4ADB28DF0118}" destId="{5295589B-5F2F-4869-B8C4-7C6C515D5BED}" srcOrd="0" destOrd="0" presId="urn:microsoft.com/office/officeart/2005/8/layout/hierarchy1"/>
    <dgm:cxn modelId="{671FDF4C-3D45-42E2-ADAE-D7C9BE3C013A}" type="presParOf" srcId="{AED176DA-5F5D-41B8-803A-4ADB28DF0118}" destId="{044F4D2A-9C36-41BF-A09D-60814E1374C0}" srcOrd="1" destOrd="0" presId="urn:microsoft.com/office/officeart/2005/8/layout/hierarchy1"/>
    <dgm:cxn modelId="{2815F02E-4826-4C05-9819-45A1BB8DEC7B}" type="presParOf" srcId="{EF911D9D-6F40-49C3-823E-CF5AC641B33E}" destId="{3152DA44-A46B-4742-84F5-A0E19BDC0367}" srcOrd="1" destOrd="0" presId="urn:microsoft.com/office/officeart/2005/8/layout/hierarchy1"/>
    <dgm:cxn modelId="{3CDB8079-4715-4874-8E87-886743B144E1}" type="presParOf" srcId="{3152DA44-A46B-4742-84F5-A0E19BDC0367}" destId="{B7D8973F-AF47-47FF-A950-44697BF975B2}" srcOrd="0" destOrd="0" presId="urn:microsoft.com/office/officeart/2005/8/layout/hierarchy1"/>
    <dgm:cxn modelId="{D924D80E-3B86-42E0-B8E4-250C7D918B07}" type="presParOf" srcId="{3152DA44-A46B-4742-84F5-A0E19BDC0367}" destId="{ECC2C889-3FAE-490A-83B8-FBB4D129EBA3}" srcOrd="1" destOrd="0" presId="urn:microsoft.com/office/officeart/2005/8/layout/hierarchy1"/>
    <dgm:cxn modelId="{5EDF56ED-7128-4650-9CA7-E791921E84EA}" type="presParOf" srcId="{ECC2C889-3FAE-490A-83B8-FBB4D129EBA3}" destId="{BA0FB39E-8C25-43DD-BE20-FD7168595C78}" srcOrd="0" destOrd="0" presId="urn:microsoft.com/office/officeart/2005/8/layout/hierarchy1"/>
    <dgm:cxn modelId="{89BB9EF5-B74F-48BE-ABD9-3158A9B9524A}" type="presParOf" srcId="{BA0FB39E-8C25-43DD-BE20-FD7168595C78}" destId="{15BC67BE-E253-41CD-9468-4EFBBBD5908B}" srcOrd="0" destOrd="0" presId="urn:microsoft.com/office/officeart/2005/8/layout/hierarchy1"/>
    <dgm:cxn modelId="{F5A7F70D-65D3-400E-B25A-A6646722E447}" type="presParOf" srcId="{BA0FB39E-8C25-43DD-BE20-FD7168595C78}" destId="{85135049-52DD-46C6-A8A8-D9128762828C}" srcOrd="1" destOrd="0" presId="urn:microsoft.com/office/officeart/2005/8/layout/hierarchy1"/>
    <dgm:cxn modelId="{DADDE9A9-449E-49AB-BA04-47E607A41BC1}" type="presParOf" srcId="{ECC2C889-3FAE-490A-83B8-FBB4D129EBA3}" destId="{5A6B5357-4091-4228-90F7-D876C2EF6609}" srcOrd="1" destOrd="0" presId="urn:microsoft.com/office/officeart/2005/8/layout/hierarchy1"/>
    <dgm:cxn modelId="{B077AA72-C752-4CF2-8C85-8F6D29FEC877}" type="presParOf" srcId="{3152DA44-A46B-4742-84F5-A0E19BDC0367}" destId="{7857E37C-E237-48AD-9F2D-18EB67E10786}" srcOrd="2" destOrd="0" presId="urn:microsoft.com/office/officeart/2005/8/layout/hierarchy1"/>
    <dgm:cxn modelId="{77B50A19-EE23-4655-B41D-5D24DF9B9671}" type="presParOf" srcId="{3152DA44-A46B-4742-84F5-A0E19BDC0367}" destId="{A17FB30F-A97A-46FD-B522-665250230EC9}" srcOrd="3" destOrd="0" presId="urn:microsoft.com/office/officeart/2005/8/layout/hierarchy1"/>
    <dgm:cxn modelId="{5E66D701-2B7C-4494-9E62-8FE50477B856}" type="presParOf" srcId="{A17FB30F-A97A-46FD-B522-665250230EC9}" destId="{F93B32FE-DA21-47FC-892B-367B3F6E1349}" srcOrd="0" destOrd="0" presId="urn:microsoft.com/office/officeart/2005/8/layout/hierarchy1"/>
    <dgm:cxn modelId="{7B03D3E8-A00F-4DF2-BDE1-160A1BE52567}" type="presParOf" srcId="{F93B32FE-DA21-47FC-892B-367B3F6E1349}" destId="{4A6683BC-92F7-48A6-BAC1-0F75FB13067A}" srcOrd="0" destOrd="0" presId="urn:microsoft.com/office/officeart/2005/8/layout/hierarchy1"/>
    <dgm:cxn modelId="{AC3B2F43-208C-42FC-9618-7E426EAED556}" type="presParOf" srcId="{F93B32FE-DA21-47FC-892B-367B3F6E1349}" destId="{021F3864-9028-4759-9656-9E07DACFB363}" srcOrd="1" destOrd="0" presId="urn:microsoft.com/office/officeart/2005/8/layout/hierarchy1"/>
    <dgm:cxn modelId="{318EE4CC-E71B-4758-B654-4130736CE5B3}" type="presParOf" srcId="{A17FB30F-A97A-46FD-B522-665250230EC9}" destId="{A5C1B730-35F5-461A-BE7F-ED9E5CF07B88}" srcOrd="1" destOrd="0" presId="urn:microsoft.com/office/officeart/2005/8/layout/hierarchy1"/>
    <dgm:cxn modelId="{5CBE1E49-7FAD-4BB5-A7DA-72EA8336E9E7}" type="presParOf" srcId="{3152DA44-A46B-4742-84F5-A0E19BDC0367}" destId="{B0744FAA-CD12-446F-A575-4E34345C70DF}" srcOrd="4" destOrd="0" presId="urn:microsoft.com/office/officeart/2005/8/layout/hierarchy1"/>
    <dgm:cxn modelId="{41CB74AD-D8BF-4236-8A9C-0197C93CF655}" type="presParOf" srcId="{3152DA44-A46B-4742-84F5-A0E19BDC0367}" destId="{420ACFA2-BB67-4102-BD2B-5A3D847157C9}" srcOrd="5" destOrd="0" presId="urn:microsoft.com/office/officeart/2005/8/layout/hierarchy1"/>
    <dgm:cxn modelId="{07AB0B95-5E1C-4090-AD66-4EDA03600637}" type="presParOf" srcId="{420ACFA2-BB67-4102-BD2B-5A3D847157C9}" destId="{2CDF28E8-69BE-463F-B130-31C9F0A6B1F5}" srcOrd="0" destOrd="0" presId="urn:microsoft.com/office/officeart/2005/8/layout/hierarchy1"/>
    <dgm:cxn modelId="{92DD4038-EAF2-48DF-8C62-BFB85F374492}" type="presParOf" srcId="{2CDF28E8-69BE-463F-B130-31C9F0A6B1F5}" destId="{08DC1533-90B2-49AD-B603-1E7C133A5BBA}" srcOrd="0" destOrd="0" presId="urn:microsoft.com/office/officeart/2005/8/layout/hierarchy1"/>
    <dgm:cxn modelId="{8D8C6251-0A89-41BA-A0E4-EE3AC125A623}" type="presParOf" srcId="{2CDF28E8-69BE-463F-B130-31C9F0A6B1F5}" destId="{D585FBD8-617D-4AB5-ABC0-80553E90858D}" srcOrd="1" destOrd="0" presId="urn:microsoft.com/office/officeart/2005/8/layout/hierarchy1"/>
    <dgm:cxn modelId="{FC79202C-8D8C-4B97-BCD5-0A66AC44FAF2}" type="presParOf" srcId="{420ACFA2-BB67-4102-BD2B-5A3D847157C9}" destId="{E178A4B2-49CE-4B18-9CC8-7D21E6AA7D70}" srcOrd="1" destOrd="0" presId="urn:microsoft.com/office/officeart/2005/8/layout/hierarchy1"/>
    <dgm:cxn modelId="{71A9C670-7047-42FF-8E8F-C63CA63B1C1B}" type="presParOf" srcId="{3152DA44-A46B-4742-84F5-A0E19BDC0367}" destId="{3561D99F-DEE6-478D-B1F7-7AE79718566D}" srcOrd="6" destOrd="0" presId="urn:microsoft.com/office/officeart/2005/8/layout/hierarchy1"/>
    <dgm:cxn modelId="{1505EE16-4E3B-4961-A89A-B21DDD02EFCA}" type="presParOf" srcId="{3152DA44-A46B-4742-84F5-A0E19BDC0367}" destId="{1D708354-5629-4EB6-8645-B8F228243EB4}" srcOrd="7" destOrd="0" presId="urn:microsoft.com/office/officeart/2005/8/layout/hierarchy1"/>
    <dgm:cxn modelId="{67C9FAC6-4642-48C8-BE93-94672A9D1E6C}" type="presParOf" srcId="{1D708354-5629-4EB6-8645-B8F228243EB4}" destId="{63B78ECB-F0CD-4D1E-9AE0-88904C4A8D63}" srcOrd="0" destOrd="0" presId="urn:microsoft.com/office/officeart/2005/8/layout/hierarchy1"/>
    <dgm:cxn modelId="{E6CB49AF-4D9F-456E-BC31-5EA48BDCBF13}" type="presParOf" srcId="{63B78ECB-F0CD-4D1E-9AE0-88904C4A8D63}" destId="{62E56A41-8549-48A5-B7A2-A9D2C0521B67}" srcOrd="0" destOrd="0" presId="urn:microsoft.com/office/officeart/2005/8/layout/hierarchy1"/>
    <dgm:cxn modelId="{B48B492A-8ADA-4A5B-AB25-9A69E14D6BEC}" type="presParOf" srcId="{63B78ECB-F0CD-4D1E-9AE0-88904C4A8D63}" destId="{43B8CD1A-971D-4702-A98E-6E06BFB3986A}" srcOrd="1" destOrd="0" presId="urn:microsoft.com/office/officeart/2005/8/layout/hierarchy1"/>
    <dgm:cxn modelId="{06CF2BC7-7BC7-4882-9293-E866C43F6FFB}" type="presParOf" srcId="{1D708354-5629-4EB6-8645-B8F228243EB4}" destId="{3095C1F2-BB33-488A-991E-348F59EA5273}" srcOrd="1" destOrd="0" presId="urn:microsoft.com/office/officeart/2005/8/layout/hierarchy1"/>
    <dgm:cxn modelId="{21486A52-47D0-457A-9D3D-8BFA7721EF24}" type="presParOf" srcId="{3152DA44-A46B-4742-84F5-A0E19BDC0367}" destId="{4774423D-4B18-4E7F-A2C5-8D81AC4DD9B8}" srcOrd="8" destOrd="0" presId="urn:microsoft.com/office/officeart/2005/8/layout/hierarchy1"/>
    <dgm:cxn modelId="{54E0B8A7-FC2A-477E-818A-F4ADCC0E67E3}" type="presParOf" srcId="{3152DA44-A46B-4742-84F5-A0E19BDC0367}" destId="{762C8F8E-D943-416A-82ED-F6DE204D5C40}" srcOrd="9" destOrd="0" presId="urn:microsoft.com/office/officeart/2005/8/layout/hierarchy1"/>
    <dgm:cxn modelId="{5C156A22-2FEB-49E1-8314-DC8EBC7288E1}" type="presParOf" srcId="{762C8F8E-D943-416A-82ED-F6DE204D5C40}" destId="{9393EBFA-230F-4927-809D-4CA6A638FBCC}" srcOrd="0" destOrd="0" presId="urn:microsoft.com/office/officeart/2005/8/layout/hierarchy1"/>
    <dgm:cxn modelId="{487080B3-E3AD-46D8-8C28-7637880BDC6A}" type="presParOf" srcId="{9393EBFA-230F-4927-809D-4CA6A638FBCC}" destId="{0CB77DCD-3850-4247-AD15-0BD4139C0A34}" srcOrd="0" destOrd="0" presId="urn:microsoft.com/office/officeart/2005/8/layout/hierarchy1"/>
    <dgm:cxn modelId="{BC648F6B-35F6-41E2-979B-B1519FC67E72}" type="presParOf" srcId="{9393EBFA-230F-4927-809D-4CA6A638FBCC}" destId="{AD9F5A87-054F-449E-8356-0A5D6B4C997D}" srcOrd="1" destOrd="0" presId="urn:microsoft.com/office/officeart/2005/8/layout/hierarchy1"/>
    <dgm:cxn modelId="{AE8C5E1D-86B3-4D78-8D2E-5068ABC5ADE2}" type="presParOf" srcId="{762C8F8E-D943-416A-82ED-F6DE204D5C40}" destId="{C068B84C-07BD-4641-B8BD-1E3D33AC829C}" srcOrd="1" destOrd="0" presId="urn:microsoft.com/office/officeart/2005/8/layout/hierarchy1"/>
    <dgm:cxn modelId="{D1A0BE35-9D73-47CD-8CD7-2CA21C543BBC}" type="presParOf" srcId="{6BCA3B9F-4BCB-4955-BD7A-0FBEC513A5E7}" destId="{CE24287D-E12F-4E79-9F7C-2ADDC0FE581C}" srcOrd="2" destOrd="0" presId="urn:microsoft.com/office/officeart/2005/8/layout/hierarchy1"/>
    <dgm:cxn modelId="{279595A1-CA59-49CD-BDEB-915085EFB622}" type="presParOf" srcId="{6BCA3B9F-4BCB-4955-BD7A-0FBEC513A5E7}" destId="{5400FCD6-8E60-4FE8-A5CF-5A95E6E9651E}" srcOrd="3" destOrd="0" presId="urn:microsoft.com/office/officeart/2005/8/layout/hierarchy1"/>
    <dgm:cxn modelId="{479BE33D-30BF-4162-AF02-7638FF63CED3}" type="presParOf" srcId="{5400FCD6-8E60-4FE8-A5CF-5A95E6E9651E}" destId="{8E0825DF-E867-4029-B115-010FABC91FB0}" srcOrd="0" destOrd="0" presId="urn:microsoft.com/office/officeart/2005/8/layout/hierarchy1"/>
    <dgm:cxn modelId="{73E8E523-9530-4F56-A65B-BB37ACC3EDCF}" type="presParOf" srcId="{8E0825DF-E867-4029-B115-010FABC91FB0}" destId="{51468AD6-33B5-4F87-A547-D85CAAF52B6B}" srcOrd="0" destOrd="0" presId="urn:microsoft.com/office/officeart/2005/8/layout/hierarchy1"/>
    <dgm:cxn modelId="{F36CA7C8-6862-42C5-BB08-A55EDB78FB45}" type="presParOf" srcId="{8E0825DF-E867-4029-B115-010FABC91FB0}" destId="{E1C962DE-28F4-45C0-82DB-8BD5DA3AE1C5}" srcOrd="1" destOrd="0" presId="urn:microsoft.com/office/officeart/2005/8/layout/hierarchy1"/>
    <dgm:cxn modelId="{D6ED6651-CF92-41B6-894E-A7403197AA54}" type="presParOf" srcId="{5400FCD6-8E60-4FE8-A5CF-5A95E6E9651E}" destId="{78975A72-9489-4E0E-8121-723C705FCAA3}" srcOrd="1" destOrd="0" presId="urn:microsoft.com/office/officeart/2005/8/layout/hierarchy1"/>
    <dgm:cxn modelId="{80BB5733-B6D7-4500-B949-64FB900422EA}" type="presParOf" srcId="{6BCA3B9F-4BCB-4955-BD7A-0FBEC513A5E7}" destId="{7A3E6821-AA52-494A-9929-1716CFA6B0A6}" srcOrd="4" destOrd="0" presId="urn:microsoft.com/office/officeart/2005/8/layout/hierarchy1"/>
    <dgm:cxn modelId="{E32C67BC-6101-4B8A-95FE-106DB6D69FD3}" type="presParOf" srcId="{6BCA3B9F-4BCB-4955-BD7A-0FBEC513A5E7}" destId="{38875966-4314-4362-9D4D-C72B40D4858F}" srcOrd="5" destOrd="0" presId="urn:microsoft.com/office/officeart/2005/8/layout/hierarchy1"/>
    <dgm:cxn modelId="{DE7121B5-3EBE-4481-AE3F-1B30B3786663}" type="presParOf" srcId="{38875966-4314-4362-9D4D-C72B40D4858F}" destId="{5BC7D310-248A-48CA-8895-395E28622B5B}" srcOrd="0" destOrd="0" presId="urn:microsoft.com/office/officeart/2005/8/layout/hierarchy1"/>
    <dgm:cxn modelId="{EE2B9726-E77F-4BA5-81E3-8CBE2008E6AD}" type="presParOf" srcId="{5BC7D310-248A-48CA-8895-395E28622B5B}" destId="{CEAD6E4C-9236-47F9-8E73-33D9ABE0CC8B}" srcOrd="0" destOrd="0" presId="urn:microsoft.com/office/officeart/2005/8/layout/hierarchy1"/>
    <dgm:cxn modelId="{CAFF76F9-01B9-4961-A92F-6FD537F2B91C}" type="presParOf" srcId="{5BC7D310-248A-48CA-8895-395E28622B5B}" destId="{96099CA6-B65A-4055-BC94-2C6139013C93}" srcOrd="1" destOrd="0" presId="urn:microsoft.com/office/officeart/2005/8/layout/hierarchy1"/>
    <dgm:cxn modelId="{889D22D5-1B2B-4528-9DBD-E834CA596D71}" type="presParOf" srcId="{38875966-4314-4362-9D4D-C72B40D4858F}" destId="{48641012-5562-4F78-98CC-AC45B48A27BC}" srcOrd="1" destOrd="0" presId="urn:microsoft.com/office/officeart/2005/8/layout/hierarchy1"/>
    <dgm:cxn modelId="{349A58BF-4800-4D3F-A358-D7136FB50E9F}" type="presParOf" srcId="{6BCA3B9F-4BCB-4955-BD7A-0FBEC513A5E7}" destId="{D4D3F0FB-D62D-43B3-B988-A7B0103413E1}" srcOrd="6" destOrd="0" presId="urn:microsoft.com/office/officeart/2005/8/layout/hierarchy1"/>
    <dgm:cxn modelId="{C2111686-9434-4564-B86D-A502A2038421}" type="presParOf" srcId="{6BCA3B9F-4BCB-4955-BD7A-0FBEC513A5E7}" destId="{3E191709-DC90-4284-8881-0D60245A4168}" srcOrd="7" destOrd="0" presId="urn:microsoft.com/office/officeart/2005/8/layout/hierarchy1"/>
    <dgm:cxn modelId="{C7F6D7A5-9954-414A-B8FA-45F0B45682B9}" type="presParOf" srcId="{3E191709-DC90-4284-8881-0D60245A4168}" destId="{F0CC266D-9E62-434D-8B77-D499206049B9}" srcOrd="0" destOrd="0" presId="urn:microsoft.com/office/officeart/2005/8/layout/hierarchy1"/>
    <dgm:cxn modelId="{379618BC-E727-448A-B68E-46E398E8802E}" type="presParOf" srcId="{F0CC266D-9E62-434D-8B77-D499206049B9}" destId="{B241210B-2F04-49EC-827E-DA8B95761C69}" srcOrd="0" destOrd="0" presId="urn:microsoft.com/office/officeart/2005/8/layout/hierarchy1"/>
    <dgm:cxn modelId="{3AF9BE2D-2545-439C-8EB9-120225C9AE12}" type="presParOf" srcId="{F0CC266D-9E62-434D-8B77-D499206049B9}" destId="{C98B0325-6A7F-4367-8C35-02CC6633612B}" srcOrd="1" destOrd="0" presId="urn:microsoft.com/office/officeart/2005/8/layout/hierarchy1"/>
    <dgm:cxn modelId="{5C402033-67DB-4F15-B1A5-B20251A4E793}" type="presParOf" srcId="{3E191709-DC90-4284-8881-0D60245A4168}" destId="{5487D2CF-2810-4848-977E-2E93EF6EE944}"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23DB768-5578-44E4-A62F-A70A7155EF91}" type="doc">
      <dgm:prSet loTypeId="urn:microsoft.com/office/officeart/2005/8/layout/hList7" loCatId="list" qsTypeId="urn:microsoft.com/office/officeart/2005/8/quickstyle/simple1" qsCatId="simple" csTypeId="urn:microsoft.com/office/officeart/2005/8/colors/accent1_2" csCatId="accent1" phldr="1"/>
      <dgm:spPr/>
    </dgm:pt>
    <dgm:pt modelId="{4106DB85-93BD-459A-A1F9-733F118B673E}">
      <dgm:prSet phldrT="[Text]"/>
      <dgm:spPr/>
      <dgm:t>
        <a:bodyPr/>
        <a:lstStyle/>
        <a:p>
          <a:r>
            <a:rPr lang="en-US"/>
            <a:t>Sour</a:t>
          </a:r>
        </a:p>
      </dgm:t>
    </dgm:pt>
    <dgm:pt modelId="{FEA6E984-A938-4951-8E48-EB414FA16C7D}" type="parTrans" cxnId="{B330502D-3786-444C-8674-187DE2DD735E}">
      <dgm:prSet/>
      <dgm:spPr/>
      <dgm:t>
        <a:bodyPr/>
        <a:lstStyle/>
        <a:p>
          <a:endParaRPr lang="en-US"/>
        </a:p>
      </dgm:t>
    </dgm:pt>
    <dgm:pt modelId="{FEC50D28-F7E7-476E-9F3A-CAF08C952613}" type="sibTrans" cxnId="{B330502D-3786-444C-8674-187DE2DD735E}">
      <dgm:prSet/>
      <dgm:spPr/>
      <dgm:t>
        <a:bodyPr/>
        <a:lstStyle/>
        <a:p>
          <a:endParaRPr lang="en-US"/>
        </a:p>
      </dgm:t>
    </dgm:pt>
    <dgm:pt modelId="{9CD606DB-701D-4BA6-8A99-D72DBFCBF93E}">
      <dgm:prSet phldrT="[Text]"/>
      <dgm:spPr/>
      <dgm:t>
        <a:bodyPr/>
        <a:lstStyle/>
        <a:p>
          <a:r>
            <a:rPr lang="en-US"/>
            <a:t>Spicy</a:t>
          </a:r>
        </a:p>
      </dgm:t>
    </dgm:pt>
    <dgm:pt modelId="{BF01EBB6-D9F8-4015-B3E0-9E590E99D918}" type="parTrans" cxnId="{0B690545-8828-46D8-921D-D521E6BD741F}">
      <dgm:prSet/>
      <dgm:spPr/>
      <dgm:t>
        <a:bodyPr/>
        <a:lstStyle/>
        <a:p>
          <a:endParaRPr lang="en-US"/>
        </a:p>
      </dgm:t>
    </dgm:pt>
    <dgm:pt modelId="{6B451F87-F7FC-46B9-9253-8FA588F9B213}" type="sibTrans" cxnId="{0B690545-8828-46D8-921D-D521E6BD741F}">
      <dgm:prSet/>
      <dgm:spPr/>
      <dgm:t>
        <a:bodyPr/>
        <a:lstStyle/>
        <a:p>
          <a:endParaRPr lang="en-US"/>
        </a:p>
      </dgm:t>
    </dgm:pt>
    <dgm:pt modelId="{D1526B53-CFFD-4DE0-BC3E-1900DCC01827}">
      <dgm:prSet phldrT="[Text]"/>
      <dgm:spPr/>
      <dgm:t>
        <a:bodyPr/>
        <a:lstStyle/>
        <a:p>
          <a:r>
            <a:rPr lang="en-US"/>
            <a:t>Salty</a:t>
          </a:r>
        </a:p>
      </dgm:t>
    </dgm:pt>
    <dgm:pt modelId="{1ECBE9A5-A079-4D06-A3A2-F84D26C6D6B9}" type="parTrans" cxnId="{B8F8F2BE-9465-4A8A-A16B-0ABC3BF53514}">
      <dgm:prSet/>
      <dgm:spPr/>
      <dgm:t>
        <a:bodyPr/>
        <a:lstStyle/>
        <a:p>
          <a:endParaRPr lang="en-US"/>
        </a:p>
      </dgm:t>
    </dgm:pt>
    <dgm:pt modelId="{E8F241E8-85AB-4763-BBEE-EF77B3486A1E}" type="sibTrans" cxnId="{B8F8F2BE-9465-4A8A-A16B-0ABC3BF53514}">
      <dgm:prSet/>
      <dgm:spPr/>
      <dgm:t>
        <a:bodyPr/>
        <a:lstStyle/>
        <a:p>
          <a:endParaRPr lang="en-US"/>
        </a:p>
      </dgm:t>
    </dgm:pt>
    <dgm:pt modelId="{BCFF2D11-5F3A-4063-B29D-52D7A69DF9D1}">
      <dgm:prSet phldrT="[Text]"/>
      <dgm:spPr/>
      <dgm:t>
        <a:bodyPr/>
        <a:lstStyle/>
        <a:p>
          <a:r>
            <a:rPr lang="en-US"/>
            <a:t>Bitter</a:t>
          </a:r>
        </a:p>
      </dgm:t>
    </dgm:pt>
    <dgm:pt modelId="{914E6FA2-C65C-4058-82F1-6225B14A3021}" type="parTrans" cxnId="{2ED70781-E027-4EB8-9EC3-B6905644791E}">
      <dgm:prSet/>
      <dgm:spPr/>
      <dgm:t>
        <a:bodyPr/>
        <a:lstStyle/>
        <a:p>
          <a:endParaRPr lang="en-US"/>
        </a:p>
      </dgm:t>
    </dgm:pt>
    <dgm:pt modelId="{1AF47122-30C1-43E6-B2BF-189B6DA4CA4A}" type="sibTrans" cxnId="{2ED70781-E027-4EB8-9EC3-B6905644791E}">
      <dgm:prSet/>
      <dgm:spPr/>
      <dgm:t>
        <a:bodyPr/>
        <a:lstStyle/>
        <a:p>
          <a:endParaRPr lang="en-US"/>
        </a:p>
      </dgm:t>
    </dgm:pt>
    <dgm:pt modelId="{6D8293BC-0D58-4BD8-951B-127288DC4CE9}">
      <dgm:prSet phldrT="[Text]"/>
      <dgm:spPr/>
      <dgm:t>
        <a:bodyPr/>
        <a:lstStyle/>
        <a:p>
          <a:r>
            <a:rPr lang="en-US"/>
            <a:t>Sweet</a:t>
          </a:r>
        </a:p>
      </dgm:t>
    </dgm:pt>
    <dgm:pt modelId="{CF785292-26B1-413A-81F3-21695B0C36AF}" type="parTrans" cxnId="{FA188699-0D88-4061-9B50-B232B1B58B99}">
      <dgm:prSet/>
      <dgm:spPr/>
      <dgm:t>
        <a:bodyPr/>
        <a:lstStyle/>
        <a:p>
          <a:endParaRPr lang="en-US"/>
        </a:p>
      </dgm:t>
    </dgm:pt>
    <dgm:pt modelId="{0E7B0FA6-5266-415F-8879-E99DFBD38720}" type="sibTrans" cxnId="{FA188699-0D88-4061-9B50-B232B1B58B99}">
      <dgm:prSet/>
      <dgm:spPr/>
      <dgm:t>
        <a:bodyPr/>
        <a:lstStyle/>
        <a:p>
          <a:endParaRPr lang="en-US"/>
        </a:p>
      </dgm:t>
    </dgm:pt>
    <dgm:pt modelId="{056804EC-E7C3-48DA-9AE0-015B450B6FEB}" type="pres">
      <dgm:prSet presAssocID="{323DB768-5578-44E4-A62F-A70A7155EF91}" presName="Name0" presStyleCnt="0">
        <dgm:presLayoutVars>
          <dgm:dir/>
          <dgm:resizeHandles val="exact"/>
        </dgm:presLayoutVars>
      </dgm:prSet>
      <dgm:spPr/>
    </dgm:pt>
    <dgm:pt modelId="{B479CA32-8C5A-477A-AAC7-709742B0CCA3}" type="pres">
      <dgm:prSet presAssocID="{323DB768-5578-44E4-A62F-A70A7155EF91}" presName="fgShape" presStyleLbl="fgShp" presStyleIdx="0" presStyleCnt="1" custLinFactNeighborX="288" custLinFactNeighborY="-11934"/>
      <dgm:spPr/>
    </dgm:pt>
    <dgm:pt modelId="{5AA872D2-EBB3-418A-A1F4-B1102E1A10C4}" type="pres">
      <dgm:prSet presAssocID="{323DB768-5578-44E4-A62F-A70A7155EF91}" presName="linComp" presStyleCnt="0"/>
      <dgm:spPr/>
    </dgm:pt>
    <dgm:pt modelId="{ABA7B47B-C834-4EB5-A4F5-2B89CA22A705}" type="pres">
      <dgm:prSet presAssocID="{4106DB85-93BD-459A-A1F9-733F118B673E}" presName="compNode" presStyleCnt="0"/>
      <dgm:spPr/>
    </dgm:pt>
    <dgm:pt modelId="{1E8C9E21-14E9-498A-84D9-006B6B774180}" type="pres">
      <dgm:prSet presAssocID="{4106DB85-93BD-459A-A1F9-733F118B673E}" presName="bkgdShape" presStyleLbl="node1" presStyleIdx="0" presStyleCnt="5" custLinFactNeighborX="-1356"/>
      <dgm:spPr/>
    </dgm:pt>
    <dgm:pt modelId="{85EC9968-AA3F-48B4-80F9-A10392CB2CC7}" type="pres">
      <dgm:prSet presAssocID="{4106DB85-93BD-459A-A1F9-733F118B673E}" presName="nodeTx" presStyleLbl="node1" presStyleIdx="0" presStyleCnt="5">
        <dgm:presLayoutVars>
          <dgm:bulletEnabled val="1"/>
        </dgm:presLayoutVars>
      </dgm:prSet>
      <dgm:spPr/>
    </dgm:pt>
    <dgm:pt modelId="{D7BD2550-21DF-419B-A8E5-2C343A9041C5}" type="pres">
      <dgm:prSet presAssocID="{4106DB85-93BD-459A-A1F9-733F118B673E}" presName="invisiNode" presStyleLbl="node1" presStyleIdx="0" presStyleCnt="5"/>
      <dgm:spPr/>
    </dgm:pt>
    <dgm:pt modelId="{1F52087E-1B37-4E16-AD02-F3CB18BF9108}" type="pres">
      <dgm:prSet presAssocID="{4106DB85-93BD-459A-A1F9-733F118B673E}" presName="imagNode" presStyleLbl="fgImgPlace1" presStyleIdx="0" presStyleCnt="5"/>
      <dgm:spPr>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dgm:spPr>
    </dgm:pt>
    <dgm:pt modelId="{B18D1817-2FAD-45E2-8BEA-792BE7111657}" type="pres">
      <dgm:prSet presAssocID="{FEC50D28-F7E7-476E-9F3A-CAF08C952613}" presName="sibTrans" presStyleLbl="sibTrans2D1" presStyleIdx="0" presStyleCnt="0"/>
      <dgm:spPr/>
    </dgm:pt>
    <dgm:pt modelId="{90EEE04B-65E1-430B-A225-8A6C74EF6245}" type="pres">
      <dgm:prSet presAssocID="{6D8293BC-0D58-4BD8-951B-127288DC4CE9}" presName="compNode" presStyleCnt="0"/>
      <dgm:spPr/>
    </dgm:pt>
    <dgm:pt modelId="{08E5DE2A-A82D-42AA-B73A-7372931B5C10}" type="pres">
      <dgm:prSet presAssocID="{6D8293BC-0D58-4BD8-951B-127288DC4CE9}" presName="bkgdShape" presStyleLbl="node1" presStyleIdx="1" presStyleCnt="5" custLinFactNeighborX="-678" custLinFactNeighborY="28704"/>
      <dgm:spPr/>
    </dgm:pt>
    <dgm:pt modelId="{362BE4DC-78E4-459C-93F5-D8AE0989CA42}" type="pres">
      <dgm:prSet presAssocID="{6D8293BC-0D58-4BD8-951B-127288DC4CE9}" presName="nodeTx" presStyleLbl="node1" presStyleIdx="1" presStyleCnt="5">
        <dgm:presLayoutVars>
          <dgm:bulletEnabled val="1"/>
        </dgm:presLayoutVars>
      </dgm:prSet>
      <dgm:spPr/>
    </dgm:pt>
    <dgm:pt modelId="{7F052FF4-0852-4E69-970A-48DA70E0ECE6}" type="pres">
      <dgm:prSet presAssocID="{6D8293BC-0D58-4BD8-951B-127288DC4CE9}" presName="invisiNode" presStyleLbl="node1" presStyleIdx="1" presStyleCnt="5"/>
      <dgm:spPr/>
    </dgm:pt>
    <dgm:pt modelId="{E3E782F3-F248-4362-B9F1-2EEFFBD7C783}" type="pres">
      <dgm:prSet presAssocID="{6D8293BC-0D58-4BD8-951B-127288DC4CE9}" presName="imagNode" presStyleLbl="fgImgPlace1" presStyleIdx="1" presStyleCnt="5"/>
      <dgm:spPr>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dgm:spPr>
    </dgm:pt>
    <dgm:pt modelId="{7D67D2C0-FE70-40EB-BCC0-CAEE633E87D8}" type="pres">
      <dgm:prSet presAssocID="{0E7B0FA6-5266-415F-8879-E99DFBD38720}" presName="sibTrans" presStyleLbl="sibTrans2D1" presStyleIdx="0" presStyleCnt="0"/>
      <dgm:spPr/>
    </dgm:pt>
    <dgm:pt modelId="{4F60C8C0-D89F-4435-AB86-D05E31EF6971}" type="pres">
      <dgm:prSet presAssocID="{BCFF2D11-5F3A-4063-B29D-52D7A69DF9D1}" presName="compNode" presStyleCnt="0"/>
      <dgm:spPr/>
    </dgm:pt>
    <dgm:pt modelId="{538E9E02-265D-4119-9776-DAD152B0F4CF}" type="pres">
      <dgm:prSet presAssocID="{BCFF2D11-5F3A-4063-B29D-52D7A69DF9D1}" presName="bkgdShape" presStyleLbl="node1" presStyleIdx="2" presStyleCnt="5" custLinFactNeighborX="-3391" custLinFactNeighborY="13889"/>
      <dgm:spPr/>
    </dgm:pt>
    <dgm:pt modelId="{02F28DBC-157A-4E96-9D40-797ECDF63266}" type="pres">
      <dgm:prSet presAssocID="{BCFF2D11-5F3A-4063-B29D-52D7A69DF9D1}" presName="nodeTx" presStyleLbl="node1" presStyleIdx="2" presStyleCnt="5">
        <dgm:presLayoutVars>
          <dgm:bulletEnabled val="1"/>
        </dgm:presLayoutVars>
      </dgm:prSet>
      <dgm:spPr/>
    </dgm:pt>
    <dgm:pt modelId="{846AE462-22D2-42D9-AE16-788F8EE2F011}" type="pres">
      <dgm:prSet presAssocID="{BCFF2D11-5F3A-4063-B29D-52D7A69DF9D1}" presName="invisiNode" presStyleLbl="node1" presStyleIdx="2" presStyleCnt="5"/>
      <dgm:spPr/>
    </dgm:pt>
    <dgm:pt modelId="{D69AB7D8-3AC9-46DE-AD29-A1FACFB9BED2}" type="pres">
      <dgm:prSet presAssocID="{BCFF2D11-5F3A-4063-B29D-52D7A69DF9D1}" presName="imagNode" presStyleLbl="fgImgPlace1" presStyleIdx="2" presStyleCnt="5"/>
      <dgm:spPr>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dgm:spPr>
    </dgm:pt>
    <dgm:pt modelId="{32EFF598-E3D2-4C7B-A5CA-24BF5F94400C}" type="pres">
      <dgm:prSet presAssocID="{1AF47122-30C1-43E6-B2BF-189B6DA4CA4A}" presName="sibTrans" presStyleLbl="sibTrans2D1" presStyleIdx="0" presStyleCnt="0"/>
      <dgm:spPr/>
    </dgm:pt>
    <dgm:pt modelId="{2441397D-B6B0-4428-A430-C3FE0DA0A9E0}" type="pres">
      <dgm:prSet presAssocID="{9CD606DB-701D-4BA6-8A99-D72DBFCBF93E}" presName="compNode" presStyleCnt="0"/>
      <dgm:spPr/>
    </dgm:pt>
    <dgm:pt modelId="{7B6DFF77-A20C-456A-A362-D03B8E044310}" type="pres">
      <dgm:prSet presAssocID="{9CD606DB-701D-4BA6-8A99-D72DBFCBF93E}" presName="bkgdShape" presStyleLbl="node1" presStyleIdx="3" presStyleCnt="5"/>
      <dgm:spPr/>
    </dgm:pt>
    <dgm:pt modelId="{F6C3F2DB-A3F1-4E06-B3A8-E67C7B968600}" type="pres">
      <dgm:prSet presAssocID="{9CD606DB-701D-4BA6-8A99-D72DBFCBF93E}" presName="nodeTx" presStyleLbl="node1" presStyleIdx="3" presStyleCnt="5">
        <dgm:presLayoutVars>
          <dgm:bulletEnabled val="1"/>
        </dgm:presLayoutVars>
      </dgm:prSet>
      <dgm:spPr/>
    </dgm:pt>
    <dgm:pt modelId="{77692E49-6DAD-4F7F-AAD1-A3BE323DDA8B}" type="pres">
      <dgm:prSet presAssocID="{9CD606DB-701D-4BA6-8A99-D72DBFCBF93E}" presName="invisiNode" presStyleLbl="node1" presStyleIdx="3" presStyleCnt="5"/>
      <dgm:spPr/>
    </dgm:pt>
    <dgm:pt modelId="{F5673EC2-112C-48A6-96B8-1FB83F0C57B4}" type="pres">
      <dgm:prSet presAssocID="{9CD606DB-701D-4BA6-8A99-D72DBFCBF93E}" presName="imagNode" presStyleLbl="fgImgPlace1" presStyleIdx="3" presStyleCnt="5"/>
      <dgm:spPr>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dgm:spPr>
    </dgm:pt>
    <dgm:pt modelId="{A2FB73B8-4A75-45B9-8CFB-B759B46AF017}" type="pres">
      <dgm:prSet presAssocID="{6B451F87-F7FC-46B9-9253-8FA588F9B213}" presName="sibTrans" presStyleLbl="sibTrans2D1" presStyleIdx="0" presStyleCnt="0"/>
      <dgm:spPr/>
    </dgm:pt>
    <dgm:pt modelId="{6DDBE11A-C6DF-4C0F-A0EF-32FC1DF8D7BB}" type="pres">
      <dgm:prSet presAssocID="{D1526B53-CFFD-4DE0-BC3E-1900DCC01827}" presName="compNode" presStyleCnt="0"/>
      <dgm:spPr/>
    </dgm:pt>
    <dgm:pt modelId="{47F232E5-874A-4E8F-9855-2C36A49A7501}" type="pres">
      <dgm:prSet presAssocID="{D1526B53-CFFD-4DE0-BC3E-1900DCC01827}" presName="bkgdShape" presStyleLbl="node1" presStyleIdx="4" presStyleCnt="5"/>
      <dgm:spPr/>
    </dgm:pt>
    <dgm:pt modelId="{3CA95DE6-B3C3-4F4F-997D-631EB43B11E9}" type="pres">
      <dgm:prSet presAssocID="{D1526B53-CFFD-4DE0-BC3E-1900DCC01827}" presName="nodeTx" presStyleLbl="node1" presStyleIdx="4" presStyleCnt="5">
        <dgm:presLayoutVars>
          <dgm:bulletEnabled val="1"/>
        </dgm:presLayoutVars>
      </dgm:prSet>
      <dgm:spPr/>
    </dgm:pt>
    <dgm:pt modelId="{A3D8008F-DCD7-446A-9D39-61755E0328B2}" type="pres">
      <dgm:prSet presAssocID="{D1526B53-CFFD-4DE0-BC3E-1900DCC01827}" presName="invisiNode" presStyleLbl="node1" presStyleIdx="4" presStyleCnt="5"/>
      <dgm:spPr/>
    </dgm:pt>
    <dgm:pt modelId="{886EE635-1E10-4CC7-AC71-8EB4D8452B73}" type="pres">
      <dgm:prSet presAssocID="{D1526B53-CFFD-4DE0-BC3E-1900DCC01827}" presName="imagNode" presStyleLbl="fgImgPlace1" presStyleIdx="4" presStyleCnt="5"/>
      <dgm:spPr>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dgm:spPr>
    </dgm:pt>
  </dgm:ptLst>
  <dgm:cxnLst>
    <dgm:cxn modelId="{3777991C-44C9-4886-8B8E-51FA5EA9EC26}" type="presOf" srcId="{BCFF2D11-5F3A-4063-B29D-52D7A69DF9D1}" destId="{538E9E02-265D-4119-9776-DAD152B0F4CF}" srcOrd="0" destOrd="0" presId="urn:microsoft.com/office/officeart/2005/8/layout/hList7"/>
    <dgm:cxn modelId="{B8F8F2BE-9465-4A8A-A16B-0ABC3BF53514}" srcId="{323DB768-5578-44E4-A62F-A70A7155EF91}" destId="{D1526B53-CFFD-4DE0-BC3E-1900DCC01827}" srcOrd="4" destOrd="0" parTransId="{1ECBE9A5-A079-4D06-A3A2-F84D26C6D6B9}" sibTransId="{E8F241E8-85AB-4763-BBEE-EF77B3486A1E}"/>
    <dgm:cxn modelId="{1E279D86-F6DD-47D8-84EE-E3361D451EEF}" type="presOf" srcId="{1AF47122-30C1-43E6-B2BF-189B6DA4CA4A}" destId="{32EFF598-E3D2-4C7B-A5CA-24BF5F94400C}" srcOrd="0" destOrd="0" presId="urn:microsoft.com/office/officeart/2005/8/layout/hList7"/>
    <dgm:cxn modelId="{60E7DE25-C0FF-48AF-B192-58F48C3E2E53}" type="presOf" srcId="{9CD606DB-701D-4BA6-8A99-D72DBFCBF93E}" destId="{F6C3F2DB-A3F1-4E06-B3A8-E67C7B968600}" srcOrd="1" destOrd="0" presId="urn:microsoft.com/office/officeart/2005/8/layout/hList7"/>
    <dgm:cxn modelId="{A2236AE1-7A0B-49C8-A940-AE06D58C2A71}" type="presOf" srcId="{9CD606DB-701D-4BA6-8A99-D72DBFCBF93E}" destId="{7B6DFF77-A20C-456A-A362-D03B8E044310}" srcOrd="0" destOrd="0" presId="urn:microsoft.com/office/officeart/2005/8/layout/hList7"/>
    <dgm:cxn modelId="{35BFE244-C1F6-4BB6-A645-251D4940C9A9}" type="presOf" srcId="{4106DB85-93BD-459A-A1F9-733F118B673E}" destId="{1E8C9E21-14E9-498A-84D9-006B6B774180}" srcOrd="0" destOrd="0" presId="urn:microsoft.com/office/officeart/2005/8/layout/hList7"/>
    <dgm:cxn modelId="{D9ED384B-6094-4B97-8F80-86CD2320BBF2}" type="presOf" srcId="{4106DB85-93BD-459A-A1F9-733F118B673E}" destId="{85EC9968-AA3F-48B4-80F9-A10392CB2CC7}" srcOrd="1" destOrd="0" presId="urn:microsoft.com/office/officeart/2005/8/layout/hList7"/>
    <dgm:cxn modelId="{A0D79F12-C261-448A-A595-8FDFC16B2245}" type="presOf" srcId="{FEC50D28-F7E7-476E-9F3A-CAF08C952613}" destId="{B18D1817-2FAD-45E2-8BEA-792BE7111657}" srcOrd="0" destOrd="0" presId="urn:microsoft.com/office/officeart/2005/8/layout/hList7"/>
    <dgm:cxn modelId="{B330502D-3786-444C-8674-187DE2DD735E}" srcId="{323DB768-5578-44E4-A62F-A70A7155EF91}" destId="{4106DB85-93BD-459A-A1F9-733F118B673E}" srcOrd="0" destOrd="0" parTransId="{FEA6E984-A938-4951-8E48-EB414FA16C7D}" sibTransId="{FEC50D28-F7E7-476E-9F3A-CAF08C952613}"/>
    <dgm:cxn modelId="{0B690545-8828-46D8-921D-D521E6BD741F}" srcId="{323DB768-5578-44E4-A62F-A70A7155EF91}" destId="{9CD606DB-701D-4BA6-8A99-D72DBFCBF93E}" srcOrd="3" destOrd="0" parTransId="{BF01EBB6-D9F8-4015-B3E0-9E590E99D918}" sibTransId="{6B451F87-F7FC-46B9-9253-8FA588F9B213}"/>
    <dgm:cxn modelId="{A21BB0EE-58BA-43C4-A4FA-F685BA9EF886}" type="presOf" srcId="{6D8293BC-0D58-4BD8-951B-127288DC4CE9}" destId="{362BE4DC-78E4-459C-93F5-D8AE0989CA42}" srcOrd="1" destOrd="0" presId="urn:microsoft.com/office/officeart/2005/8/layout/hList7"/>
    <dgm:cxn modelId="{CD43B998-9E4F-4438-BD89-C5B2D20DC9AB}" type="presOf" srcId="{0E7B0FA6-5266-415F-8879-E99DFBD38720}" destId="{7D67D2C0-FE70-40EB-BCC0-CAEE633E87D8}" srcOrd="0" destOrd="0" presId="urn:microsoft.com/office/officeart/2005/8/layout/hList7"/>
    <dgm:cxn modelId="{FA188699-0D88-4061-9B50-B232B1B58B99}" srcId="{323DB768-5578-44E4-A62F-A70A7155EF91}" destId="{6D8293BC-0D58-4BD8-951B-127288DC4CE9}" srcOrd="1" destOrd="0" parTransId="{CF785292-26B1-413A-81F3-21695B0C36AF}" sibTransId="{0E7B0FA6-5266-415F-8879-E99DFBD38720}"/>
    <dgm:cxn modelId="{707357FA-16F8-4EEF-B3EC-7662907C0D98}" type="presOf" srcId="{323DB768-5578-44E4-A62F-A70A7155EF91}" destId="{056804EC-E7C3-48DA-9AE0-015B450B6FEB}" srcOrd="0" destOrd="0" presId="urn:microsoft.com/office/officeart/2005/8/layout/hList7"/>
    <dgm:cxn modelId="{3D87D240-73CB-4F9D-96D8-CCD1D15318AD}" type="presOf" srcId="{D1526B53-CFFD-4DE0-BC3E-1900DCC01827}" destId="{3CA95DE6-B3C3-4F4F-997D-631EB43B11E9}" srcOrd="1" destOrd="0" presId="urn:microsoft.com/office/officeart/2005/8/layout/hList7"/>
    <dgm:cxn modelId="{2ED70781-E027-4EB8-9EC3-B6905644791E}" srcId="{323DB768-5578-44E4-A62F-A70A7155EF91}" destId="{BCFF2D11-5F3A-4063-B29D-52D7A69DF9D1}" srcOrd="2" destOrd="0" parTransId="{914E6FA2-C65C-4058-82F1-6225B14A3021}" sibTransId="{1AF47122-30C1-43E6-B2BF-189B6DA4CA4A}"/>
    <dgm:cxn modelId="{B3B099AA-D056-40D2-933D-42515F4CD12B}" type="presOf" srcId="{BCFF2D11-5F3A-4063-B29D-52D7A69DF9D1}" destId="{02F28DBC-157A-4E96-9D40-797ECDF63266}" srcOrd="1" destOrd="0" presId="urn:microsoft.com/office/officeart/2005/8/layout/hList7"/>
    <dgm:cxn modelId="{133FC7D9-7456-4589-88D3-A0F99D031119}" type="presOf" srcId="{6B451F87-F7FC-46B9-9253-8FA588F9B213}" destId="{A2FB73B8-4A75-45B9-8CFB-B759B46AF017}" srcOrd="0" destOrd="0" presId="urn:microsoft.com/office/officeart/2005/8/layout/hList7"/>
    <dgm:cxn modelId="{D6DDD765-C0A4-49E6-8B27-2BC1C7AC9899}" type="presOf" srcId="{6D8293BC-0D58-4BD8-951B-127288DC4CE9}" destId="{08E5DE2A-A82D-42AA-B73A-7372931B5C10}" srcOrd="0" destOrd="0" presId="urn:microsoft.com/office/officeart/2005/8/layout/hList7"/>
    <dgm:cxn modelId="{4DB52C74-A134-4DFD-A289-CC88E21D8429}" type="presOf" srcId="{D1526B53-CFFD-4DE0-BC3E-1900DCC01827}" destId="{47F232E5-874A-4E8F-9855-2C36A49A7501}" srcOrd="0" destOrd="0" presId="urn:microsoft.com/office/officeart/2005/8/layout/hList7"/>
    <dgm:cxn modelId="{77741910-38AF-41B2-9F3D-CA1F7AC62575}" type="presParOf" srcId="{056804EC-E7C3-48DA-9AE0-015B450B6FEB}" destId="{B479CA32-8C5A-477A-AAC7-709742B0CCA3}" srcOrd="0" destOrd="0" presId="urn:microsoft.com/office/officeart/2005/8/layout/hList7"/>
    <dgm:cxn modelId="{AD815F1E-5D7D-4C45-B233-C2A5EF9F25E6}" type="presParOf" srcId="{056804EC-E7C3-48DA-9AE0-015B450B6FEB}" destId="{5AA872D2-EBB3-418A-A1F4-B1102E1A10C4}" srcOrd="1" destOrd="0" presId="urn:microsoft.com/office/officeart/2005/8/layout/hList7"/>
    <dgm:cxn modelId="{66EE6716-239E-4904-B97B-143DC447767D}" type="presParOf" srcId="{5AA872D2-EBB3-418A-A1F4-B1102E1A10C4}" destId="{ABA7B47B-C834-4EB5-A4F5-2B89CA22A705}" srcOrd="0" destOrd="0" presId="urn:microsoft.com/office/officeart/2005/8/layout/hList7"/>
    <dgm:cxn modelId="{E50E08BB-A78E-4E6E-BA77-EAD09A469AAD}" type="presParOf" srcId="{ABA7B47B-C834-4EB5-A4F5-2B89CA22A705}" destId="{1E8C9E21-14E9-498A-84D9-006B6B774180}" srcOrd="0" destOrd="0" presId="urn:microsoft.com/office/officeart/2005/8/layout/hList7"/>
    <dgm:cxn modelId="{2EFF90BE-B3A1-483F-B764-37166D7862C9}" type="presParOf" srcId="{ABA7B47B-C834-4EB5-A4F5-2B89CA22A705}" destId="{85EC9968-AA3F-48B4-80F9-A10392CB2CC7}" srcOrd="1" destOrd="0" presId="urn:microsoft.com/office/officeart/2005/8/layout/hList7"/>
    <dgm:cxn modelId="{7860CE61-36C7-45CB-966E-D050358BF120}" type="presParOf" srcId="{ABA7B47B-C834-4EB5-A4F5-2B89CA22A705}" destId="{D7BD2550-21DF-419B-A8E5-2C343A9041C5}" srcOrd="2" destOrd="0" presId="urn:microsoft.com/office/officeart/2005/8/layout/hList7"/>
    <dgm:cxn modelId="{7C88A2F3-58C1-45E8-B8DA-DD8A04CB72FA}" type="presParOf" srcId="{ABA7B47B-C834-4EB5-A4F5-2B89CA22A705}" destId="{1F52087E-1B37-4E16-AD02-F3CB18BF9108}" srcOrd="3" destOrd="0" presId="urn:microsoft.com/office/officeart/2005/8/layout/hList7"/>
    <dgm:cxn modelId="{BA70C0D7-C81E-48F8-B82E-FB70340D24DE}" type="presParOf" srcId="{5AA872D2-EBB3-418A-A1F4-B1102E1A10C4}" destId="{B18D1817-2FAD-45E2-8BEA-792BE7111657}" srcOrd="1" destOrd="0" presId="urn:microsoft.com/office/officeart/2005/8/layout/hList7"/>
    <dgm:cxn modelId="{BA7BA5C7-9F4C-4799-A7BF-5133FF3E9B6B}" type="presParOf" srcId="{5AA872D2-EBB3-418A-A1F4-B1102E1A10C4}" destId="{90EEE04B-65E1-430B-A225-8A6C74EF6245}" srcOrd="2" destOrd="0" presId="urn:microsoft.com/office/officeart/2005/8/layout/hList7"/>
    <dgm:cxn modelId="{0F55CE65-E9A0-4420-8BAF-3C44594B3CB1}" type="presParOf" srcId="{90EEE04B-65E1-430B-A225-8A6C74EF6245}" destId="{08E5DE2A-A82D-42AA-B73A-7372931B5C10}" srcOrd="0" destOrd="0" presId="urn:microsoft.com/office/officeart/2005/8/layout/hList7"/>
    <dgm:cxn modelId="{87DAD75D-CCFF-4F12-B2FD-7948ACAA4246}" type="presParOf" srcId="{90EEE04B-65E1-430B-A225-8A6C74EF6245}" destId="{362BE4DC-78E4-459C-93F5-D8AE0989CA42}" srcOrd="1" destOrd="0" presId="urn:microsoft.com/office/officeart/2005/8/layout/hList7"/>
    <dgm:cxn modelId="{113ADC64-A420-498B-8807-BC177C622BC6}" type="presParOf" srcId="{90EEE04B-65E1-430B-A225-8A6C74EF6245}" destId="{7F052FF4-0852-4E69-970A-48DA70E0ECE6}" srcOrd="2" destOrd="0" presId="urn:microsoft.com/office/officeart/2005/8/layout/hList7"/>
    <dgm:cxn modelId="{19599699-0542-40F5-99A8-CBEAF653A7ED}" type="presParOf" srcId="{90EEE04B-65E1-430B-A225-8A6C74EF6245}" destId="{E3E782F3-F248-4362-B9F1-2EEFFBD7C783}" srcOrd="3" destOrd="0" presId="urn:microsoft.com/office/officeart/2005/8/layout/hList7"/>
    <dgm:cxn modelId="{E4B661F6-43D7-470A-AAB1-1D2F14DA1225}" type="presParOf" srcId="{5AA872D2-EBB3-418A-A1F4-B1102E1A10C4}" destId="{7D67D2C0-FE70-40EB-BCC0-CAEE633E87D8}" srcOrd="3" destOrd="0" presId="urn:microsoft.com/office/officeart/2005/8/layout/hList7"/>
    <dgm:cxn modelId="{1B91D1C7-C6C2-490E-A171-953DFD50820B}" type="presParOf" srcId="{5AA872D2-EBB3-418A-A1F4-B1102E1A10C4}" destId="{4F60C8C0-D89F-4435-AB86-D05E31EF6971}" srcOrd="4" destOrd="0" presId="urn:microsoft.com/office/officeart/2005/8/layout/hList7"/>
    <dgm:cxn modelId="{BA8E0373-7E12-420A-A8B3-7949CECEFF3F}" type="presParOf" srcId="{4F60C8C0-D89F-4435-AB86-D05E31EF6971}" destId="{538E9E02-265D-4119-9776-DAD152B0F4CF}" srcOrd="0" destOrd="0" presId="urn:microsoft.com/office/officeart/2005/8/layout/hList7"/>
    <dgm:cxn modelId="{61F18C5D-70AC-48E0-922B-A22863BE98AE}" type="presParOf" srcId="{4F60C8C0-D89F-4435-AB86-D05E31EF6971}" destId="{02F28DBC-157A-4E96-9D40-797ECDF63266}" srcOrd="1" destOrd="0" presId="urn:microsoft.com/office/officeart/2005/8/layout/hList7"/>
    <dgm:cxn modelId="{98C8CD91-A6EA-469A-A1AE-17A9178875A9}" type="presParOf" srcId="{4F60C8C0-D89F-4435-AB86-D05E31EF6971}" destId="{846AE462-22D2-42D9-AE16-788F8EE2F011}" srcOrd="2" destOrd="0" presId="urn:microsoft.com/office/officeart/2005/8/layout/hList7"/>
    <dgm:cxn modelId="{2B73E8E7-E6FF-49CA-BD7F-0C7496CD7D8E}" type="presParOf" srcId="{4F60C8C0-D89F-4435-AB86-D05E31EF6971}" destId="{D69AB7D8-3AC9-46DE-AD29-A1FACFB9BED2}" srcOrd="3" destOrd="0" presId="urn:microsoft.com/office/officeart/2005/8/layout/hList7"/>
    <dgm:cxn modelId="{F469749E-D10F-4A13-BF18-65325CCD8068}" type="presParOf" srcId="{5AA872D2-EBB3-418A-A1F4-B1102E1A10C4}" destId="{32EFF598-E3D2-4C7B-A5CA-24BF5F94400C}" srcOrd="5" destOrd="0" presId="urn:microsoft.com/office/officeart/2005/8/layout/hList7"/>
    <dgm:cxn modelId="{7FAFA043-E19A-457D-B10F-9A6A2A3DEDAD}" type="presParOf" srcId="{5AA872D2-EBB3-418A-A1F4-B1102E1A10C4}" destId="{2441397D-B6B0-4428-A430-C3FE0DA0A9E0}" srcOrd="6" destOrd="0" presId="urn:microsoft.com/office/officeart/2005/8/layout/hList7"/>
    <dgm:cxn modelId="{E4F1F449-55F3-4369-AE0D-362EBFE367B1}" type="presParOf" srcId="{2441397D-B6B0-4428-A430-C3FE0DA0A9E0}" destId="{7B6DFF77-A20C-456A-A362-D03B8E044310}" srcOrd="0" destOrd="0" presId="urn:microsoft.com/office/officeart/2005/8/layout/hList7"/>
    <dgm:cxn modelId="{1FFDA3C5-6B2E-4B79-B658-9E4D4DFA9666}" type="presParOf" srcId="{2441397D-B6B0-4428-A430-C3FE0DA0A9E0}" destId="{F6C3F2DB-A3F1-4E06-B3A8-E67C7B968600}" srcOrd="1" destOrd="0" presId="urn:microsoft.com/office/officeart/2005/8/layout/hList7"/>
    <dgm:cxn modelId="{730D1402-6413-4064-BBB9-4F0F81466738}" type="presParOf" srcId="{2441397D-B6B0-4428-A430-C3FE0DA0A9E0}" destId="{77692E49-6DAD-4F7F-AAD1-A3BE323DDA8B}" srcOrd="2" destOrd="0" presId="urn:microsoft.com/office/officeart/2005/8/layout/hList7"/>
    <dgm:cxn modelId="{44655B22-C438-4119-8180-5E594E0873ED}" type="presParOf" srcId="{2441397D-B6B0-4428-A430-C3FE0DA0A9E0}" destId="{F5673EC2-112C-48A6-96B8-1FB83F0C57B4}" srcOrd="3" destOrd="0" presId="urn:microsoft.com/office/officeart/2005/8/layout/hList7"/>
    <dgm:cxn modelId="{211A2F9F-9AFE-4C50-B222-6073A04B4868}" type="presParOf" srcId="{5AA872D2-EBB3-418A-A1F4-B1102E1A10C4}" destId="{A2FB73B8-4A75-45B9-8CFB-B759B46AF017}" srcOrd="7" destOrd="0" presId="urn:microsoft.com/office/officeart/2005/8/layout/hList7"/>
    <dgm:cxn modelId="{52035B51-6F42-43B6-8636-921E1041AB57}" type="presParOf" srcId="{5AA872D2-EBB3-418A-A1F4-B1102E1A10C4}" destId="{6DDBE11A-C6DF-4C0F-A0EF-32FC1DF8D7BB}" srcOrd="8" destOrd="0" presId="urn:microsoft.com/office/officeart/2005/8/layout/hList7"/>
    <dgm:cxn modelId="{4B3960A1-C258-4C0E-A68E-3C5670D91121}" type="presParOf" srcId="{6DDBE11A-C6DF-4C0F-A0EF-32FC1DF8D7BB}" destId="{47F232E5-874A-4E8F-9855-2C36A49A7501}" srcOrd="0" destOrd="0" presId="urn:microsoft.com/office/officeart/2005/8/layout/hList7"/>
    <dgm:cxn modelId="{CAF59B72-EB2C-457A-AB9A-CFECA5AB649C}" type="presParOf" srcId="{6DDBE11A-C6DF-4C0F-A0EF-32FC1DF8D7BB}" destId="{3CA95DE6-B3C3-4F4F-997D-631EB43B11E9}" srcOrd="1" destOrd="0" presId="urn:microsoft.com/office/officeart/2005/8/layout/hList7"/>
    <dgm:cxn modelId="{69983B19-46DF-4A94-9B3B-E5A1FF8BC8A7}" type="presParOf" srcId="{6DDBE11A-C6DF-4C0F-A0EF-32FC1DF8D7BB}" destId="{A3D8008F-DCD7-446A-9D39-61755E0328B2}" srcOrd="2" destOrd="0" presId="urn:microsoft.com/office/officeart/2005/8/layout/hList7"/>
    <dgm:cxn modelId="{31A05637-1752-4069-BAF2-E47B36E1B088}" type="presParOf" srcId="{6DDBE11A-C6DF-4C0F-A0EF-32FC1DF8D7BB}" destId="{886EE635-1E10-4CC7-AC71-8EB4D8452B73}" srcOrd="3" destOrd="0" presId="urn:microsoft.com/office/officeart/2005/8/layout/hList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D3F0FB-D62D-43B3-B988-A7B0103413E1}">
      <dsp:nvSpPr>
        <dsp:cNvPr id="0" name=""/>
        <dsp:cNvSpPr/>
      </dsp:nvSpPr>
      <dsp:spPr>
        <a:xfrm>
          <a:off x="3488950" y="1055603"/>
          <a:ext cx="1338536" cy="212340"/>
        </a:xfrm>
        <a:custGeom>
          <a:avLst/>
          <a:gdLst/>
          <a:ahLst/>
          <a:cxnLst/>
          <a:rect l="0" t="0" r="0" b="0"/>
          <a:pathLst>
            <a:path>
              <a:moveTo>
                <a:pt x="0" y="0"/>
              </a:moveTo>
              <a:lnTo>
                <a:pt x="0" y="144703"/>
              </a:lnTo>
              <a:lnTo>
                <a:pt x="1338536" y="144703"/>
              </a:lnTo>
              <a:lnTo>
                <a:pt x="1338536"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3E6821-AA52-494A-9929-1716CFA6B0A6}">
      <dsp:nvSpPr>
        <dsp:cNvPr id="0" name=""/>
        <dsp:cNvSpPr/>
      </dsp:nvSpPr>
      <dsp:spPr>
        <a:xfrm>
          <a:off x="3488950" y="1055603"/>
          <a:ext cx="446178" cy="212340"/>
        </a:xfrm>
        <a:custGeom>
          <a:avLst/>
          <a:gdLst/>
          <a:ahLst/>
          <a:cxnLst/>
          <a:rect l="0" t="0" r="0" b="0"/>
          <a:pathLst>
            <a:path>
              <a:moveTo>
                <a:pt x="0" y="0"/>
              </a:moveTo>
              <a:lnTo>
                <a:pt x="0" y="144703"/>
              </a:lnTo>
              <a:lnTo>
                <a:pt x="446178" y="144703"/>
              </a:lnTo>
              <a:lnTo>
                <a:pt x="446178"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4287D-E12F-4E79-9F7C-2ADDC0FE581C}">
      <dsp:nvSpPr>
        <dsp:cNvPr id="0" name=""/>
        <dsp:cNvSpPr/>
      </dsp:nvSpPr>
      <dsp:spPr>
        <a:xfrm>
          <a:off x="3042772" y="1055603"/>
          <a:ext cx="446178" cy="212340"/>
        </a:xfrm>
        <a:custGeom>
          <a:avLst/>
          <a:gdLst/>
          <a:ahLst/>
          <a:cxnLst/>
          <a:rect l="0" t="0" r="0" b="0"/>
          <a:pathLst>
            <a:path>
              <a:moveTo>
                <a:pt x="446178" y="0"/>
              </a:moveTo>
              <a:lnTo>
                <a:pt x="446178"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74423D-4B18-4E7F-A2C5-8D81AC4DD9B8}">
      <dsp:nvSpPr>
        <dsp:cNvPr id="0" name=""/>
        <dsp:cNvSpPr/>
      </dsp:nvSpPr>
      <dsp:spPr>
        <a:xfrm>
          <a:off x="2150414" y="1731564"/>
          <a:ext cx="1784715" cy="212340"/>
        </a:xfrm>
        <a:custGeom>
          <a:avLst/>
          <a:gdLst/>
          <a:ahLst/>
          <a:cxnLst/>
          <a:rect l="0" t="0" r="0" b="0"/>
          <a:pathLst>
            <a:path>
              <a:moveTo>
                <a:pt x="0" y="0"/>
              </a:moveTo>
              <a:lnTo>
                <a:pt x="0" y="144703"/>
              </a:lnTo>
              <a:lnTo>
                <a:pt x="1784715" y="144703"/>
              </a:lnTo>
              <a:lnTo>
                <a:pt x="1784715"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61D99F-DEE6-478D-B1F7-7AE79718566D}">
      <dsp:nvSpPr>
        <dsp:cNvPr id="0" name=""/>
        <dsp:cNvSpPr/>
      </dsp:nvSpPr>
      <dsp:spPr>
        <a:xfrm>
          <a:off x="2150414" y="1731564"/>
          <a:ext cx="892357" cy="212340"/>
        </a:xfrm>
        <a:custGeom>
          <a:avLst/>
          <a:gdLst/>
          <a:ahLst/>
          <a:cxnLst/>
          <a:rect l="0" t="0" r="0" b="0"/>
          <a:pathLst>
            <a:path>
              <a:moveTo>
                <a:pt x="0" y="0"/>
              </a:moveTo>
              <a:lnTo>
                <a:pt x="0" y="144703"/>
              </a:lnTo>
              <a:lnTo>
                <a:pt x="892357" y="144703"/>
              </a:lnTo>
              <a:lnTo>
                <a:pt x="892357"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744FAA-CD12-446F-A575-4E34345C70DF}">
      <dsp:nvSpPr>
        <dsp:cNvPr id="0" name=""/>
        <dsp:cNvSpPr/>
      </dsp:nvSpPr>
      <dsp:spPr>
        <a:xfrm>
          <a:off x="2104694" y="1731564"/>
          <a:ext cx="91440" cy="212340"/>
        </a:xfrm>
        <a:custGeom>
          <a:avLst/>
          <a:gdLst/>
          <a:ahLst/>
          <a:cxnLst/>
          <a:rect l="0" t="0" r="0" b="0"/>
          <a:pathLst>
            <a:path>
              <a:moveTo>
                <a:pt x="45720" y="0"/>
              </a:moveTo>
              <a:lnTo>
                <a:pt x="4572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57E37C-E237-48AD-9F2D-18EB67E10786}">
      <dsp:nvSpPr>
        <dsp:cNvPr id="0" name=""/>
        <dsp:cNvSpPr/>
      </dsp:nvSpPr>
      <dsp:spPr>
        <a:xfrm>
          <a:off x="1258056" y="1731564"/>
          <a:ext cx="892357" cy="212340"/>
        </a:xfrm>
        <a:custGeom>
          <a:avLst/>
          <a:gdLst/>
          <a:ahLst/>
          <a:cxnLst/>
          <a:rect l="0" t="0" r="0" b="0"/>
          <a:pathLst>
            <a:path>
              <a:moveTo>
                <a:pt x="892357" y="0"/>
              </a:moveTo>
              <a:lnTo>
                <a:pt x="892357"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D8973F-AF47-47FF-A950-44697BF975B2}">
      <dsp:nvSpPr>
        <dsp:cNvPr id="0" name=""/>
        <dsp:cNvSpPr/>
      </dsp:nvSpPr>
      <dsp:spPr>
        <a:xfrm>
          <a:off x="365699" y="1731564"/>
          <a:ext cx="1784715" cy="212340"/>
        </a:xfrm>
        <a:custGeom>
          <a:avLst/>
          <a:gdLst/>
          <a:ahLst/>
          <a:cxnLst/>
          <a:rect l="0" t="0" r="0" b="0"/>
          <a:pathLst>
            <a:path>
              <a:moveTo>
                <a:pt x="1784715" y="0"/>
              </a:moveTo>
              <a:lnTo>
                <a:pt x="1784715" y="144703"/>
              </a:lnTo>
              <a:lnTo>
                <a:pt x="0" y="144703"/>
              </a:lnTo>
              <a:lnTo>
                <a:pt x="0" y="21234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BCF84B-9D6E-420D-8BE6-B3BCC7B29BF1}">
      <dsp:nvSpPr>
        <dsp:cNvPr id="0" name=""/>
        <dsp:cNvSpPr/>
      </dsp:nvSpPr>
      <dsp:spPr>
        <a:xfrm>
          <a:off x="2150414" y="1055603"/>
          <a:ext cx="1338536" cy="212340"/>
        </a:xfrm>
        <a:custGeom>
          <a:avLst/>
          <a:gdLst/>
          <a:ahLst/>
          <a:cxnLst/>
          <a:rect l="0" t="0" r="0" b="0"/>
          <a:pathLst>
            <a:path>
              <a:moveTo>
                <a:pt x="1338536" y="0"/>
              </a:moveTo>
              <a:lnTo>
                <a:pt x="1338536" y="144703"/>
              </a:lnTo>
              <a:lnTo>
                <a:pt x="0" y="144703"/>
              </a:lnTo>
              <a:lnTo>
                <a:pt x="0" y="21234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CB28A7-1212-4212-BF7B-B99968D764BE}">
      <dsp:nvSpPr>
        <dsp:cNvPr id="0" name=""/>
        <dsp:cNvSpPr/>
      </dsp:nvSpPr>
      <dsp:spPr>
        <a:xfrm>
          <a:off x="3123895" y="591982"/>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8093D64-BB4B-45D3-B631-64BB9E8A685A}">
      <dsp:nvSpPr>
        <dsp:cNvPr id="0" name=""/>
        <dsp:cNvSpPr/>
      </dsp:nvSpPr>
      <dsp:spPr>
        <a:xfrm>
          <a:off x="3205018" y="66905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Home</a:t>
          </a:r>
          <a:endParaRPr lang="zh-CN" altLang="en-US" sz="1200" kern="1200"/>
        </a:p>
      </dsp:txBody>
      <dsp:txXfrm>
        <a:off x="3218597" y="682629"/>
        <a:ext cx="702952" cy="436462"/>
      </dsp:txXfrm>
    </dsp:sp>
    <dsp:sp modelId="{5295589B-5F2F-4869-B8C4-7C6C515D5BED}">
      <dsp:nvSpPr>
        <dsp:cNvPr id="0" name=""/>
        <dsp:cNvSpPr/>
      </dsp:nvSpPr>
      <dsp:spPr>
        <a:xfrm>
          <a:off x="1785359"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44F4D2A-9C36-41BF-A09D-60814E1374C0}">
      <dsp:nvSpPr>
        <dsp:cNvPr id="0" name=""/>
        <dsp:cNvSpPr/>
      </dsp:nvSpPr>
      <dsp:spPr>
        <a:xfrm>
          <a:off x="1866482"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Five Flavors</a:t>
          </a:r>
          <a:endParaRPr lang="zh-CN" altLang="en-US" sz="1200" kern="1200"/>
        </a:p>
      </dsp:txBody>
      <dsp:txXfrm>
        <a:off x="1880061" y="1358589"/>
        <a:ext cx="702952" cy="436462"/>
      </dsp:txXfrm>
    </dsp:sp>
    <dsp:sp modelId="{15BC67BE-E253-41CD-9468-4EFBBBD5908B}">
      <dsp:nvSpPr>
        <dsp:cNvPr id="0" name=""/>
        <dsp:cNvSpPr/>
      </dsp:nvSpPr>
      <dsp:spPr>
        <a:xfrm>
          <a:off x="643"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5135049-52DD-46C6-A8A8-D9128762828C}">
      <dsp:nvSpPr>
        <dsp:cNvPr id="0" name=""/>
        <dsp:cNvSpPr/>
      </dsp:nvSpPr>
      <dsp:spPr>
        <a:xfrm>
          <a:off x="8176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Sour</a:t>
          </a:r>
          <a:endParaRPr lang="zh-CN" altLang="en-US" sz="1200" kern="1200"/>
        </a:p>
      </dsp:txBody>
      <dsp:txXfrm>
        <a:off x="95346" y="2034550"/>
        <a:ext cx="702952" cy="436462"/>
      </dsp:txXfrm>
    </dsp:sp>
    <dsp:sp modelId="{4A6683BC-92F7-48A6-BAC1-0F75FB13067A}">
      <dsp:nvSpPr>
        <dsp:cNvPr id="0" name=""/>
        <dsp:cNvSpPr/>
      </dsp:nvSpPr>
      <dsp:spPr>
        <a:xfrm>
          <a:off x="893001"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21F3864-9028-4759-9656-9E07DACFB363}">
      <dsp:nvSpPr>
        <dsp:cNvPr id="0" name=""/>
        <dsp:cNvSpPr/>
      </dsp:nvSpPr>
      <dsp:spPr>
        <a:xfrm>
          <a:off x="974124"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Sweet</a:t>
          </a:r>
          <a:endParaRPr lang="zh-CN" altLang="en-US" sz="1200" kern="1200"/>
        </a:p>
      </dsp:txBody>
      <dsp:txXfrm>
        <a:off x="987703" y="2034550"/>
        <a:ext cx="702952" cy="436462"/>
      </dsp:txXfrm>
    </dsp:sp>
    <dsp:sp modelId="{08DC1533-90B2-49AD-B603-1E7C133A5BBA}">
      <dsp:nvSpPr>
        <dsp:cNvPr id="0" name=""/>
        <dsp:cNvSpPr/>
      </dsp:nvSpPr>
      <dsp:spPr>
        <a:xfrm>
          <a:off x="1785359"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585FBD8-617D-4AB5-ABC0-80553E90858D}">
      <dsp:nvSpPr>
        <dsp:cNvPr id="0" name=""/>
        <dsp:cNvSpPr/>
      </dsp:nvSpPr>
      <dsp:spPr>
        <a:xfrm>
          <a:off x="1866482"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Bitter</a:t>
          </a:r>
          <a:endParaRPr lang="zh-CN" altLang="en-US" sz="1200" kern="1200"/>
        </a:p>
      </dsp:txBody>
      <dsp:txXfrm>
        <a:off x="1880061" y="2034550"/>
        <a:ext cx="702952" cy="436462"/>
      </dsp:txXfrm>
    </dsp:sp>
    <dsp:sp modelId="{62E56A41-8549-48A5-B7A2-A9D2C0521B67}">
      <dsp:nvSpPr>
        <dsp:cNvPr id="0" name=""/>
        <dsp:cNvSpPr/>
      </dsp:nvSpPr>
      <dsp:spPr>
        <a:xfrm>
          <a:off x="2677716"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B8CD1A-971D-4702-A98E-6E06BFB3986A}">
      <dsp:nvSpPr>
        <dsp:cNvPr id="0" name=""/>
        <dsp:cNvSpPr/>
      </dsp:nvSpPr>
      <dsp:spPr>
        <a:xfrm>
          <a:off x="2758840"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Spicy</a:t>
          </a:r>
        </a:p>
      </dsp:txBody>
      <dsp:txXfrm>
        <a:off x="2772419" y="2034550"/>
        <a:ext cx="702952" cy="436462"/>
      </dsp:txXfrm>
    </dsp:sp>
    <dsp:sp modelId="{0CB77DCD-3850-4247-AD15-0BD4139C0A34}">
      <dsp:nvSpPr>
        <dsp:cNvPr id="0" name=""/>
        <dsp:cNvSpPr/>
      </dsp:nvSpPr>
      <dsp:spPr>
        <a:xfrm>
          <a:off x="3570074" y="1943904"/>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9F5A87-054F-449E-8356-0A5D6B4C997D}">
      <dsp:nvSpPr>
        <dsp:cNvPr id="0" name=""/>
        <dsp:cNvSpPr/>
      </dsp:nvSpPr>
      <dsp:spPr>
        <a:xfrm>
          <a:off x="3651197" y="2020971"/>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Salty</a:t>
          </a:r>
        </a:p>
      </dsp:txBody>
      <dsp:txXfrm>
        <a:off x="3664776" y="2034550"/>
        <a:ext cx="702952" cy="436462"/>
      </dsp:txXfrm>
    </dsp:sp>
    <dsp:sp modelId="{51468AD6-33B5-4F87-A547-D85CAAF52B6B}">
      <dsp:nvSpPr>
        <dsp:cNvPr id="0" name=""/>
        <dsp:cNvSpPr/>
      </dsp:nvSpPr>
      <dsp:spPr>
        <a:xfrm>
          <a:off x="2677716"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E1C962DE-28F4-45C0-82DB-8BD5DA3AE1C5}">
      <dsp:nvSpPr>
        <dsp:cNvPr id="0" name=""/>
        <dsp:cNvSpPr/>
      </dsp:nvSpPr>
      <dsp:spPr>
        <a:xfrm>
          <a:off x="2758840"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Forum</a:t>
          </a:r>
        </a:p>
      </dsp:txBody>
      <dsp:txXfrm>
        <a:off x="2772419" y="1358589"/>
        <a:ext cx="702952" cy="436462"/>
      </dsp:txXfrm>
    </dsp:sp>
    <dsp:sp modelId="{CEAD6E4C-9236-47F9-8E73-33D9ABE0CC8B}">
      <dsp:nvSpPr>
        <dsp:cNvPr id="0" name=""/>
        <dsp:cNvSpPr/>
      </dsp:nvSpPr>
      <dsp:spPr>
        <a:xfrm>
          <a:off x="3570074"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6099CA6-B65A-4055-BC94-2C6139013C93}">
      <dsp:nvSpPr>
        <dsp:cNvPr id="0" name=""/>
        <dsp:cNvSpPr/>
      </dsp:nvSpPr>
      <dsp:spPr>
        <a:xfrm>
          <a:off x="3651197"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About us</a:t>
          </a:r>
        </a:p>
      </dsp:txBody>
      <dsp:txXfrm>
        <a:off x="3664776" y="1358589"/>
        <a:ext cx="702952" cy="436462"/>
      </dsp:txXfrm>
    </dsp:sp>
    <dsp:sp modelId="{B241210B-2F04-49EC-827E-DA8B95761C69}">
      <dsp:nvSpPr>
        <dsp:cNvPr id="0" name=""/>
        <dsp:cNvSpPr/>
      </dsp:nvSpPr>
      <dsp:spPr>
        <a:xfrm>
          <a:off x="4462431" y="1267943"/>
          <a:ext cx="730110" cy="46362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98B0325-6A7F-4367-8C35-02CC6633612B}">
      <dsp:nvSpPr>
        <dsp:cNvPr id="0" name=""/>
        <dsp:cNvSpPr/>
      </dsp:nvSpPr>
      <dsp:spPr>
        <a:xfrm>
          <a:off x="4543555" y="1345010"/>
          <a:ext cx="730110" cy="46362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US" altLang="zh-CN" sz="1200" kern="1200"/>
            <a:t>Contact us</a:t>
          </a:r>
        </a:p>
      </dsp:txBody>
      <dsp:txXfrm>
        <a:off x="4557134" y="1358589"/>
        <a:ext cx="702952" cy="4364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8C9E21-14E9-498A-84D9-006B6B774180}">
      <dsp:nvSpPr>
        <dsp:cNvPr id="0" name=""/>
        <dsp:cNvSpPr/>
      </dsp:nvSpPr>
      <dsp:spPr>
        <a:xfrm>
          <a:off x="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Sour</a:t>
          </a:r>
        </a:p>
      </dsp:txBody>
      <dsp:txXfrm>
        <a:off x="0" y="987552"/>
        <a:ext cx="1123652" cy="987552"/>
      </dsp:txXfrm>
    </dsp:sp>
    <dsp:sp modelId="{1F52087E-1B37-4E16-AD02-F3CB18BF9108}">
      <dsp:nvSpPr>
        <dsp:cNvPr id="0" name=""/>
        <dsp:cNvSpPr/>
      </dsp:nvSpPr>
      <dsp:spPr>
        <a:xfrm>
          <a:off x="150757" y="148132"/>
          <a:ext cx="822137" cy="822137"/>
        </a:xfrm>
        <a:prstGeom prst="ellipse">
          <a:avLst/>
        </a:prstGeom>
        <a:blipFill>
          <a:blip xmlns:r="http://schemas.openxmlformats.org/officeDocument/2006/relationships" r:embed="rId1" cstate="print">
            <a:extLst>
              <a:ext uri="{28A0092B-C50C-407E-A947-70E740481C1C}">
                <a14:useLocalDpi xmlns:a14="http://schemas.microsoft.com/office/drawing/2010/main" val="0"/>
              </a:ext>
            </a:extLst>
          </a:blip>
          <a:srcRect/>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08E5DE2A-A82D-42AA-B73A-7372931B5C10}">
      <dsp:nvSpPr>
        <dsp:cNvPr id="0" name=""/>
        <dsp:cNvSpPr/>
      </dsp:nvSpPr>
      <dsp:spPr>
        <a:xfrm>
          <a:off x="1149743"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Sweet</a:t>
          </a:r>
        </a:p>
      </dsp:txBody>
      <dsp:txXfrm>
        <a:off x="1149743" y="987552"/>
        <a:ext cx="1123652" cy="987552"/>
      </dsp:txXfrm>
    </dsp:sp>
    <dsp:sp modelId="{E3E782F3-F248-4362-B9F1-2EEFFBD7C783}">
      <dsp:nvSpPr>
        <dsp:cNvPr id="0" name=""/>
        <dsp:cNvSpPr/>
      </dsp:nvSpPr>
      <dsp:spPr>
        <a:xfrm>
          <a:off x="1308119" y="148132"/>
          <a:ext cx="822137" cy="822137"/>
        </a:xfrm>
        <a:prstGeom prst="ellipse">
          <a:avLst/>
        </a:prstGeom>
        <a:blipFill>
          <a:blip xmlns:r="http://schemas.openxmlformats.org/officeDocument/2006/relationships" r:embed="rId2"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38E9E02-265D-4119-9776-DAD152B0F4CF}">
      <dsp:nvSpPr>
        <dsp:cNvPr id="0" name=""/>
        <dsp:cNvSpPr/>
      </dsp:nvSpPr>
      <dsp:spPr>
        <a:xfrm>
          <a:off x="2276620"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Bitter</a:t>
          </a:r>
        </a:p>
      </dsp:txBody>
      <dsp:txXfrm>
        <a:off x="2276620" y="987552"/>
        <a:ext cx="1123652" cy="987552"/>
      </dsp:txXfrm>
    </dsp:sp>
    <dsp:sp modelId="{D69AB7D8-3AC9-46DE-AD29-A1FACFB9BED2}">
      <dsp:nvSpPr>
        <dsp:cNvPr id="0" name=""/>
        <dsp:cNvSpPr/>
      </dsp:nvSpPr>
      <dsp:spPr>
        <a:xfrm>
          <a:off x="2465481" y="148132"/>
          <a:ext cx="822137" cy="822137"/>
        </a:xfrm>
        <a:prstGeom prst="ellipse">
          <a:avLst/>
        </a:prstGeom>
        <a:blipFill>
          <a:blip xmlns:r="http://schemas.openxmlformats.org/officeDocument/2006/relationships" r:embed="rId3"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B6DFF77-A20C-456A-A362-D03B8E044310}">
      <dsp:nvSpPr>
        <dsp:cNvPr id="0" name=""/>
        <dsp:cNvSpPr/>
      </dsp:nvSpPr>
      <dsp:spPr>
        <a:xfrm>
          <a:off x="3472085"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Spicy</a:t>
          </a:r>
        </a:p>
      </dsp:txBody>
      <dsp:txXfrm>
        <a:off x="3472085" y="987552"/>
        <a:ext cx="1123652" cy="987552"/>
      </dsp:txXfrm>
    </dsp:sp>
    <dsp:sp modelId="{F5673EC2-112C-48A6-96B8-1FB83F0C57B4}">
      <dsp:nvSpPr>
        <dsp:cNvPr id="0" name=""/>
        <dsp:cNvSpPr/>
      </dsp:nvSpPr>
      <dsp:spPr>
        <a:xfrm>
          <a:off x="3622843" y="148132"/>
          <a:ext cx="822137" cy="822137"/>
        </a:xfrm>
        <a:prstGeom prst="ellipse">
          <a:avLst/>
        </a:prstGeom>
        <a:blipFill>
          <a:blip xmlns:r="http://schemas.openxmlformats.org/officeDocument/2006/relationships" r:embed="rId4" cstate="print">
            <a:extLst>
              <a:ext uri="{28A0092B-C50C-407E-A947-70E740481C1C}">
                <a14:useLocalDpi xmlns:a14="http://schemas.microsoft.com/office/drawing/2010/main" val="0"/>
              </a:ext>
            </a:extLst>
          </a:blip>
          <a:srcRect/>
          <a:stretch>
            <a:fillRect l="-17000" r="-17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7F232E5-874A-4E8F-9855-2C36A49A7501}">
      <dsp:nvSpPr>
        <dsp:cNvPr id="0" name=""/>
        <dsp:cNvSpPr/>
      </dsp:nvSpPr>
      <dsp:spPr>
        <a:xfrm>
          <a:off x="4629447" y="0"/>
          <a:ext cx="1123652" cy="246888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0688" tIns="170688" rIns="170688" bIns="170688" numCol="1" spcCol="1270" anchor="ctr" anchorCtr="0">
          <a:noAutofit/>
        </a:bodyPr>
        <a:lstStyle/>
        <a:p>
          <a:pPr marL="0" lvl="0" indent="0" algn="ctr" defTabSz="1066800">
            <a:lnSpc>
              <a:spcPct val="90000"/>
            </a:lnSpc>
            <a:spcBef>
              <a:spcPct val="0"/>
            </a:spcBef>
            <a:spcAft>
              <a:spcPct val="35000"/>
            </a:spcAft>
            <a:buNone/>
          </a:pPr>
          <a:r>
            <a:rPr lang="en-US" sz="2400" kern="1200"/>
            <a:t>Salty</a:t>
          </a:r>
        </a:p>
      </dsp:txBody>
      <dsp:txXfrm>
        <a:off x="4629447" y="987552"/>
        <a:ext cx="1123652" cy="987552"/>
      </dsp:txXfrm>
    </dsp:sp>
    <dsp:sp modelId="{886EE635-1E10-4CC7-AC71-8EB4D8452B73}">
      <dsp:nvSpPr>
        <dsp:cNvPr id="0" name=""/>
        <dsp:cNvSpPr/>
      </dsp:nvSpPr>
      <dsp:spPr>
        <a:xfrm>
          <a:off x="4780205" y="148132"/>
          <a:ext cx="822137" cy="822137"/>
        </a:xfrm>
        <a:prstGeom prst="ellipse">
          <a:avLst/>
        </a:prstGeom>
        <a:blipFill>
          <a:blip xmlns:r="http://schemas.openxmlformats.org/officeDocument/2006/relationships" r:embed="rId5" cstate="print">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479CA32-8C5A-477A-AAC7-709742B0CCA3}">
      <dsp:nvSpPr>
        <dsp:cNvPr id="0" name=""/>
        <dsp:cNvSpPr/>
      </dsp:nvSpPr>
      <dsp:spPr>
        <a:xfrm>
          <a:off x="245367" y="1930908"/>
          <a:ext cx="5292852" cy="370332"/>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4FBA9-3C22-4982-8E86-01E28E7E1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1463</Words>
  <Characters>8344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Zibo Wang</dc:creator>
  <cp:keywords/>
  <dc:description/>
  <cp:lastModifiedBy>Jianhui Jiang</cp:lastModifiedBy>
  <cp:revision>2</cp:revision>
  <dcterms:created xsi:type="dcterms:W3CDTF">2017-02-17T03:35:00Z</dcterms:created>
  <dcterms:modified xsi:type="dcterms:W3CDTF">2017-02-17T03:35:00Z</dcterms:modified>
</cp:coreProperties>
</file>